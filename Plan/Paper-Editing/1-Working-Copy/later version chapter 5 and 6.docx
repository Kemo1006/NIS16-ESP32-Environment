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ind w:left="2880" w:hanging="720"/>
        <w:rPr>
          <w:rFonts w:ascii="Times New Roman" w:cs="Times New Roman" w:eastAsia="Times New Roman" w:hAnsi="Times New Roman"/>
          <w:highlight w:val="yellow"/>
        </w:rPr>
      </w:pPr>
      <w:bookmarkStart w:colFirst="0" w:colLast="0" w:name="_n2i2xbhhjehv" w:id="0"/>
      <w:bookmarkEnd w:id="0"/>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sz w:val="22"/>
          <w:szCs w:val="22"/>
          <w:highlight w:val="green"/>
          <w:rtl w:val="0"/>
        </w:rPr>
        <w:t xml:space="preserve">Methodological Deviations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02">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working title and structure. The reviewer asked that Chapter 5 report what was modified and what is new, and that Chapter 6 report the results. This chapter is written from the deviations log (Appendix C, D-1 to D-40). The labels Modified and New in the tables are the drafter’s reading of each entry and have to be confirmed by the team against the approved proposal. Four entries still carry an open item in Appendix C: D-13 (hardware test of the fsync change), D-14 (full-run and sniffer validation at 20 MHz), D-19 (exact Yuchengco area) and D-28 (adviser to confirm the star wormhole). Chapters 1 to 4 and the appendices still refer to the results chapter as Chapter 5, and every such reference has to be renumbered to Chapter 6.]</w:t>
      </w:r>
    </w:p>
    <w:p w:rsidR="00000000" w:rsidDel="00000000" w:rsidP="00000000" w:rsidRDefault="00000000" w:rsidRPr="00000000" w14:paraId="0000000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This chapter states what was changed from the approved proposal and what was added to it. The results that follow from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rsidR="00000000" w:rsidDel="00000000" w:rsidP="00000000" w:rsidRDefault="00000000" w:rsidRPr="00000000" w14:paraId="00000004">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xvtjh1a11h3e" w:id="1"/>
      <w:bookmarkEnd w:id="1"/>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5.1.</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Overview of the Changes</w:t>
      </w:r>
    </w:p>
    <w:p w:rsidR="00000000" w:rsidDel="00000000" w:rsidP="00000000" w:rsidRDefault="00000000" w:rsidRPr="00000000" w14:paraId="0000000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40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rsidR="00000000" w:rsidDel="00000000" w:rsidP="00000000" w:rsidRDefault="00000000" w:rsidRPr="00000000" w14:paraId="00000006">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5.1 Groups of Changes and Where Their Effect Is Reported</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35"/>
        <w:gridCol w:w="3330"/>
        <w:gridCol w:w="1890"/>
        <w:tblGridChange w:id="0">
          <w:tblGrid>
            <w:gridCol w:w="2175"/>
            <w:gridCol w:w="1935"/>
            <w:gridCol w:w="3330"/>
            <w:gridCol w:w="189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Group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Entries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Main change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Reported in</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collection and sampling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 D-9, D-13, D-14, 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Boards log at 10 Hz and the analysis uses one-second windows of ten samples (the proposal had five-second windows of five samples). The radio is fixed at 20 MHz.</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 6.1, Table 6.1</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Feature definitions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 D-3, D-7, D-8, D-10, D-11, 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 is one-way, not a round trip. The retry rate comes from application counters, not from the MAC layer. Run identifiers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 6.1 (Table 6.4), Section 6.2.4</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Implementation of the attacks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D-12, D-16, D-17, D-20, D-28, D-30, D-36, 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are emulated at the application layer, and every node relays probes hop by hop so that forwarding can be counted. The wormhole ends join the mesh as leaf nodes, and in the tree they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Sections 6.2.1 and 6.5.3</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Experimental design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D-5, D-6, D-18, D-19, D-26, D-29, D-33, D-35, D-37, D-38, 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baseline is phase 0 of each attack run, and 8 matched benign runs are added, which gives 80 runs. Runs are made at three sites with three scenarios, and the tree builds have their own rules for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Sections 6.1 and 6.5.4</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 control and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 D-21, D-22, D-23, D-24, D-27, D-31, D-32, 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starts only after pre-run gates are met, and the verifier grades each run, including runs with a missing board and runs whose scenario was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highlight w:val="yellow"/>
                <w:rtl w:val="0"/>
              </w:rPr>
              <w:t xml:space="preserve">Tables 6.2, 6.3 and 6.5</w:t>
            </w:r>
            <w:r w:rsidDel="00000000" w:rsidR="00000000" w:rsidRPr="00000000">
              <w:rPr>
                <w:rFonts w:ascii="Times New Roman" w:cs="Times New Roman" w:eastAsia="Times New Roman" w:hAnsi="Times New Roman"/>
                <w:rtl w:val="0"/>
              </w:rPr>
              <w:t xml:space="preserve">[1] </w:t>
            </w:r>
          </w:p>
        </w:tc>
      </w:tr>
    </w:tbl>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021">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Entries = the identifiers of Table C.1 in Appendix C; D-n stands for deviation number n from the approved proposal. The tables of Sections 5.2 to 5.6 list the entries of each group.</w:t>
      </w:r>
    </w:p>
    <w:p w:rsidR="00000000" w:rsidDel="00000000" w:rsidP="00000000" w:rsidRDefault="00000000" w:rsidRPr="00000000" w14:paraId="0000002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Hz = hertz, samples per second; 10 Hz = one sample every 0.1 s.</w:t>
      </w:r>
    </w:p>
    <w:p w:rsidR="00000000" w:rsidDel="00000000" w:rsidP="00000000" w:rsidRDefault="00000000" w:rsidRPr="00000000" w14:paraId="0000002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 = one second of recording from one board, with up to ten samples.</w:t>
      </w:r>
    </w:p>
    <w:p w:rsidR="00000000" w:rsidDel="00000000" w:rsidP="00000000" w:rsidRDefault="00000000" w:rsidRPr="00000000" w14:paraId="0000002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MHz = million hertz; here the width of the Wi-Fi channel that the radio uses.</w:t>
      </w:r>
    </w:p>
    <w:p w:rsidR="00000000" w:rsidDel="00000000" w:rsidP="00000000" w:rsidRDefault="00000000" w:rsidRPr="00000000" w14:paraId="0000002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Latency = the time a probe takes to travel from its sender to the root; one-way = measured in the direction of the root only; round trip = there and back.</w:t>
      </w:r>
    </w:p>
    <w:p w:rsidR="00000000" w:rsidDel="00000000" w:rsidP="00000000" w:rsidRDefault="00000000" w:rsidRPr="00000000" w14:paraId="0000002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MAC layer = the Wi-Fi layer that controls access to the radio channel and retransmits frames that were lost; retry rate = the share of send attempts that failed in a window.</w:t>
      </w:r>
    </w:p>
    <w:p w:rsidR="00000000" w:rsidDel="00000000" w:rsidP="00000000" w:rsidRDefault="00000000" w:rsidRPr="00000000" w14:paraId="0000002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rsidR="00000000" w:rsidDel="00000000" w:rsidP="00000000" w:rsidRDefault="00000000" w:rsidRPr="00000000" w14:paraId="0000002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Run identifiers = the columns that name the attack, topology, site, scenario and repeat of a run.</w:t>
      </w:r>
    </w:p>
    <w:p w:rsidR="00000000" w:rsidDel="00000000" w:rsidP="00000000" w:rsidRDefault="00000000" w:rsidRPr="00000000" w14:paraId="0000002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rsidR="00000000" w:rsidDel="00000000" w:rsidP="00000000" w:rsidRDefault="00000000" w:rsidRPr="00000000" w14:paraId="0000002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(phase 0) = the first 300 s of an attack run, before the attack starts.</w:t>
      </w:r>
    </w:p>
    <w:p w:rsidR="00000000" w:rsidDel="00000000" w:rsidP="00000000" w:rsidRDefault="00000000" w:rsidRPr="00000000" w14:paraId="0000002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rsidR="00000000" w:rsidDel="00000000" w:rsidP="00000000" w:rsidRDefault="00000000" w:rsidRPr="00000000" w14:paraId="0000002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rsidR="00000000" w:rsidDel="00000000" w:rsidP="00000000" w:rsidRDefault="00000000" w:rsidRPr="00000000" w14:paraId="0000002D">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02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r w:rsidDel="00000000" w:rsidR="00000000" w:rsidRPr="00000000">
        <w:rPr>
          <w:rFonts w:ascii="Times New Roman" w:cs="Times New Roman" w:eastAsia="Times New Roman" w:hAnsi="Times New Roman"/>
          <w:rtl w:val="0"/>
        </w:rPr>
        <w:t xml:space="preserve">[2] </w:t>
      </w:r>
    </w:p>
    <w:p w:rsidR="00000000" w:rsidDel="00000000" w:rsidP="00000000" w:rsidRDefault="00000000" w:rsidRPr="00000000" w14:paraId="0000002F">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5.2 Index of the Deviation Identifiers D-1 to D-40</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235"/>
        <w:gridCol w:w="4590"/>
        <w:gridCol w:w="1500"/>
        <w:tblGridChange w:id="0">
          <w:tblGrid>
            <w:gridCol w:w="1005"/>
            <w:gridCol w:w="2235"/>
            <w:gridCol w:w="4590"/>
            <w:gridCol w:w="150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30">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31">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3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In plain words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33">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Given in full in</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board records 10 samples per second, so a one-second window holds ten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 is the one-way delay of a probe per hop, not a round-trip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 latency is the gap in arrival time between a probe and its tunnelled copy at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first 60 s count as the mesh forming, not as re-routing.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first 300 s of every attack run serve as the baseline.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topology type is fixed for a run, but which board sits where is left to the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row records which repeat of a run it belongs to.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window gets a delivery ratio, even 0, when the node sent in it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data are cut into one-second windows, and a window needs at least 8 of its 10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row records the attack, topology, site and scenario of its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The feature counts hop changes, where hop = mesh layer − 1.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node forwards probes itself at the application layer, so that forwarding can be counted.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memory-card copy of the log is forced to be written to the card.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Wi-Fi channel is fixed at 20 MHz and recorded in every capture.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 counts come from the software on the boards, not from the Wi-Fi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topology the attacker is the hub and the root sits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two ends of the wormhole tunnel are chosen at run time from mesh depth and then locked.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Benign runs without any attack are added as a matched control; the final plan has 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Runs are made at three sites: G402, the DLSU Library and the Yuchengco Building.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act on the study’s own probes at the application layer, not on the 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is verified by two independent measures, one from the attackers and one from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starts only when the setup checks pass and the operator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may change parent during the attack if it stays a victim or stays a bystander.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failed check blocks START unless a reason is typed and logged.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sample takes the earliest free time slot,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the boards switch parent less readily.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passes the topology check if it is attached at the start of the baseline and does not re-route.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the exit end of the wormhole is the hub.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and partial-mesh wormhole runs the entry end sits deeper than the exit end.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attacker may change its own parent only if no board changes class and its uplink is down at most 10% of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missing board is graded by its role, and not by a plain board 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benign runs are spread over the sites and the scenarios; 8 remain in the final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and the partial mesh, the wormhole ends join as leaf nodes.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the wormhole ends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0D6">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Topic = the name used in Table C.1 of Appendix C. Given in full in = the table of this chapter that gives the entry in full and shows whether it is Modified or New.</w:t>
      </w:r>
    </w:p>
    <w:p w:rsidR="00000000" w:rsidDel="00000000" w:rsidP="00000000" w:rsidRDefault="00000000" w:rsidRPr="00000000" w14:paraId="000000D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D-n = deviation number n from the approved proposal; the full entry is in Table C.1 of Appendix C.</w:t>
      </w:r>
    </w:p>
    <w:p w:rsidR="00000000" w:rsidDel="00000000" w:rsidP="00000000" w:rsidRDefault="00000000" w:rsidRPr="00000000" w14:paraId="000000D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0D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 = one second of recording from one board, with up to ten samples.</w:t>
      </w:r>
    </w:p>
    <w:p w:rsidR="00000000" w:rsidDel="00000000" w:rsidP="00000000" w:rsidRDefault="00000000" w:rsidRPr="00000000" w14:paraId="000000D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Hz = hertz, samples per second; 10 Hz = one sample every 0.1 s.</w:t>
      </w:r>
    </w:p>
    <w:p w:rsidR="00000000" w:rsidDel="00000000" w:rsidP="00000000" w:rsidRDefault="00000000" w:rsidRPr="00000000" w14:paraId="000000D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Tick = one slot of the 10 Hz sampling grid (0.1 s).</w:t>
      </w:r>
    </w:p>
    <w:p w:rsidR="00000000" w:rsidDel="00000000" w:rsidP="00000000" w:rsidRDefault="00000000" w:rsidRPr="00000000" w14:paraId="000000D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rsidR="00000000" w:rsidDel="00000000" w:rsidP="00000000" w:rsidRDefault="00000000" w:rsidRPr="00000000" w14:paraId="000000D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Root = the board that receives every probe and logs the arrivals (one in each run).</w:t>
      </w:r>
    </w:p>
    <w:p w:rsidR="00000000" w:rsidDel="00000000" w:rsidP="00000000" w:rsidRDefault="00000000" w:rsidRPr="00000000" w14:paraId="000000D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Hop = one wireless link on the path to the root.</w:t>
      </w:r>
    </w:p>
    <w:p w:rsidR="00000000" w:rsidDel="00000000" w:rsidP="00000000" w:rsidRDefault="00000000" w:rsidRPr="00000000" w14:paraId="000000D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Mesh layer = the depth of a board in the mesh tree, with the root as layer 1; hop = layer − 1.</w:t>
      </w:r>
    </w:p>
    <w:p w:rsidR="00000000" w:rsidDel="00000000" w:rsidP="00000000" w:rsidRDefault="00000000" w:rsidRPr="00000000" w14:paraId="000000E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0E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LatencyHopRatio = the relative one-way delay of a probe divided by its hop count; TunnelLatency = the difference in arrival delay between the two copies of one probe at the root.</w:t>
      </w:r>
    </w:p>
    <w:p w:rsidR="00000000" w:rsidDel="00000000" w:rsidP="00000000" w:rsidRDefault="00000000" w:rsidRPr="00000000" w14:paraId="000000E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run_repeat = the column that gives the number of the repeat of a run; HopChangeCount = the number of changes of the hop of a board in a window.</w:t>
      </w:r>
    </w:p>
    <w:p w:rsidR="00000000" w:rsidDel="00000000" w:rsidP="00000000" w:rsidRDefault="00000000" w:rsidRPr="00000000" w14:paraId="000000E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Topology = the shape in which the boards are linked to the root: linear (a chain), star, tree or partial mesh.</w:t>
      </w:r>
    </w:p>
    <w:p w:rsidR="00000000" w:rsidDel="00000000" w:rsidP="00000000" w:rsidRDefault="00000000" w:rsidRPr="00000000" w14:paraId="000000E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rsidR="00000000" w:rsidDel="00000000" w:rsidP="00000000" w:rsidRDefault="00000000" w:rsidRPr="00000000" w14:paraId="000000E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rsidR="00000000" w:rsidDel="00000000" w:rsidP="00000000" w:rsidRDefault="00000000" w:rsidRPr="00000000" w14:paraId="000000E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rsidR="00000000" w:rsidDel="00000000" w:rsidP="00000000" w:rsidRDefault="00000000" w:rsidRPr="00000000" w14:paraId="000000E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microSD mirror = the copy of the log that each board writes to a memory card.</w:t>
      </w:r>
    </w:p>
    <w:p w:rsidR="00000000" w:rsidDel="00000000" w:rsidP="00000000" w:rsidRDefault="00000000" w:rsidRPr="00000000" w14:paraId="000000E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START = the operator’s command that begins the timed phases of a run.</w:t>
      </w:r>
    </w:p>
    <w:p w:rsidR="00000000" w:rsidDel="00000000" w:rsidP="00000000" w:rsidRDefault="00000000" w:rsidRPr="00000000" w14:paraId="000000E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rsidR="00000000" w:rsidDel="00000000" w:rsidP="00000000" w:rsidRDefault="00000000" w:rsidRPr="00000000" w14:paraId="000000EA">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0E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40 entries of Appendix C were not planned at the start of the study. They were made between July and October 2026, each time that a capture or a review showed that the approved plan could not be followed as written, or that following it would yield data that could not be trusted. The earliest entries arose from the first captures of July (D-1, D-2, D-3 and D-4), several from the work of September (D-8, D-11, D-14 and D-15), and the last from the October campaign, in which failed runs and reviews were turned into rules so that the same failure could not recur, and in which the plan itself was adjusted (D-21 to D-40, 16 to 23 October 2026). For each entry, Appendix C records what the proposal said, what is done instead, why, and what the change costs.</w:t>
      </w:r>
    </w:p>
    <w:p w:rsidR="00000000" w:rsidDel="00000000" w:rsidP="00000000" w:rsidRDefault="00000000" w:rsidRPr="00000000" w14:paraId="000000E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to D-40).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the choice of sites (D-19), of benign runs (D-18 and D-35) and of scenarios (D-33). Of the 40 entries, 15 are labelled Modified and 25 New in the tables of this chapter.</w:t>
      </w:r>
    </w:p>
    <w:p w:rsidR="00000000" w:rsidDel="00000000" w:rsidP="00000000" w:rsidRDefault="00000000" w:rsidRPr="00000000" w14:paraId="000000E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rsidR="00000000" w:rsidDel="00000000" w:rsidP="00000000" w:rsidRDefault="00000000" w:rsidRPr="00000000" w14:paraId="000000EE">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internal note to delete before submission: Appendix C also holds D-41 (23 October 2026), which the log marks as not for the paper. For tree wormhole runs only, it applies the mesh logic of the partial mesh (a limit of two children, an association expiry of 10 s, no sticky parents, B as the strongest open parent at least as deep as A, and a scan of all channels) and keeps the leaf ends of D-36. For those runs it therefore replaces what D-26, D-38, D-39 and D-40 say about the tree and brings back the limit of D-37. This chapter follows the log and does not describe D-41, so it counts D-1 to D-40. Decide whether the tree wormhole runs captured after D-41 need a note, because the rules described here would not apply to them.]</w:t>
      </w:r>
    </w:p>
    <w:p w:rsidR="00000000" w:rsidDel="00000000" w:rsidP="00000000" w:rsidRDefault="00000000" w:rsidRPr="00000000" w14:paraId="000000EF">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D-33 to D-40 are written as the log records them. D-36 to D-40 were compile-checked and not yet tested on hardware when they were entered, and tree wormhole captures of 23 and 24 October followed, so confirm their status. D-40 withdraws the sentence on at most two children in the tree that D-37 proposed for the paper (checklist A38). D-33, D-35, D-36 and D-37 are marked in the log for the adviser’s check. Confirm that Appendix C lists D-33 to D-40, and confirm the labels of these eight entries, which are the drafter’s reading (D-33 Modified, the others New).]</w:t>
      </w:r>
    </w:p>
    <w:p w:rsidR="00000000" w:rsidDel="00000000" w:rsidP="00000000" w:rsidRDefault="00000000" w:rsidRPr="00000000" w14:paraId="000000F0">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4vk2kljbfiuo" w:id="2"/>
      <w:bookmarkEnd w:id="2"/>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5.2.</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Data Collection and Sampling</w:t>
      </w:r>
    </w:p>
    <w:p w:rsidR="00000000" w:rsidDel="00000000" w:rsidP="00000000" w:rsidRDefault="00000000" w:rsidRPr="00000000" w14:paraId="000000F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The proposal planned five-second windows of five samples. The first captures showed that this left no room for a dropped sample, so the sampling rate, the grid and the window were changed (D-1, D-9, D-25), and two protections of the data were added (D-13, D-14).</w:t>
      </w: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F2">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5.3 Changes to Data Collection and Sampling</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350"/>
        <w:gridCol w:w="3135"/>
        <w:gridCol w:w="3075"/>
        <w:tblGridChange w:id="0">
          <w:tblGrid>
            <w:gridCol w:w="1770"/>
            <w:gridCol w:w="1350"/>
            <w:gridCol w:w="3135"/>
            <w:gridCol w:w="307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3">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4">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5">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6">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w:t>
            </w:r>
            <w:r w:rsidDel="00000000" w:rsidR="00000000" w:rsidRPr="00000000">
              <w:rPr>
                <w:rFonts w:ascii="Times New Roman" w:cs="Times New Roman" w:eastAsia="Times New Roman" w:hAnsi="Times New Roman"/>
                <w:sz w:val="19"/>
                <w:szCs w:val="19"/>
                <w:highlight w:val="yellow"/>
                <w:rtl w:val="0"/>
              </w:rPr>
              <w:t xml:space="preserve"> 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boards log at 10 Hz, and the analysis keeps the 10 Hz samples (see 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Five samples per window left no room for a dropped sample.</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D-9</w:t>
            </w:r>
            <w:r w:rsidDel="00000000" w:rsidR="00000000" w:rsidRPr="00000000">
              <w:rPr>
                <w:rFonts w:ascii="Times New Roman" w:cs="Times New Roman" w:eastAsia="Times New Roman" w:hAnsi="Times New Roman"/>
                <w:sz w:val="19"/>
                <w:szCs w:val="19"/>
                <w:highlight w:val="yellow"/>
                <w:rtl w:val="0"/>
              </w:rPr>
              <w:t xml:space="preserve"> 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10 Hz grid and one-second windows are used; a window with fewer than 8 of 10 samples is discarded.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80% completeness ratio is kept, with more support per row.</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D-25</w:t>
            </w:r>
            <w:r w:rsidDel="00000000" w:rsidR="00000000" w:rsidRPr="00000000">
              <w:rPr>
                <w:rFonts w:ascii="Times New Roman" w:cs="Times New Roman" w:eastAsia="Times New Roman" w:hAnsi="Times New Roman"/>
                <w:sz w:val="19"/>
                <w:szCs w:val="19"/>
                <w:highlight w:val="yellow"/>
                <w:rtl w:val="0"/>
              </w:rPr>
              <w:t xml:space="preserve"> 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sample takes the earliest free tick,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Placement on the nearest tick discarded healthy windows.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D-13</w:t>
            </w:r>
            <w:r w:rsidDel="00000000" w:rsidR="00000000" w:rsidRPr="00000000">
              <w:rPr>
                <w:rFonts w:ascii="Times New Roman" w:cs="Times New Roman" w:eastAsia="Times New Roman" w:hAnsi="Times New Roman"/>
                <w:sz w:val="19"/>
                <w:szCs w:val="19"/>
                <w:highlight w:val="yellow"/>
                <w:rtl w:val="0"/>
              </w:rPr>
              <w:t xml:space="preserve"> 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The microSD mirror is flushed with fsync(). </w:t>
            </w:r>
            <w:r w:rsidDel="00000000" w:rsidR="00000000" w:rsidRPr="00000000">
              <w:rPr>
                <w:rFonts w:ascii="Times New Roman" w:cs="Times New Roman" w:eastAsia="Times New Roman" w:hAnsi="Times New Roman"/>
                <w:b w:val="1"/>
                <w:bCs w:val="1"/>
                <w:sz w:val="19"/>
                <w:szCs w:val="19"/>
                <w:highlight w:val="cyan"/>
                <w:rtl w:val="0"/>
              </w:rPr>
              <w:t xml:space="preserve">[PENDING: mid-run-reset test on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It fixes a failure in which a card file held 0 rows. It has not been validated on hardware.</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D-14</w:t>
            </w:r>
            <w:r w:rsidDel="00000000" w:rsidR="00000000" w:rsidRPr="00000000">
              <w:rPr>
                <w:rFonts w:ascii="Times New Roman" w:cs="Times New Roman" w:eastAsia="Times New Roman" w:hAnsi="Times New Roman"/>
                <w:sz w:val="19"/>
                <w:szCs w:val="19"/>
                <w:highlight w:val="yellow"/>
                <w:rtl w:val="0"/>
              </w:rPr>
              <w:t xml:space="preserve"> 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The radio is fixed at 20 MHz (HT20), and every capture records its width. </w:t>
            </w:r>
            <w:r w:rsidDel="00000000" w:rsidR="00000000" w:rsidRPr="00000000">
              <w:rPr>
                <w:rFonts w:ascii="Times New Roman" w:cs="Times New Roman" w:eastAsia="Times New Roman" w:hAnsi="Times New Roman"/>
                <w:b w:val="1"/>
                <w:bCs w:val="1"/>
                <w:sz w:val="19"/>
                <w:szCs w:val="19"/>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sniffer captures 20 MHz only, and the two widths differ in PHY behaviour.</w:t>
            </w:r>
          </w:p>
        </w:tc>
      </w:tr>
    </w:tbl>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10D">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10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 = one second of recording from one board, with up to ten samples.</w:t>
      </w:r>
    </w:p>
    <w:p w:rsidR="00000000" w:rsidDel="00000000" w:rsidP="00000000" w:rsidRDefault="00000000" w:rsidRPr="00000000" w14:paraId="0000010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Sample = one reading of a board (one telemetry row); the boards take 10 samples per second.</w:t>
      </w:r>
    </w:p>
    <w:p w:rsidR="00000000" w:rsidDel="00000000" w:rsidP="00000000" w:rsidRDefault="00000000" w:rsidRPr="00000000" w14:paraId="0000011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Hz = hertz, samples per second; 10 Hz = one sample every 0.1 s.</w:t>
      </w:r>
    </w:p>
    <w:p w:rsidR="00000000" w:rsidDel="00000000" w:rsidP="00000000" w:rsidRDefault="00000000" w:rsidRPr="00000000" w14:paraId="0000011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Tick = one slot of the 10 Hz sampling grid (0.1 s).</w:t>
      </w:r>
    </w:p>
    <w:p w:rsidR="00000000" w:rsidDel="00000000" w:rsidP="00000000" w:rsidRDefault="00000000" w:rsidRPr="00000000" w14:paraId="0000011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Interpolation = filling a short gap with values computed from the samples on either side; forward fill = repeating the last value.</w:t>
      </w:r>
    </w:p>
    <w:p w:rsidR="00000000" w:rsidDel="00000000" w:rsidP="00000000" w:rsidRDefault="00000000" w:rsidRPr="00000000" w14:paraId="0000011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run = a capture with no attack.</w:t>
      </w:r>
    </w:p>
    <w:p w:rsidR="00000000" w:rsidDel="00000000" w:rsidP="00000000" w:rsidRDefault="00000000" w:rsidRPr="00000000" w14:paraId="0000011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microSD mirror = the copy of the log that each board writes to a memory card.</w:t>
      </w:r>
    </w:p>
    <w:p w:rsidR="00000000" w:rsidDel="00000000" w:rsidP="00000000" w:rsidRDefault="00000000" w:rsidRPr="00000000" w14:paraId="0000011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fsync() = a call that forces the data in a file to be written to the card.</w:t>
      </w:r>
    </w:p>
    <w:p w:rsidR="00000000" w:rsidDel="00000000" w:rsidP="00000000" w:rsidRDefault="00000000" w:rsidRPr="00000000" w14:paraId="0000011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Mesh formation = the time in which the boards join the mesh and choose their parents.</w:t>
      </w:r>
    </w:p>
    <w:p w:rsidR="00000000" w:rsidDel="00000000" w:rsidP="00000000" w:rsidRDefault="00000000" w:rsidRPr="00000000" w14:paraId="0000011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HT20 = the 20 MHz Wi-Fi channel width; HT40 = the 40 MHz width, which is the default of the ESP32; MHz = million hertz.</w:t>
      </w:r>
    </w:p>
    <w:p w:rsidR="00000000" w:rsidDel="00000000" w:rsidP="00000000" w:rsidRDefault="00000000" w:rsidRPr="00000000" w14:paraId="0000011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PHY = the physical layer of Wi-Fi, which sets the radio rates and the use of the channel.</w:t>
      </w:r>
    </w:p>
    <w:p w:rsidR="00000000" w:rsidDel="00000000" w:rsidP="00000000" w:rsidRDefault="00000000" w:rsidRPr="00000000" w14:paraId="00000119">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Sniffer = a separate radio that records the Wi-Fi frames.</w:t>
      </w:r>
    </w:p>
    <w:p w:rsidR="00000000" w:rsidDel="00000000" w:rsidP="00000000" w:rsidRDefault="00000000" w:rsidRPr="00000000" w14:paraId="0000011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rsidR="00000000" w:rsidDel="00000000" w:rsidP="00000000" w:rsidRDefault="00000000" w:rsidRPr="00000000" w14:paraId="0000011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fewer than 8 of its 10 samples is discarded, which is the same 80% completeness ratio as 4 of 5.</w:t>
      </w:r>
    </w:p>
    <w:p w:rsidR="00000000" w:rsidDel="00000000" w:rsidP="00000000" w:rsidRDefault="00000000" w:rsidRPr="00000000" w14:paraId="0000011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rsidR="00000000" w:rsidDel="00000000" w:rsidP="00000000" w:rsidRDefault="00000000" w:rsidRPr="00000000" w14:paraId="0000011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rsidR="00000000" w:rsidDel="00000000" w:rsidP="00000000" w:rsidRDefault="00000000" w:rsidRPr="00000000" w14:paraId="0000011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rsidR="00000000" w:rsidDel="00000000" w:rsidP="00000000" w:rsidRDefault="00000000" w:rsidRPr="00000000" w14:paraId="0000011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rsidR="00000000" w:rsidDel="00000000" w:rsidP="00000000" w:rsidRDefault="00000000" w:rsidRPr="00000000" w14:paraId="0000012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rsidR="00000000" w:rsidDel="00000000" w:rsidP="00000000" w:rsidRDefault="00000000" w:rsidRPr="00000000" w14:paraId="0000012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rsidR="00000000" w:rsidDel="00000000" w:rsidP="00000000" w:rsidRDefault="00000000" w:rsidRPr="00000000" w14:paraId="0000012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 printed. The firmware compiles, but the change has not yet been tested on hardware, which requires a board, a reset in the middle of a run and a read-back of the card.</w:t>
      </w:r>
    </w:p>
    <w:p w:rsidR="00000000" w:rsidDel="00000000" w:rsidP="00000000" w:rsidRDefault="00000000" w:rsidRPr="00000000" w14:paraId="0000012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D-14 concerns the width of the radio channel. The proposal does not state a channel width, so every capture made before 23 September 2026 used the ESP32 default of 40 MHz (HT40). The only independent observer available to the study, a sniffer, captures 20 MHz only, and a 20 MHz receiver cannot decode 40 MHz data frames. In a capture of 23 September it heard the beacons of every board but almost none of their data frames (0 for the root and 3 of 1,848 for a child). Without a change, the sniffer could not have served as the third-party check on the dataset.</w:t>
      </w:r>
    </w:p>
    <w:p w:rsidR="00000000" w:rsidDel="00000000" w:rsidP="00000000" w:rsidRDefault="00000000" w:rsidRPr="00000000" w14:paraId="0000012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rsidR="00000000" w:rsidDel="00000000" w:rsidP="00000000" w:rsidRDefault="00000000" w:rsidRPr="00000000" w14:paraId="0000012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on 24 September 2026 in a test of 3 minutes. A full run at 20 MHz and a sniffer capture of its data frames remain to be validated.</w:t>
      </w:r>
    </w:p>
    <w:p w:rsidR="00000000" w:rsidDel="00000000" w:rsidP="00000000" w:rsidRDefault="00000000" w:rsidRPr="00000000" w14:paraId="00000126">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924vn6iihypb" w:id="3"/>
      <w:bookmarkEnd w:id="3"/>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5.3.</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Features and Measurements</w:t>
      </w:r>
    </w:p>
    <w:p w:rsidR="00000000" w:rsidDel="00000000" w:rsidP="00000000" w:rsidRDefault="00000000" w:rsidRPr="00000000" w14:paraId="0000012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r w:rsidDel="00000000" w:rsidR="00000000" w:rsidRPr="00000000">
        <w:rPr>
          <w:rFonts w:ascii="Times New Roman" w:cs="Times New Roman" w:eastAsia="Times New Roman" w:hAnsi="Times New Roman"/>
          <w:rtl w:val="0"/>
        </w:rPr>
        <w:t xml:space="preserve">[4] </w:t>
      </w:r>
    </w:p>
    <w:p w:rsidR="00000000" w:rsidDel="00000000" w:rsidP="00000000" w:rsidRDefault="00000000" w:rsidRPr="00000000" w14:paraId="00000128">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5.4 Changes to Feature Definitions and Measurements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335"/>
        <w:gridCol w:w="3165"/>
        <w:gridCol w:w="2940"/>
        <w:tblGridChange w:id="0">
          <w:tblGrid>
            <w:gridCol w:w="1905"/>
            <w:gridCol w:w="1335"/>
            <w:gridCol w:w="3165"/>
            <w:gridCol w:w="294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2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2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2B">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2C">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w:t>
            </w:r>
            <w:r w:rsidDel="00000000" w:rsidR="00000000" w:rsidRPr="00000000">
              <w:rPr>
                <w:rFonts w:ascii="Times New Roman" w:cs="Times New Roman" w:eastAsia="Times New Roman" w:hAnsi="Times New Roman"/>
                <w:sz w:val="19"/>
                <w:szCs w:val="19"/>
                <w:highlight w:val="yellow"/>
                <w:rtl w:val="0"/>
              </w:rPr>
              <w:t xml:space="preserve"> 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 is the relative one-way delay divided by the hop count (Equation 4.14).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Probes travel one way, so no round trip exists in the data.</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w:t>
            </w:r>
            <w:r w:rsidDel="00000000" w:rsidR="00000000" w:rsidRPr="00000000">
              <w:rPr>
                <w:rFonts w:ascii="Times New Roman" w:cs="Times New Roman" w:eastAsia="Times New Roman" w:hAnsi="Times New Roman"/>
                <w:sz w:val="19"/>
                <w:szCs w:val="19"/>
                <w:highlight w:val="yellow"/>
                <w:rtl w:val="0"/>
              </w:rPr>
              <w:t xml:space="preserve"> 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TunnelLatency is the difference in arrival delay between the two copies of one probe.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tunnel is a one-way UART write with no echo.</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D-8</w:t>
            </w:r>
            <w:r w:rsidDel="00000000" w:rsidR="00000000" w:rsidRPr="00000000">
              <w:rPr>
                <w:rFonts w:ascii="Times New Roman" w:cs="Times New Roman" w:eastAsia="Times New Roman" w:hAnsi="Times New Roman"/>
                <w:sz w:val="19"/>
                <w:szCs w:val="19"/>
                <w:highlight w:val="yellow"/>
                <w:rtl w:val="0"/>
              </w:rPr>
              <w:t xml:space="preserve"> 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window gets a PDR, including 0, when the node sent, was associated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old run-wide rule hid the zeros of the nodes most affected.</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D-11</w:t>
            </w:r>
            <w:r w:rsidDel="00000000" w:rsidR="00000000" w:rsidRPr="00000000">
              <w:rPr>
                <w:rFonts w:ascii="Times New Roman" w:cs="Times New Roman" w:eastAsia="Times New Roman" w:hAnsi="Times New Roman"/>
                <w:sz w:val="19"/>
                <w:szCs w:val="19"/>
                <w:highlight w:val="yellow"/>
                <w:rtl w:val="0"/>
              </w:rPr>
              <w:t xml:space="preserve"> 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The feature is named HopChangeCount, and hop = layer − 1 is added next to the raw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old name suggested network-layer data.</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D-15</w:t>
            </w:r>
            <w:r w:rsidDel="00000000" w:rsidR="00000000" w:rsidRPr="00000000">
              <w:rPr>
                <w:rFonts w:ascii="Times New Roman" w:cs="Times New Roman" w:eastAsia="Times New Roman" w:hAnsi="Times New Roman"/>
                <w:sz w:val="19"/>
                <w:szCs w:val="19"/>
                <w:highlight w:val="yellow"/>
                <w:rtl w:val="0"/>
              </w:rPr>
              <w:t xml:space="preserve"> 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retry_count and tx_count are application counters, and RetryRate is not a model input.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ESP-IDF returns no MAC retry count.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D-7</w:t>
            </w:r>
            <w:r w:rsidDel="00000000" w:rsidR="00000000" w:rsidRPr="00000000">
              <w:rPr>
                <w:rFonts w:ascii="Times New Roman" w:cs="Times New Roman" w:eastAsia="Times New Roman" w:hAnsi="Times New Roman"/>
                <w:sz w:val="19"/>
                <w:szCs w:val="19"/>
                <w:highlight w:val="yellow"/>
                <w:rtl w:val="0"/>
              </w:rPr>
              <w:t xml:space="preserve"> 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Pooled runs cannot be separated again, so per-repeat variance would be lost.</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D-10</w:t>
            </w:r>
            <w:r w:rsidDel="00000000" w:rsidR="00000000" w:rsidRPr="00000000">
              <w:rPr>
                <w:rFonts w:ascii="Times New Roman" w:cs="Times New Roman" w:eastAsia="Times New Roman" w:hAnsi="Times New Roman"/>
                <w:sz w:val="19"/>
                <w:szCs w:val="19"/>
                <w:highlight w:val="yellow"/>
                <w:rtl w:val="0"/>
              </w:rPr>
              <w:t xml:space="preserve"> 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them, runs of different scenarios collapsed into one group.</w:t>
            </w:r>
          </w:p>
        </w:tc>
      </w:tr>
    </w:tbl>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A">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14B">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14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14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UART = the wired serial link between the two tunnel boards.</w:t>
      </w:r>
    </w:p>
    <w:p w:rsidR="00000000" w:rsidDel="00000000" w:rsidP="00000000" w:rsidRDefault="00000000" w:rsidRPr="00000000" w14:paraId="0000014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MAC = medium access control, the Wi-Fi layer that controls access to the radio channel and retransmits frames that were lost.</w:t>
      </w:r>
    </w:p>
    <w:p w:rsidR="00000000" w:rsidDel="00000000" w:rsidP="00000000" w:rsidRDefault="00000000" w:rsidRPr="00000000" w14:paraId="0000014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Sniffer = a separate radio that records the Wi-Fi frames.</w:t>
      </w:r>
    </w:p>
    <w:p w:rsidR="00000000" w:rsidDel="00000000" w:rsidP="00000000" w:rsidRDefault="00000000" w:rsidRPr="00000000" w14:paraId="0000015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LatencyHopRatio = the relative one-way delay of a probe divided by its hop count (Equation 4.14); relative = counted from the fastest delivery of the same sender in the run.</w:t>
      </w:r>
    </w:p>
    <w:p w:rsidR="00000000" w:rsidDel="00000000" w:rsidP="00000000" w:rsidRDefault="00000000" w:rsidRPr="00000000" w14:paraId="0000015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TunnelLatency = the difference in arrival delay between the two copies of one probe at the root.</w:t>
      </w:r>
    </w:p>
    <w:p w:rsidR="00000000" w:rsidDel="00000000" w:rsidP="00000000" w:rsidRDefault="00000000" w:rsidRPr="00000000" w14:paraId="0000015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One-way = the time to go to the root only; round trip = the time to go to the root and come back.</w:t>
      </w:r>
    </w:p>
    <w:p w:rsidR="00000000" w:rsidDel="00000000" w:rsidP="00000000" w:rsidRDefault="00000000" w:rsidRPr="00000000" w14:paraId="0000015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rsidR="00000000" w:rsidDel="00000000" w:rsidP="00000000" w:rsidRDefault="00000000" w:rsidRPr="00000000" w14:paraId="0000015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Root = the board that receives every probe and logs the arrivals (one in each run).</w:t>
      </w:r>
    </w:p>
    <w:p w:rsidR="00000000" w:rsidDel="00000000" w:rsidP="00000000" w:rsidRDefault="00000000" w:rsidRPr="00000000" w14:paraId="0000015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Hop = one wireless link on the path to the root.</w:t>
      </w:r>
    </w:p>
    <w:p w:rsidR="00000000" w:rsidDel="00000000" w:rsidP="00000000" w:rsidRDefault="00000000" w:rsidRPr="00000000" w14:paraId="0000015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Mesh layer = the depth of a board in the mesh tree, with the root as layer 1; hop = layer − 1.</w:t>
      </w:r>
    </w:p>
    <w:p w:rsidR="00000000" w:rsidDel="00000000" w:rsidP="00000000" w:rsidRDefault="00000000" w:rsidRPr="00000000" w14:paraId="0000015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HopChangeCount = the number of changes of the hop of a board in a window; RetryRate = the share of send attempts that failed in a window.</w:t>
      </w:r>
    </w:p>
    <w:p w:rsidR="00000000" w:rsidDel="00000000" w:rsidP="00000000" w:rsidRDefault="00000000" w:rsidRPr="00000000" w14:paraId="0000015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Application counters = counts kept by the software of the study, here retry_count (failed sends; on Node B, frames sent into the tunnel) and tx_count (frames sent).</w:t>
      </w:r>
    </w:p>
    <w:p w:rsidR="00000000" w:rsidDel="00000000" w:rsidP="00000000" w:rsidRDefault="00000000" w:rsidRPr="00000000" w14:paraId="0000015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Mesh association = the state in which a board holds a parent in the mesh.</w:t>
      </w:r>
    </w:p>
    <w:p w:rsidR="00000000" w:rsidDel="00000000" w:rsidP="00000000" w:rsidRDefault="00000000" w:rsidRPr="00000000" w14:paraId="0000015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Network layer (IP) = the layer of the OSI model that carries IP addresses and routing; the mesh works below it.</w:t>
      </w:r>
    </w:p>
    <w:p w:rsidR="00000000" w:rsidDel="00000000" w:rsidP="00000000" w:rsidRDefault="00000000" w:rsidRPr="00000000" w14:paraId="0000015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ESP-IDF = the software framework of Espressif, the maker of the ESP32.</w:t>
      </w:r>
    </w:p>
    <w:p w:rsidR="00000000" w:rsidDel="00000000" w:rsidP="00000000" w:rsidRDefault="00000000" w:rsidRPr="00000000" w14:paraId="0000015C">
      <w:pPr>
        <w:spacing w:after="22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Windowed table = the table of one-second windows made by the preprocessing; feature table = the same windows with the features added.</w:t>
      </w:r>
      <w:r w:rsidDel="00000000" w:rsidR="00000000" w:rsidRPr="00000000">
        <w:rPr>
          <w:rFonts w:ascii="Times New Roman" w:cs="Times New Roman" w:eastAsia="Times New Roman" w:hAnsi="Times New Roman"/>
          <w:rtl w:val="0"/>
        </w:rPr>
        <w:t xml:space="preserve">[5] </w:t>
      </w:r>
    </w:p>
    <w:p w:rsidR="00000000" w:rsidDel="00000000" w:rsidP="00000000" w:rsidRDefault="00000000" w:rsidRPr="00000000" w14:paraId="0000015D">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synchronised with the other. The raw value is therefore the true one-way delay plus a large constant, which is strongly negative in practice because the children are powered before the root (−194 s on one wormhole run).</w:t>
      </w:r>
    </w:p>
    <w:p w:rsidR="00000000" w:rsidDel="00000000" w:rsidP="00000000" w:rsidRDefault="00000000" w:rsidRPr="00000000" w14:paraId="0000015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constant is the same for all arrivals of one sender in one run, so subtracting the smallest delay of that sender cancels it and leaves the delay relative to the fastest delivery of that sender. LatencyHopRatio is this relative delay divided by the hop count. Each arrival is assigned to the window of the sender whose probe sequence numbers contain it, which is the same clock-free join that PDR uses. An earlier version joined on time, which mixed the two clocks and placed the latencies of the cooldown in attack windows; it was corrected on 26 September 2026.</w:t>
      </w:r>
    </w:p>
    <w:p w:rsidR="00000000" w:rsidDel="00000000" w:rsidP="00000000" w:rsidRDefault="00000000" w:rsidRPr="00000000" w14:paraId="0000015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On a baseline run of 25 July,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standardised features.</w:t>
      </w:r>
    </w:p>
    <w:p w:rsidR="00000000" w:rsidDel="00000000" w:rsidP="00000000" w:rsidRDefault="00000000" w:rsidRPr="00000000" w14:paraId="0000016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rsidR="00000000" w:rsidDel="00000000" w:rsidP="00000000" w:rsidRDefault="00000000" w:rsidRPr="00000000" w14:paraId="0000016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TunnelLatency is therefore the largest minus the smallest delay among the arrivals of one probe (one sender and one sequence number). The two copies share one sender clock and one root clock, so the offset of D-2 cancels exactly, and the value is a measurement and not an estimate. On a linear wormhole run of 20 July there were 541 pairs of duplicates with a median difference of 12.2 ms and a range of 1.2 to 242 ms, and 102 of the 109 rows that have a value fall in the attack window.</w:t>
      </w:r>
    </w:p>
    <w:p w:rsidR="00000000" w:rsidDel="00000000" w:rsidP="00000000" w:rsidRDefault="00000000" w:rsidRPr="00000000" w14:paraId="0000016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rsidR="00000000" w:rsidDel="00000000" w:rsidP="00000000" w:rsidRDefault="00000000" w:rsidRPr="00000000" w14:paraId="0000016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of 16 September 2026, three of the four victims sent in nearly every window and were treated as having no data, so that PDR = 0 appeared in none of the 446 rows. The feature that exists to detect the suppression of forwarding could not record the value it exists to detect.</w:t>
      </w:r>
    </w:p>
    <w:p w:rsidR="00000000" w:rsidDel="00000000" w:rsidP="00000000" w:rsidRDefault="00000000" w:rsidRPr="00000000" w14:paraId="0000016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rsidR="00000000" w:rsidDel="00000000" w:rsidP="00000000" w:rsidRDefault="00000000" w:rsidRPr="00000000" w14:paraId="0000016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of PDR is unchanged. Only the rule for when a window can be judged changed, and it is conservative in both directions, because it stops hiding real zeros and stops inventing false ones.</w:t>
      </w:r>
    </w:p>
    <w:p w:rsidR="00000000" w:rsidDel="00000000" w:rsidP="00000000" w:rsidRDefault="00000000" w:rsidRPr="00000000" w14:paraId="00000166">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independently (21 September 2026), so the problem lay in the name and not in the reader.</w:t>
      </w:r>
    </w:p>
    <w:p w:rsidR="00000000" w:rsidDel="00000000" w:rsidP="00000000" w:rsidRDefault="00000000" w:rsidRPr="00000000" w14:paraId="00000167">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A new column hop = layer − 1 is added next to the raw layer, which is kept for traceability to what the firmware reported, and LayerChangeCount is renamed 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rsidR="00000000" w:rsidDel="00000000" w:rsidP="00000000" w:rsidRDefault="00000000" w:rsidRPr="00000000" w14:paraId="0000016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on 27 September 2026: the only statistics call in ESP-IDF 5.3.5 and in the documentation of version 5.5, esp_wifi_statis_dump(), prints the statistics to the log and returns only a status, so no number reaches the application, and no change to the firmware could put a MAC retry count into the data.</w:t>
      </w:r>
    </w:p>
    <w:p w:rsidR="00000000" w:rsidDel="00000000" w:rsidP="00000000" w:rsidRDefault="00000000" w:rsidRPr="00000000" w14:paraId="0000016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rsidR="00000000" w:rsidDel="00000000" w:rsidP="00000000" w:rsidRDefault="00000000" w:rsidRPr="00000000" w14:paraId="0000016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RetryRate remains a column of the dataset. It is not a model input, as the fallback prescribes, and since 30 September 2026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rsidR="00000000" w:rsidDel="00000000" w:rsidP="00000000" w:rsidRDefault="00000000" w:rsidRPr="00000000" w14:paraId="0000016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Real retries come from the sniffer: a retransmitted 802.11 frame carries the retry bit, and counting it per link and per phase gives the retry rate of an independent observer. Where a sniffer capture exists, the pipeline can add its retry rate and the number of frames it heard (MacRetryRate and MacFramesHeard) to the feature table, and a run without a capture remains a missing value and never 0.</w:t>
      </w:r>
    </w:p>
    <w:p w:rsidR="00000000" w:rsidDel="00000000" w:rsidP="00000000" w:rsidRDefault="00000000" w:rsidRPr="00000000" w14:paraId="0000016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always be pooled but can never be separated again.</w:t>
      </w:r>
    </w:p>
    <w:p w:rsidR="00000000" w:rsidDel="00000000" w:rsidP="00000000" w:rsidRDefault="00000000" w:rsidRPr="00000000" w14:paraId="0000016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in order to be reused, and they allow Chapter 6 to report results by topology, site and scenario.</w:t>
      </w:r>
    </w:p>
    <w:p w:rsidR="00000000" w:rsidDel="00000000" w:rsidP="00000000" w:rsidRDefault="00000000" w:rsidRPr="00000000" w14:paraId="0000016E">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98eyyufkcmoh" w:id="4"/>
      <w:bookmarkEnd w:id="4"/>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5.4.</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Implementation of the Attacks</w:t>
      </w:r>
    </w:p>
    <w:p w:rsidR="00000000" w:rsidDel="00000000" w:rsidP="00000000" w:rsidRDefault="00000000" w:rsidRPr="00000000" w14:paraId="0000016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 D-39).</w:t>
      </w:r>
    </w:p>
    <w:p w:rsidR="00000000" w:rsidDel="00000000" w:rsidP="00000000" w:rsidRDefault="00000000" w:rsidRPr="00000000" w14:paraId="00000170">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5.5 Changes to the Implementation of the Attacks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50"/>
        <w:gridCol w:w="3120"/>
        <w:gridCol w:w="3045"/>
        <w:tblGridChange w:id="0">
          <w:tblGrid>
            <w:gridCol w:w="1815"/>
            <w:gridCol w:w="1350"/>
            <w:gridCol w:w="3120"/>
            <w:gridCol w:w="304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71">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7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73">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74">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0"/>
          <w:trHeight w:val="78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sz w:val="19"/>
                <w:szCs w:val="19"/>
                <w:highlight w:val="yellow"/>
                <w:rtl w:val="0"/>
              </w:rPr>
              <w:t xml:space="preserve">D-12</w:t>
            </w:r>
            <w:r w:rsidDel="00000000" w:rsidR="00000000" w:rsidRPr="00000000">
              <w:rPr>
                <w:rFonts w:ascii="Times New Roman" w:cs="Times New Roman" w:eastAsia="Times New Roman" w:hAnsi="Times New Roman"/>
                <w:sz w:val="19"/>
                <w:szCs w:val="19"/>
                <w:highlight w:val="yellow"/>
                <w:rtl w:val="0"/>
              </w:rPr>
              <w:t xml:space="preserve"> 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node relays at the application layer and counts packets received, forwarded and dropped.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relay features existed only on the attacker.</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sz w:val="19"/>
                <w:szCs w:val="19"/>
                <w:highlight w:val="yellow"/>
                <w:rtl w:val="0"/>
              </w:rPr>
              <w:t xml:space="preserve">D-20</w:t>
            </w:r>
            <w:r w:rsidDel="00000000" w:rsidR="00000000" w:rsidRPr="00000000">
              <w:rPr>
                <w:rFonts w:ascii="Times New Roman" w:cs="Times New Roman" w:eastAsia="Times New Roman" w:hAnsi="Times New Roman"/>
                <w:sz w:val="19"/>
                <w:szCs w:val="19"/>
                <w:highlight w:val="yellow"/>
                <w:rtl w:val="0"/>
              </w:rPr>
              <w:t xml:space="preserve"> 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act on the data plane only, and no route or parent selection is changed.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ESP-WIFI-MESH documents no way to write a routing table.</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sz w:val="19"/>
                <w:szCs w:val="19"/>
                <w:highlight w:val="yellow"/>
                <w:rtl w:val="0"/>
              </w:rPr>
              <w:t xml:space="preserve">D-16</w:t>
            </w:r>
            <w:r w:rsidDel="00000000" w:rsidR="00000000" w:rsidRPr="00000000">
              <w:rPr>
                <w:rFonts w:ascii="Times New Roman" w:cs="Times New Roman" w:eastAsia="Times New Roman" w:hAnsi="Times New Roman"/>
                <w:sz w:val="19"/>
                <w:szCs w:val="19"/>
                <w:highlight w:val="yellow"/>
                <w:rtl w:val="0"/>
              </w:rPr>
              <w:t xml:space="preserve"> 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the attacker is the hub and the root sits one hop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root cannot drop instead of forward, and it is the referee.</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sz w:val="19"/>
                <w:szCs w:val="19"/>
                <w:highlight w:val="yellow"/>
                <w:rtl w:val="0"/>
              </w:rPr>
              <w:t xml:space="preserve">D-17</w:t>
            </w:r>
            <w:r w:rsidDel="00000000" w:rsidR="00000000" w:rsidRPr="00000000">
              <w:rPr>
                <w:rFonts w:ascii="Times New Roman" w:cs="Times New Roman" w:eastAsia="Times New Roman" w:hAnsi="Times New Roman"/>
                <w:sz w:val="19"/>
                <w:szCs w:val="19"/>
                <w:highlight w:val="yellow"/>
                <w:rtl w:val="0"/>
              </w:rPr>
              <w:t xml:space="preserve"> 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ends are assigned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mesh decides which board is near the root, and a fixed assignment can give no shortcut.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sz w:val="19"/>
                <w:szCs w:val="19"/>
                <w:highlight w:val="yellow"/>
                <w:rtl w:val="0"/>
              </w:rPr>
              <w:t xml:space="preserve">D-30</w:t>
            </w:r>
            <w:r w:rsidDel="00000000" w:rsidR="00000000" w:rsidRPr="00000000">
              <w:rPr>
                <w:rFonts w:ascii="Times New Roman" w:cs="Times New Roman" w:eastAsia="Times New Roman" w:hAnsi="Times New Roman"/>
                <w:sz w:val="19"/>
                <w:szCs w:val="19"/>
                <w:highlight w:val="yellow"/>
                <w:rtl w:val="0"/>
              </w:rPr>
              <w:t xml:space="preserve"> 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and partial-mesh builds, Node B never joins the root and stays deeper than Node 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ends kept landing at the same depth.</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sz w:val="19"/>
                <w:szCs w:val="19"/>
                <w:highlight w:val="yellow"/>
                <w:rtl w:val="0"/>
              </w:rPr>
              <w:t xml:space="preserve">D-28</w:t>
            </w:r>
            <w:r w:rsidDel="00000000" w:rsidR="00000000" w:rsidRPr="00000000">
              <w:rPr>
                <w:rFonts w:ascii="Times New Roman" w:cs="Times New Roman" w:eastAsia="Times New Roman" w:hAnsi="Times New Roman"/>
                <w:sz w:val="19"/>
                <w:szCs w:val="19"/>
                <w:highlight w:val="yellow"/>
                <w:rtl w:val="0"/>
              </w:rPr>
              <w:t xml:space="preserve"> 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wormhole end A is the hub and the root sits one hop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a flat star, the tunnel skips no hop.</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D-36</w:t>
            </w:r>
            <w:r w:rsidDel="00000000" w:rsidR="00000000" w:rsidRPr="00000000">
              <w:rPr>
                <w:rFonts w:ascii="Times New Roman" w:cs="Times New Roman" w:eastAsia="Times New Roman" w:hAnsi="Times New Roman"/>
                <w:sz w:val="19"/>
                <w:szCs w:val="19"/>
                <w:highlight w:val="yellow"/>
                <w:rtl w:val="0"/>
              </w:rPr>
              <w:t xml:space="preserve"> 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and partial-mesh builds, the wormhole ends join as leaf nodes, and the telemetry stack is 6144 bytes.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Boards under an end moved whenever the end restarted, and the telemetry stack ran low.</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D-39</w:t>
            </w:r>
            <w:r w:rsidDel="00000000" w:rsidR="00000000" w:rsidRPr="00000000">
              <w:rPr>
                <w:rFonts w:ascii="Times New Roman" w:cs="Times New Roman" w:eastAsia="Times New Roman" w:hAnsi="Times New Roman"/>
                <w:sz w:val="19"/>
                <w:szCs w:val="19"/>
                <w:highlight w:val="yellow"/>
                <w:rtl w:val="0"/>
              </w:rPr>
              <w:t xml:space="preserve"> 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builds, the wormhole ends scan the mesh channel only when they look for a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scan of all channels made a connected end miss the beacons of its parent.</w:t>
            </w:r>
          </w:p>
        </w:tc>
      </w:tr>
    </w:tbl>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p w:rsidR="00000000" w:rsidDel="00000000" w:rsidP="00000000" w:rsidRDefault="00000000" w:rsidRPr="00000000" w14:paraId="00000196">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197">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19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rsidR="00000000" w:rsidDel="00000000" w:rsidP="00000000" w:rsidRDefault="00000000" w:rsidRPr="00000000" w14:paraId="0000019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Hop = one wireless link on the path to the root.</w:t>
      </w:r>
    </w:p>
    <w:p w:rsidR="00000000" w:rsidDel="00000000" w:rsidP="00000000" w:rsidRDefault="00000000" w:rsidRPr="00000000" w14:paraId="0000019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rsidR="00000000" w:rsidDel="00000000" w:rsidP="00000000" w:rsidRDefault="00000000" w:rsidRPr="00000000" w14:paraId="0000019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rsidR="00000000" w:rsidDel="00000000" w:rsidP="00000000" w:rsidRDefault="00000000" w:rsidRPr="00000000" w14:paraId="0000019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rsidR="00000000" w:rsidDel="00000000" w:rsidP="00000000" w:rsidRDefault="00000000" w:rsidRPr="00000000" w14:paraId="0000019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Blackhole = the emulated attack in which a board that relays probes silently drops them; the attacker is that board.</w:t>
      </w:r>
    </w:p>
    <w:p w:rsidR="00000000" w:rsidDel="00000000" w:rsidP="00000000" w:rsidRDefault="00000000" w:rsidRPr="00000000" w14:paraId="0000019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rsidR="00000000" w:rsidDel="00000000" w:rsidP="00000000" w:rsidRDefault="00000000" w:rsidRPr="00000000" w14:paraId="0000019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rsidR="00000000" w:rsidDel="00000000" w:rsidP="00000000" w:rsidRDefault="00000000" w:rsidRPr="00000000" w14:paraId="000001A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Referee = the root, which drives the phases and logs the arrivals from which PDR is measured.</w:t>
      </w:r>
    </w:p>
    <w:p w:rsidR="00000000" w:rsidDel="00000000" w:rsidP="00000000" w:rsidRDefault="00000000" w:rsidRPr="00000000" w14:paraId="000001A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Routing = the choice of the path that a packet takes; parent selection = the way in which a board chooses the board it sends to.</w:t>
      </w:r>
    </w:p>
    <w:p w:rsidR="00000000" w:rsidDel="00000000" w:rsidP="00000000" w:rsidRDefault="00000000" w:rsidRPr="00000000" w14:paraId="000001A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Shortcut = a path to the root with fewer hops than the normal path.</w:t>
      </w:r>
    </w:p>
    <w:p w:rsidR="00000000" w:rsidDel="00000000" w:rsidP="00000000" w:rsidRDefault="00000000" w:rsidRPr="00000000" w14:paraId="000001A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Mesh depth = the layer of a board in the mesh tree; locked = a role that is fixed at the first phase and does not change for the rest of the run.</w:t>
      </w:r>
    </w:p>
    <w:p w:rsidR="00000000" w:rsidDel="00000000" w:rsidP="00000000" w:rsidRDefault="00000000" w:rsidRPr="00000000" w14:paraId="000001A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UART = the wired serial link between the two tunnel boards.</w:t>
      </w:r>
    </w:p>
    <w:p w:rsidR="00000000" w:rsidDel="00000000" w:rsidP="00000000" w:rsidRDefault="00000000" w:rsidRPr="00000000" w14:paraId="000001A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(phase 0) = the first 300 s of an attack run, before the attack starts.</w:t>
      </w:r>
    </w:p>
    <w:p w:rsidR="00000000" w:rsidDel="00000000" w:rsidP="00000000" w:rsidRDefault="00000000" w:rsidRPr="00000000" w14:paraId="000001A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1A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Leaf node = a board that forwards no traffic for other boards, so that no board can attach below it; child = a board that attaches below another board.</w:t>
      </w:r>
    </w:p>
    <w:p w:rsidR="00000000" w:rsidDel="00000000" w:rsidP="00000000" w:rsidRDefault="00000000" w:rsidRPr="00000000" w14:paraId="000001A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Telemetry task = the task on each board that reports its state to the root; stack = the memory reserved for a task; backtrace = the record of the calls that led to a restart.</w:t>
      </w:r>
    </w:p>
    <w:p w:rsidR="00000000" w:rsidDel="00000000" w:rsidP="00000000" w:rsidRDefault="00000000" w:rsidRPr="00000000" w14:paraId="000001A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Layout = which board sits at which place in the mesh; recapture = to run the capture again.</w:t>
      </w:r>
    </w:p>
    <w:p w:rsidR="00000000" w:rsidDel="00000000" w:rsidP="00000000" w:rsidRDefault="00000000" w:rsidRPr="00000000" w14:paraId="000001AA">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Scan = the search of a board for access points to join as parent; passive = the board only listens; beacon = the frame by which an access point announces itself; mesh channel = the Wi-Fi channel of the mesh (channel 11).</w:t>
      </w:r>
    </w:p>
    <w:p w:rsidR="00000000" w:rsidDel="00000000" w:rsidP="00000000" w:rsidRDefault="00000000" w:rsidRPr="00000000" w14:paraId="000001A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rsidR="00000000" w:rsidDel="00000000" w:rsidP="00000000" w:rsidRDefault="00000000" w:rsidRPr="00000000" w14:paraId="000001A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be created only by forging the management frames of the mesh or by reverse-engineering a proprietary stack, which lies outside an exploratory data analysis.</w:t>
      </w:r>
    </w:p>
    <w:p w:rsidR="00000000" w:rsidDel="00000000" w:rsidP="00000000" w:rsidRDefault="00000000" w:rsidRPr="00000000" w14:paraId="000001A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rsidR="00000000" w:rsidDel="00000000" w:rsidP="00000000" w:rsidRDefault="00000000" w:rsidRPr="00000000" w14:paraId="000001A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rsidR="00000000" w:rsidDel="00000000" w:rsidP="00000000" w:rsidRDefault="00000000" w:rsidRPr="00000000" w14:paraId="000001A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rsidR="00000000" w:rsidDel="00000000" w:rsidP="00000000" w:rsidRDefault="00000000" w:rsidRPr="00000000" w14:paraId="000001B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rsidR="00000000" w:rsidDel="00000000" w:rsidP="00000000" w:rsidRDefault="00000000" w:rsidRPr="00000000" w14:paraId="000001B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rsidR="00000000" w:rsidDel="00000000" w:rsidP="00000000" w:rsidRDefault="00000000" w:rsidRPr="00000000" w14:paraId="000001B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the star blackhole builds, the star is therefore built one hop down: the root, as the sink and the referee, in layer 1; the attacker as the hub in layer 2; and every victim in layer 3. The victims do not organise themselves. Each scans for the mesh access point of the attacker and fixes it as its parent with esp_mesh_set_parent(), the sequence of the manual networking example of ESP-IDF. A victim that cannot find the attacker keeps scanning and never joins the root directly, because it would then be an unexposed bystander, and the root holds the baseline until every board is in.</w:t>
      </w:r>
    </w:p>
    <w:p w:rsidR="00000000" w:rsidDel="00000000" w:rsidP="00000000" w:rsidRDefault="00000000" w:rsidRPr="00000000" w14:paraId="000001B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first hardware run (1 October 2026)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rsidR="00000000" w:rsidDel="00000000" w:rsidP="00000000" w:rsidRDefault="00000000" w:rsidRPr="00000000" w14:paraId="000001B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D-17 concerns the assignment of the two ends of the wormhole. Which board ends up near the root is chosen by the mesh and not by the experimenter. Until 7 October 2026, the end of each board was fixed when the board was flashed. A linear wormhole setup of that day formed with Node B next to the root (hop 1) and Node A at hop 6, so the tunnelled copy had to climb back up 6 hops and arrived later than the normal copy of B, which is no shortcut and gives no latency signature, while every check passed. A tree capture of 2 October had both ends at hop 1 for the whole attack. A fixed assignment cannot guarantee the shortcut that defines a wormhole.</w:t>
      </w:r>
    </w:p>
    <w:p w:rsidR="00000000" w:rsidDel="00000000" w:rsidP="00000000" w:rsidRDefault="00000000" w:rsidRPr="00000000" w14:paraId="000001B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rsidR="00000000" w:rsidDel="00000000" w:rsidP="00000000" w:rsidRDefault="00000000" w:rsidRPr="00000000" w14:paraId="000001B6">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assignment worked on hardware on 7 October 2026 on a linear run at the DLSU Library: A in layer 5, B in layer 7, roles stable for the whole run, and all 181 of B’s attack probes duplicated. 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rsidR="00000000" w:rsidDel="00000000" w:rsidP="00000000" w:rsidRDefault="00000000" w:rsidRPr="00000000" w14:paraId="000001B7">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 19 October 2026, a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rsidR="00000000" w:rsidDel="00000000" w:rsidP="00000000" w:rsidRDefault="00000000" w:rsidRPr="00000000" w14:paraId="000001B8">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rsidR="00000000" w:rsidDel="00000000" w:rsidP="00000000" w:rsidRDefault="00000000" w:rsidRPr="00000000" w14:paraId="000001B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Linear needs no rule, because with one child per node every board has a different depth, and star is covered by D-28. The price is that the position of B is constrained by design, so the tunnel skips at least one hop by construction, and in the builds of 19 October B can still hang directly under A, in which case A relays the normal copy of B as in the star.</w:t>
      </w:r>
    </w:p>
    <w:p w:rsidR="00000000" w:rsidDel="00000000" w:rsidP="00000000" w:rsidRDefault="00000000" w:rsidRPr="00000000" w14:paraId="000001B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D-22 would hold phase 0 indefinitely, and the verifier would mark every such run as the same depth and duplication only. Moving boards cannot help, because a flat star has no deeper layer for B.</w:t>
      </w:r>
    </w:p>
    <w:p w:rsidR="00000000" w:rsidDel="00000000" w:rsidP="00000000" w:rsidRDefault="00000000" w:rsidRPr="00000000" w14:paraId="000001B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rsidR="00000000" w:rsidDel="00000000" w:rsidP="00000000" w:rsidRDefault="00000000" w:rsidRPr="00000000" w14:paraId="000001B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rsidR="00000000" w:rsidDel="00000000" w:rsidP="00000000" w:rsidRDefault="00000000" w:rsidRPr="00000000" w14:paraId="000001B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 root, through A, so their PDR and latency baseline differs from that of a flat star; they are labelled as not tunnelled and are not victims (D-17).</w:t>
      </w:r>
    </w:p>
    <w:p w:rsidR="00000000" w:rsidDel="00000000" w:rsidP="00000000" w:rsidRDefault="00000000" w:rsidRPr="00000000" w14:paraId="000001B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D-36 concerns the way in which the wormhole ends join the mesh. Until 22 October 2026, the two tunnel ends joined as ordinary mesh nodes, so that other boards could attach below them. In a tree run at G402 with stationary traffic on 22 October, end A, at hop 1, carried two boards (1C38 and FE90) as children, and the normal path of B ran through 1C38. A restarted three times during the run, and each time its children re-parented during the attack phase, which the verifier reports as a layout that changed during the capture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rsidR="00000000" w:rsidDel="00000000" w:rsidP="00000000" w:rsidRDefault="00000000" w:rsidRPr="00000000" w14:paraId="000001B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tunnelled probes, and a restart of an end no longer moves honest boards, while the normal copy of B still goes through honest relays. Captures made before the evening of 22 October may have had children under A or B. When the entry was written, the firmware had been compile-checked and not yet tested on hardware, and every board had to be flashed again because the stack change is in every build. The entry is marked for the adviser’s check.</w:t>
      </w:r>
    </w:p>
    <w:p w:rsidR="00000000" w:rsidDel="00000000" w:rsidP="00000000" w:rsidRDefault="00000000" w:rsidRPr="00000000" w14:paraId="000001C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D-39 concerns the way in which the wormhole ends scan for a parent in the tree. The scan that both ends use to find a parent by hand listened passively on all 13 channels, about 360 ms for each, so that a board was off the mesh channel for about 4.7 s. Once end A has joined, its UART message gives B the depth of A, and in the tree B then checks its parent every 15 s before phase 0 by running this scan while it is connected. B therefore missed the beacons of its parent, dropped and joined again. On 23 October 2026, a team member reported that when one wormhole end joins, the other has difficulty in joining. The report matches this code path, because B scans again only once the depth of A is known.</w:t>
      </w:r>
    </w:p>
    <w:p w:rsidR="00000000" w:rsidDel="00000000" w:rsidP="00000000" w:rsidRDefault="00000000" w:rsidRPr="00000000" w14:paraId="000001C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the tree builds, the scan now listens on the mesh channel only (channel 11), which takes about 0.36 s a scan. The mesh never leaves that channel, because switching of channels is disabled and there is no router, so nothing is lost. B stays associated while it looks for a better parent, and the first-join scans of both ends run about 13 times faster. The fallback of B after six scans takes about 2 s instead of about 28 s. The partial, star and linear builds are unchanged. When the entry was written, the change had been compile-checked and not yet tested on hardware, and the expected check is that the serial log of B shows no beacon timeout right after it starts to look for a parent.</w:t>
      </w:r>
    </w:p>
    <w:p w:rsidR="00000000" w:rsidDel="00000000" w:rsidP="00000000" w:rsidRDefault="00000000" w:rsidRPr="00000000" w14:paraId="000001C2">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Because of D-20, the blackhole results of Chapter 6 describe the suppression of forwarding and not the attraction of traffic (Section 6.5.3).</w:t>
      </w:r>
    </w:p>
    <w:p w:rsidR="00000000" w:rsidDel="00000000" w:rsidP="00000000" w:rsidRDefault="00000000" w:rsidRPr="00000000" w14:paraId="000001C3">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vksmf82sid7l" w:id="5"/>
      <w:bookmarkEnd w:id="5"/>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5.5.</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Experimental Design</w:t>
      </w:r>
    </w:p>
    <w:p w:rsidR="00000000" w:rsidDel="00000000" w:rsidP="00000000" w:rsidRDefault="00000000" w:rsidRPr="00000000" w14:paraId="000001C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design of Section 4.2.2.5 crosses 4 topologies, 2 attacks, 3 sites and 3 scenarios, which gives 72 attack runs, and adds matched benign runs. The plan for the benign runs changed several times (D-18, D-33 and D-35) and ended on 24 October 2026 with 8 benign runs, which gives 80 runs in all. The changes concern the baseline and the benign control (D-5, D-18, D-35), the scenarios (D-33), the sites (D-19) and the definition of the topologies (D-6, D-26, D-29, D-37, D-38, D-40).</w:t>
      </w:r>
    </w:p>
    <w:p w:rsidR="00000000" w:rsidDel="00000000" w:rsidP="00000000" w:rsidRDefault="00000000" w:rsidRPr="00000000" w14:paraId="000001C5">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5.6 Changes to the Experimental Design</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350"/>
        <w:gridCol w:w="3135"/>
        <w:gridCol w:w="3075"/>
        <w:tblGridChange w:id="0">
          <w:tblGrid>
            <w:gridCol w:w="1770"/>
            <w:gridCol w:w="1350"/>
            <w:gridCol w:w="3135"/>
            <w:gridCol w:w="307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C6">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C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C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C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D-5</w:t>
            </w:r>
            <w:r w:rsidDel="00000000" w:rsidR="00000000" w:rsidRPr="00000000">
              <w:rPr>
                <w:rFonts w:ascii="Times New Roman" w:cs="Times New Roman" w:eastAsia="Times New Roman" w:hAnsi="Times New Roman"/>
                <w:sz w:val="19"/>
                <w:szCs w:val="19"/>
                <w:highlight w:val="yellow"/>
                <w:rtl w:val="0"/>
              </w:rPr>
              <w:t xml:space="preserve"> 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baseline is phase 0 (300 s) of each attack run, with the benign runs of D-18 and D-35 added.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Phase 0 shares firmware, roles, session and placement with the attack.</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D-18</w:t>
            </w:r>
            <w:r w:rsidDel="00000000" w:rsidR="00000000" w:rsidRPr="00000000">
              <w:rPr>
                <w:rFonts w:ascii="Times New Roman" w:cs="Times New Roman" w:eastAsia="Times New Roman" w:hAnsi="Times New Roman"/>
                <w:sz w:val="19"/>
                <w:szCs w:val="19"/>
                <w:highlight w:val="yellow"/>
                <w:rtl w:val="0"/>
              </w:rPr>
              <w:t xml:space="preserve"> 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site and topology gets one benign run, under different scenarios (the final plan is in 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topology needs a stand-alone benign capture, under more than one condition.</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D-35</w:t>
            </w:r>
            <w:r w:rsidDel="00000000" w:rsidR="00000000" w:rsidRPr="00000000">
              <w:rPr>
                <w:rFonts w:ascii="Times New Roman" w:cs="Times New Roman" w:eastAsia="Times New Roman" w:hAnsi="Times New Roman"/>
                <w:sz w:val="19"/>
                <w:szCs w:val="19"/>
                <w:highlight w:val="yellow"/>
                <w:rtl w:val="0"/>
              </w:rPr>
              <w:t xml:space="preserve"> 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benign runs are spread over the sites and the scenarios; 4 uncaptured ones were dropped, which leaves 8 in a plan of 80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team wanted one benign run at each site under a different scenario; the campaign ended before the other 4 were captured.</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D-33</w:t>
            </w:r>
            <w:r w:rsidDel="00000000" w:rsidR="00000000" w:rsidRPr="00000000">
              <w:rPr>
                <w:rFonts w:ascii="Times New Roman" w:cs="Times New Roman" w:eastAsia="Times New Roman" w:hAnsi="Times New Roman"/>
                <w:sz w:val="19"/>
                <w:szCs w:val="19"/>
                <w:highlight w:val="yellow"/>
                <w:rtl w:val="0"/>
              </w:rPr>
              <w:t xml:space="preserve"> 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scope decision of the team, to be checked with the adviser.</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D-19</w:t>
            </w:r>
            <w:r w:rsidDel="00000000" w:rsidR="00000000" w:rsidRPr="00000000">
              <w:rPr>
                <w:rFonts w:ascii="Times New Roman" w:cs="Times New Roman" w:eastAsia="Times New Roman" w:hAnsi="Times New Roman"/>
                <w:sz w:val="19"/>
                <w:szCs w:val="19"/>
                <w:highlight w:val="yellow"/>
                <w:rtl w:val="0"/>
              </w:rPr>
              <w:t xml:space="preserve"> 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Runs are made at G402, the DLSU Library and Yuchengco.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three sites differ in Wi-Fi interference.</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D-6</w:t>
            </w:r>
            <w:r w:rsidDel="00000000" w:rsidR="00000000" w:rsidRPr="00000000">
              <w:rPr>
                <w:rFonts w:ascii="Times New Roman" w:cs="Times New Roman" w:eastAsia="Times New Roman" w:hAnsi="Times New Roman"/>
                <w:sz w:val="19"/>
                <w:szCs w:val="19"/>
                <w:highlight w:val="yellow"/>
                <w:rtl w:val="0"/>
              </w:rPr>
              <w:t xml:space="preserve"> 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topology class is fixed and checked; the position of each board is not fixed.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Pinning parents would override the parent selection under study.</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D-26</w:t>
            </w:r>
            <w:r w:rsidDel="00000000" w:rsidR="00000000" w:rsidRPr="00000000">
              <w:rPr>
                <w:rFonts w:ascii="Times New Roman" w:cs="Times New Roman" w:eastAsia="Times New Roman" w:hAnsi="Times New Roman"/>
                <w:sz w:val="19"/>
                <w:szCs w:val="19"/>
                <w:highlight w:val="yellow"/>
                <w:rtl w:val="0"/>
              </w:rPr>
              <w:t xml:space="preserve"> 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the parent-switch and weak-link thresholds are 6 dB lower and the watch is three times longer.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Children re-parented on weak but working links.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D-29</w:t>
            </w:r>
            <w:r w:rsidDel="00000000" w:rsidR="00000000" w:rsidRPr="00000000">
              <w:rPr>
                <w:rFonts w:ascii="Times New Roman" w:cs="Times New Roman" w:eastAsia="Times New Roman" w:hAnsi="Times New Roman"/>
                <w:sz w:val="19"/>
                <w:szCs w:val="19"/>
                <w:highlight w:val="yellow"/>
                <w:rtl w:val="0"/>
              </w:rPr>
              <w:t xml:space="preserve"> 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processed run showed a node under a second parent.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D-37</w:t>
            </w:r>
            <w:r w:rsidDel="00000000" w:rsidR="00000000" w:rsidRPr="00000000">
              <w:rPr>
                <w:rFonts w:ascii="Times New Roman" w:cs="Times New Roman" w:eastAsia="Times New Roman" w:hAnsi="Times New Roman"/>
                <w:sz w:val="19"/>
                <w:szCs w:val="19"/>
                <w:highlight w:val="yellow"/>
                <w:rtl w:val="0"/>
              </w:rPr>
              <w:t xml:space="preserve"> 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tree run came out flat like a star, whereas partial-mesh runs with this limit formed several hops.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D-38</w:t>
            </w:r>
            <w:r w:rsidDel="00000000" w:rsidR="00000000" w:rsidRPr="00000000">
              <w:rPr>
                <w:rFonts w:ascii="Times New Roman" w:cs="Times New Roman" w:eastAsia="Times New Roman" w:hAnsi="Times New Roman"/>
                <w:sz w:val="19"/>
                <w:szCs w:val="19"/>
                <w:highlight w:val="yellow"/>
                <w:rtl w:val="0"/>
              </w:rPr>
              <w:t xml:space="preserve"> 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ESP-IDF advises about 30 s for an encrypted mesh, and children dropped from good links.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D-40</w:t>
            </w:r>
            <w:r w:rsidDel="00000000" w:rsidR="00000000" w:rsidRPr="00000000">
              <w:rPr>
                <w:rFonts w:ascii="Times New Roman" w:cs="Times New Roman" w:eastAsia="Times New Roman" w:hAnsi="Times New Roman"/>
                <w:sz w:val="19"/>
                <w:szCs w:val="19"/>
                <w:highlight w:val="yellow"/>
                <w:rtl w:val="0"/>
              </w:rPr>
              <w:t xml:space="preserve"> 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limit of two could not form the layout of the one tree wormhole run that worked end to end.</w:t>
            </w:r>
          </w:p>
        </w:tc>
      </w:tr>
    </w:tbl>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7">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1F8">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1F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Scenario = the traffic pattern of a run: stationary, burst or highload (Section 4.2.2.5).</w:t>
      </w:r>
    </w:p>
    <w:p w:rsidR="00000000" w:rsidDel="00000000" w:rsidP="00000000" w:rsidRDefault="00000000" w:rsidRPr="00000000" w14:paraId="000001F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Sites: G402 (Room G402, Gokongwei College of Computer Studies (GCCS)), the DLSU Library and the Yuchengco Building.</w:t>
      </w:r>
    </w:p>
    <w:p w:rsidR="00000000" w:rsidDel="00000000" w:rsidP="00000000" w:rsidRDefault="00000000" w:rsidRPr="00000000" w14:paraId="000001F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Weak-link watch = the time a link must stay weak before a board changes parent.</w:t>
      </w:r>
    </w:p>
    <w:p w:rsidR="00000000" w:rsidDel="00000000" w:rsidP="00000000" w:rsidRDefault="00000000" w:rsidRPr="00000000" w14:paraId="000001F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(phase 0) = the first 300 s of an attack run, before the attack starts.</w:t>
      </w:r>
    </w:p>
    <w:p w:rsidR="00000000" w:rsidDel="00000000" w:rsidP="00000000" w:rsidRDefault="00000000" w:rsidRPr="00000000" w14:paraId="000001F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rsidR="00000000" w:rsidDel="00000000" w:rsidP="00000000" w:rsidRDefault="00000000" w:rsidRPr="00000000" w14:paraId="000001F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Originate = to send probes of one’s own, as opposed to relaying those of other boards.</w:t>
      </w:r>
    </w:p>
    <w:p w:rsidR="00000000" w:rsidDel="00000000" w:rsidP="00000000" w:rsidRDefault="00000000" w:rsidRPr="00000000" w14:paraId="000001F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Topology class = linear, star, tree or partial mesh, fixed by a limit on the depth and on the number of children of a node.</w:t>
      </w:r>
    </w:p>
    <w:p w:rsidR="00000000" w:rsidDel="00000000" w:rsidP="00000000" w:rsidRDefault="00000000" w:rsidRPr="00000000" w14:paraId="0000020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rsidR="00000000" w:rsidDel="00000000" w:rsidP="00000000" w:rsidRDefault="00000000" w:rsidRPr="00000000" w14:paraId="0000020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Sticky parents = tree parents that a child keeps unless the link is really bad.</w:t>
      </w:r>
    </w:p>
    <w:p w:rsidR="00000000" w:rsidDel="00000000" w:rsidP="00000000" w:rsidRDefault="00000000" w:rsidRPr="00000000" w14:paraId="0000020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dB = decibels; the thresholds for switching parent are 6 dB lower.</w:t>
      </w:r>
    </w:p>
    <w:p w:rsidR="00000000" w:rsidDel="00000000" w:rsidP="00000000" w:rsidRDefault="00000000" w:rsidRPr="00000000" w14:paraId="0000020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Parent switching = a board changing the board it sends to.</w:t>
      </w:r>
    </w:p>
    <w:p w:rsidR="00000000" w:rsidDel="00000000" w:rsidP="00000000" w:rsidRDefault="00000000" w:rsidRPr="00000000" w14:paraId="0000020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Firmware = the program stored on the boards.</w:t>
      </w:r>
    </w:p>
    <w:p w:rsidR="00000000" w:rsidDel="00000000" w:rsidP="00000000" w:rsidRDefault="00000000" w:rsidRPr="00000000" w14:paraId="0000020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Hop = one wireless link on the path to the root.</w:t>
      </w:r>
    </w:p>
    <w:p w:rsidR="00000000" w:rsidDel="00000000" w:rsidP="00000000" w:rsidRDefault="00000000" w:rsidRPr="00000000" w14:paraId="0000020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Root = the board that receives every probe and logs the arrivals (one in each run).</w:t>
      </w:r>
    </w:p>
    <w:p w:rsidR="00000000" w:rsidDel="00000000" w:rsidP="00000000" w:rsidRDefault="00000000" w:rsidRPr="00000000" w14:paraId="0000020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Mesh layer = the depth of a board in the mesh tree, with the root as layer 1; hop = layer − 1.</w:t>
      </w:r>
    </w:p>
    <w:p w:rsidR="00000000" w:rsidDel="00000000" w:rsidP="00000000" w:rsidRDefault="00000000" w:rsidRPr="00000000" w14:paraId="0000020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Depth = the highest layer of the mesh; a mesh of depth 2 is flat like a star.</w:t>
      </w:r>
    </w:p>
    <w:p w:rsidR="00000000" w:rsidDel="00000000" w:rsidP="00000000" w:rsidRDefault="00000000" w:rsidRPr="00000000" w14:paraId="0000020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Jitter = a fourth traffic scenario of the working plan, which is not one of the three scenarios of Section 4.2.2.5.</w:t>
      </w:r>
    </w:p>
    <w:p w:rsidR="00000000" w:rsidDel="00000000" w:rsidP="00000000" w:rsidRDefault="00000000" w:rsidRPr="00000000" w14:paraId="0000020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Plan = the list of runs that the campaign tool draws for every site, topology, attack and scenario; skip = a setting that leaves a scenario out of the plan.</w:t>
      </w:r>
    </w:p>
    <w:p w:rsidR="00000000" w:rsidDel="00000000" w:rsidP="00000000" w:rsidRDefault="00000000" w:rsidRPr="00000000" w14:paraId="0000020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Confounded = mixed with another factor, so that the effect of one cannot be told from the effect of the other.</w:t>
      </w:r>
    </w:p>
    <w:p w:rsidR="00000000" w:rsidDel="00000000" w:rsidP="00000000" w:rsidRDefault="00000000" w:rsidRPr="00000000" w14:paraId="0000020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Fan-out = the number of children that a board accepts; stock limit = the default of the mesh software, which is 10 children.</w:t>
      </w:r>
    </w:p>
    <w:p w:rsidR="00000000" w:rsidDel="00000000" w:rsidP="00000000" w:rsidRDefault="00000000" w:rsidRPr="00000000" w14:paraId="0000020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Soft access point = the part of a board to which other boards connect; association expiry = the time for which a parent keeps a child that has gone silent before it drops the child.</w:t>
      </w:r>
    </w:p>
    <w:p w:rsidR="00000000" w:rsidDel="00000000" w:rsidP="00000000" w:rsidRDefault="00000000" w:rsidRPr="00000000" w14:paraId="0000020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Fallback = the rule that is used when the preferred rule finds no parent; scan = the search of a board for a parent to join.</w:t>
      </w:r>
    </w:p>
    <w:p w:rsidR="00000000" w:rsidDel="00000000" w:rsidP="00000000" w:rsidRDefault="00000000" w:rsidRPr="00000000" w14:paraId="0000020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dBm = decibel-milliwatts, the unit of the signal strength of a link.</w:t>
      </w:r>
    </w:p>
    <w:p w:rsidR="00000000" w:rsidDel="00000000" w:rsidP="00000000" w:rsidRDefault="00000000" w:rsidRPr="00000000" w14:paraId="00000210">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Heartbeat = a status frame that a board sends to the root periodically; staleness timer = the time after which the root counts a heartbeat as too old.</w:t>
      </w:r>
    </w:p>
    <w:p w:rsidR="00000000" w:rsidDel="00000000" w:rsidP="00000000" w:rsidRDefault="00000000" w:rsidRPr="00000000" w14:paraId="0000021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rsidR="00000000" w:rsidDel="00000000" w:rsidP="00000000" w:rsidRDefault="00000000" w:rsidRPr="00000000" w14:paraId="0000021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rsidR="00000000" w:rsidDel="00000000" w:rsidP="00000000" w:rsidRDefault="00000000" w:rsidRPr="00000000" w14:paraId="0000021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D-18 concerns the matched benign runs. Until 7 October 2026,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attack runs at its site and scenario. It gives the dataset a stand-alone class of normal behaviour, apart from the phase 0 and the cooldown of the attack runs.</w:t>
      </w:r>
    </w:p>
    <w:p w:rsidR="00000000" w:rsidDel="00000000" w:rsidP="00000000" w:rsidRDefault="00000000" w:rsidRPr="00000000" w14:paraId="0000021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D-35 concerns the distribution of the benign runs over the sites and the scenarios. With the jitter scenario taken out of the plan (D-33), three of the 12 benign slots of D-18 had been jitter and were dropped, which left 9 benign runs. On 21 October 2026, the team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The log marks this point for the adviser’s check.</w:t>
      </w:r>
    </w:p>
    <w:p w:rsidR="00000000" w:rsidDel="00000000" w:rsidP="00000000" w:rsidRDefault="00000000" w:rsidRPr="00000000" w14:paraId="0000021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campaign ended with fewer benign runs than planned.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rsidR="00000000" w:rsidDel="00000000" w:rsidP="00000000" w:rsidRDefault="00000000" w:rsidRPr="00000000" w14:paraId="00000216">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the </w:t>
      </w:r>
      <w:ins w:author="Miguel Sebastian Carlos" w:id="0" w:date="2026-10-23T20:27:17Z">
        <w:r w:rsidDel="00000000" w:rsidR="00000000" w:rsidRPr="00000000">
          <w:rPr>
            <w:rFonts w:ascii="Times New Roman" w:cs="Times New Roman" w:eastAsia="Times New Roman" w:hAnsi="Times New Roman"/>
            <w:b w:val="1"/>
            <w:bCs w:val="1"/>
            <w:highlight w:val="cyan"/>
            <w:rtl w:val="0"/>
            <w:rPrChange w:author="Miguel Sebastian Carlos" w:id="1" w:date="2026-10-23T20:27:17Z">
              <w:rPr>
                <w:rFonts w:ascii="Times New Roman" w:cs="Times New Roman" w:eastAsia="Times New Roman" w:hAnsi="Times New Roman"/>
                <w:b w:val="1"/>
                <w:bCs w:val="1"/>
                <w:highlight w:val="cyan"/>
              </w:rPr>
            </w:rPrChange>
          </w:rPr>
          <w:t xml:space="preserve">amendment of D-35 (24 October 2026: four uncaptured benign runs removed, 8 benign runs and 80 runs in all) is now recorded in the note of Appendix C. State in D-35 why the linear topology has stationary benign runs at both the DLSU Library and Yuchengco: the Yuchengco linear benign run was captured as stationary on 22 October 2026, and the plan file was set to match it, so the rule of three different scenarios for each topology no longer holds for the linear topology.]</w:t>
        </w:r>
      </w:ins>
      <w:del w:author="Miguel Sebastian Carlos" w:id="0" w:date="2026-10-23T20:27:17Z">
        <w:r w:rsidDel="00000000" w:rsidR="00000000" w:rsidRPr="00000000">
          <w:rPr>
            <w:rFonts w:ascii="Times New Roman" w:cs="Times New Roman" w:eastAsia="Times New Roman" w:hAnsi="Times New Roman"/>
            <w:b w:val="1"/>
            <w:bCs w:val="1"/>
            <w:highlight w:val="cyan"/>
            <w:rtl w:val="0"/>
            <w:rPrChange w:author="Miguel Sebastian Carlos" w:id="1" w:date="2026-10-23T20:27:17Z">
              <w:rPr>
                <w:rFonts w:ascii="Times New Roman" w:cs="Times New Roman" w:eastAsia="Times New Roman" w:hAnsi="Times New Roman"/>
                <w:b w:val="1"/>
                <w:bCs w:val="1"/>
                <w:highlight w:val="cyan"/>
              </w:rPr>
            </w:rPrChange>
          </w:rPr>
          <w:delText xml:space="preserve">removal of four benign runs on 24 October 2026 and the final list of 8 benign runs are in tools/campaign_plan.json and not yet in Appendix C. Add them to D-35. The final list differs from the draw logged in D-35 (for example, the star has burst at G402, stationary at the DLSU Library and highload at Yuchengco, and the linear topology has stationary at both the DLSU Library and Yuchengco), so the rule of three different scenarios for each topology no longer holds for the linear topology. State why. Table 5.6 and this section give the final plan of 8 benign runs and 80 runs in all. Section 5.7 and Chapter 6 describe the benign runs as not analysed, which is the state of the analysis of 20 October 2026.]</w:delText>
        </w:r>
      </w:del>
      <w:r w:rsidDel="00000000" w:rsidR="00000000" w:rsidRPr="00000000">
        <w:rPr>
          <w:rtl w:val="0"/>
        </w:rPr>
      </w:r>
    </w:p>
    <w:p w:rsidR="00000000" w:rsidDel="00000000" w:rsidP="00000000" w:rsidRDefault="00000000" w:rsidRPr="00000000" w14:paraId="00000217">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D-33 concerns the jitter scenario. The plan of the campaign had four scenarios for every combination of site, topology and attack: stationary, highload, burst and jitter, which came to 108 planned runs (96 attack runs and 12 matched benign runs). On 21 October 2026, the team decided to take jitter out of the plan for the time being. This is a decision about the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and the results of Chapter 6 use them. The entry is a scope decision of the team, to be checked with the adviser.</w:t>
      </w:r>
    </w:p>
    <w:p w:rsidR="00000000" w:rsidDel="00000000" w:rsidP="00000000" w:rsidRDefault="00000000" w:rsidRPr="00000000" w14:paraId="0000021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D-19 concerns the sites. The panel-change plan of September 2026 listed four sites: home, G402, the DLSU Library and a site called Goks. On 7 October 2026, the team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rsidR="00000000" w:rsidDel="00000000" w:rsidP="00000000" w:rsidRDefault="00000000" w:rsidRPr="00000000" w14:paraId="0000021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the data mesh data and not data of a fixed route.</w:t>
      </w:r>
    </w:p>
    <w:p w:rsidR="00000000" w:rsidDel="00000000" w:rsidP="00000000" w:rsidRDefault="00000000" w:rsidRPr="00000000" w14:paraId="0000021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real behaviour of the mesh and not noise to be removed, and the run_repeat column of D-7 allows the variance to be measured.</w:t>
      </w:r>
    </w:p>
    <w:p w:rsidR="00000000" w:rsidDel="00000000" w:rsidP="00000000" w:rsidRDefault="00000000" w:rsidRPr="00000000" w14:paraId="0000021B">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rsidR="00000000" w:rsidDel="00000000" w:rsidP="00000000" w:rsidRDefault="00000000" w:rsidRPr="00000000" w14:paraId="0000021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then counted as good enough from 6 dB farther away, more boards joined it directly, and a tree run stayed two hops deep and flat like a star, so on 19 October 2026 the change was narrowed to the keeping and switching of a parent, and the selection of a parent is the standard one again.</w:t>
      </w:r>
    </w:p>
    <w:p w:rsidR="00000000" w:rsidDel="00000000" w:rsidP="00000000" w:rsidRDefault="00000000" w:rsidRPr="00000000" w14:paraId="0000021D">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The trade-off is that a child may stay on a weak link and lose some packets, which is why the setup tool warns below −78 dBm so that the placement can be corrected first. Tree runs captured before this firmware used the standard thresholds, and this has to be stated for each such run.</w:t>
      </w:r>
    </w:p>
    <w:p w:rsidR="00000000" w:rsidDel="00000000" w:rsidP="00000000" w:rsidRDefault="00000000" w:rsidRPr="00000000" w14:paraId="0000021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actually switches, so no gate before the start can enforce it.</w:t>
      </w:r>
    </w:p>
    <w:p w:rsidR="00000000" w:rsidDel="00000000" w:rsidP="00000000" w:rsidRDefault="00000000" w:rsidRPr="00000000" w14:paraId="0000021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switch would be an artefact and not behaviour of the mesh, so this was rejected. The results for the partial mesh are reported as placement-defined branched trees with a limit of two children, and adaptive parent switching is not claimed but listed as a limit (Section 6.5.4).</w:t>
      </w:r>
    </w:p>
    <w:p w:rsidR="00000000" w:rsidDel="00000000" w:rsidP="00000000" w:rsidRDefault="00000000" w:rsidRPr="00000000" w14:paraId="0000022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D-37 concerns the number of children that a tree board accepts. Until 22 October 2026, the tree used the stock limit of 10 children for each board. In a tree wormhole run at G402 with stationary traffic on that day, the root took five boards at hop 1, and the only deep branch (one board at hop 1, a second at hop 2 and B at hop 3) dropped during the baseline. The root then reported that the layout was flat like a star (depth 2) and marked the run for recapture, after which the board at hop 2 re-parented to the root. Partial-mesh runs in the same room, with a limit of two children, had formed the root, two boards at hop 1, and then hops 2 and 3 every time. The rule of B that applied to the tree only could also leave B waiting indefinitely for a parent at the required depth, which held phase 0.</w:t>
      </w:r>
    </w:p>
    <w:p w:rsidR="00000000" w:rsidDel="00000000" w:rsidP="00000000" w:rsidRDefault="00000000" w:rsidRPr="00000000" w14:paraId="0000022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On the evening of 22 October, a team member asked that the result of the partial mesh, whose wormhole runs all looked like a tree, be applied to the tree, even with major changes of the firmware. ESP-WIFI-MESH organises itself by signal strength and joins the shallowest parent that it hears, so that with a free root every board in one room lands at hop 1. Limiting the connections of the soft access point of each node is the documented lever in ESP-IDF, and it is what made the partial-mesh runs multi-hop. The tree builds therefore limit each board to two children, by the setting that the partial mesh uses. B still prefers a parent exactly one hop below A, so that A is at hop 1 and B at hop 3, and after six empty scans it falls back to the rule of the partial mesh, which takes the strongest open parent that is at least as deep as A. The sticky parents of D-26 remain on in the tree, because the switching of parents is the defining feature of the partial mesh, whereas tree runs are failed by re-parenting. Tree captures made before the evening of 22 October used the stock fan-out. When the entry was written, the change had been compile-checked and not yet tested on hardware, and all tree boards, the root included, had to be flashed again. The entry is marked for the adviser’s check.</w:t>
      </w:r>
    </w:p>
    <w:p w:rsidR="00000000" w:rsidDel="00000000" w:rsidP="00000000" w:rsidRDefault="00000000" w:rsidRPr="00000000" w14:paraId="00000222">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Entry D-38 concerns the time for which a tree parent keeps a silent child. Every topology set the association expiry of a parent to 10 s. In the exported tree runs, 12 of 87 boards changed parent during the phases (8 of 148 in the partial mesh), almost all at G402. Each change was a drop of about 20 s from a parent with a good signal (−66 to −77 dBm) followed by a rejoin, mostly of boards directly under the root. In the tree blackhole run at G402 with stationary traffic, for example, boards 0C80, 1C38 and FE90 dropped off the root within 16 s and came back. The documentation of ESP-IDF advises a value such as 30 s for this setting when the soft access point of the mesh is encrypted, and the mesh of the study is encrypted.</w:t>
      </w:r>
    </w:p>
    <w:p w:rsidR="00000000" w:rsidDel="00000000" w:rsidP="00000000" w:rsidRDefault="00000000" w:rsidRPr="00000000" w14:paraId="0000022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tree builds therefore keep a silent child associated for 30 s, whereas the star, linear and partial builds keep 10 s. A busy parent, such as a root under load, can miss the frames of a child for more than 10 s without the link being bad. A child that really dies is released after up to 30 s instead of 10 s, and the staleness timer of the heartbeat table of the root is unchanged. Fewer false drops are expected. This had not been measured when the entry was written, and the check is to compare the parent changes in the phases with the 12 of 87 boards. Tree runs captured before this change used 10 s.</w:t>
      </w:r>
    </w:p>
    <w:p w:rsidR="00000000" w:rsidDel="00000000" w:rsidP="00000000" w:rsidRDefault="00000000" w:rsidRPr="00000000" w14:paraId="0000022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D-40 withdraws the limit of D-37 for the tree. With the two wormhole ends side by side and both leaves (D-36), the ends competed for the few free places near them, according to the entry, and on 23 October 2026 a team member reported that when one end joined, the other had difficulty in joining. The tree wormhole run that had worked from end to end was the run of 22 October at 7:57 PM at G402 with stationary traffic, made with firmware that used the stock limit of 10 children. All 7 children joined in 42 s, with A at hop 1 and B at hop 3, so that the tunnel skipped 2 hops. The UART worked, 8 tunnel tests were made, nothing dropped, went offline or re-parented in the baseline, the attack or the cooldown, and all 8 boards finished. The root of that run had five direct children, including A, which is a layout that a limit of two cannot form.</w:t>
      </w:r>
    </w:p>
    <w:p w:rsidR="00000000" w:rsidDel="00000000" w:rsidP="00000000" w:rsidRDefault="00000000" w:rsidRPr="00000000" w14:paraId="0000022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default fan-out of the tree is therefore set back to the stock limit of 10. The other protections stay in place: the leaf ends of D-36, the fallback of B of D-37, the expiry of 30 s of D-38 and the single-channel scan of D-39. The partial mesh is unchanged at two children, and the limit can still be set for each build. Tree builds form again as in the run of 7:57 PM, with the protections of D-36, D-38 and D-39 added, and the depth of the tree comes from the placement of the boards. When the entry was written, the change had been compile-checked and not yet tested on hardware.</w:t>
      </w:r>
    </w:p>
    <w:p w:rsidR="00000000" w:rsidDel="00000000" w:rsidP="00000000" w:rsidRDefault="00000000" w:rsidRPr="00000000" w14:paraId="00000226">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add an entry to Appendix C for the move from the plan file’s earlier assignment of scenarios to cells to the crossed design of Section 4.2.2.5, as the note in Appendix C already asks, and cite it here.]</w:t>
      </w:r>
    </w:p>
    <w:p w:rsidR="00000000" w:rsidDel="00000000" w:rsidP="00000000" w:rsidRDefault="00000000" w:rsidRPr="00000000" w14:paraId="00000227">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c9md1zcucd2w" w:id="6"/>
      <w:bookmarkEnd w:id="6"/>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5.6.</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Run Control and Validation</w:t>
      </w:r>
    </w:p>
    <w:p w:rsidR="00000000" w:rsidDel="00000000" w:rsidP="00000000" w:rsidRDefault="00000000" w:rsidRPr="00000000" w14:paraId="0000022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rsidR="00000000" w:rsidDel="00000000" w:rsidP="00000000" w:rsidRDefault="00000000" w:rsidRPr="00000000" w14:paraId="00000229">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5.7 Changes to Run Control and Validation</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35"/>
        <w:gridCol w:w="3195"/>
        <w:gridCol w:w="3030"/>
        <w:tblGridChange w:id="0">
          <w:tblGrid>
            <w:gridCol w:w="1785"/>
            <w:gridCol w:w="1335"/>
            <w:gridCol w:w="3195"/>
            <w:gridCol w:w="303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2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2B">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2C">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2D">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D-4</w:t>
            </w:r>
            <w:r w:rsidDel="00000000" w:rsidR="00000000" w:rsidRPr="00000000">
              <w:rPr>
                <w:rFonts w:ascii="Times New Roman" w:cs="Times New Roman" w:eastAsia="Times New Roman" w:hAnsi="Times New Roman"/>
                <w:sz w:val="19"/>
                <w:szCs w:val="19"/>
                <w:highlight w:val="yellow"/>
                <w:rtl w:val="0"/>
              </w:rPr>
              <w:t xml:space="preserve"> 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first 60 s of a node’s log count as mesh formation.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Initial parent acquisition was read as baseline re-routing.</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b w:val="1"/>
                <w:bCs w:val="1"/>
                <w:sz w:val="19"/>
                <w:szCs w:val="19"/>
                <w:highlight w:val="yellow"/>
                <w:rtl w:val="0"/>
              </w:rPr>
              <w:t xml:space="preserve">D-22</w:t>
            </w:r>
            <w:r w:rsidDel="00000000" w:rsidR="00000000" w:rsidRPr="00000000">
              <w:rPr>
                <w:rFonts w:ascii="Times New Roman" w:cs="Times New Roman" w:eastAsia="Times New Roman" w:hAnsi="Times New Roman"/>
                <w:sz w:val="19"/>
                <w:szCs w:val="19"/>
                <w:highlight w:val="yellow"/>
                <w:rtl w:val="0"/>
              </w:rPr>
              <w:t xml:space="preserve"> 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root holds the baseline until the gates pass, and the operator then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Runs that would have been invalid can no longer start.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b w:val="1"/>
                <w:bCs w:val="1"/>
                <w:sz w:val="19"/>
                <w:szCs w:val="19"/>
                <w:highlight w:val="yellow"/>
                <w:rtl w:val="0"/>
              </w:rPr>
              <w:t xml:space="preserve">D-24</w:t>
            </w:r>
            <w:r w:rsidDel="00000000" w:rsidR="00000000" w:rsidRPr="00000000">
              <w:rPr>
                <w:rFonts w:ascii="Times New Roman" w:cs="Times New Roman" w:eastAsia="Times New Roman" w:hAnsi="Times New Roman"/>
                <w:sz w:val="19"/>
                <w:szCs w:val="19"/>
                <w:highlight w:val="yellow"/>
                <w:rtl w:val="0"/>
              </w:rPr>
              <w:t xml:space="preserve"> 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failed pre-run check locks START, and an override needs a typed, logged reason.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START could be pressed before the requirements were met.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bCs w:val="1"/>
                <w:sz w:val="19"/>
                <w:szCs w:val="19"/>
                <w:highlight w:val="yellow"/>
                <w:rtl w:val="0"/>
              </w:rPr>
              <w:t xml:space="preserve">D-27</w:t>
            </w:r>
            <w:r w:rsidDel="00000000" w:rsidR="00000000" w:rsidRPr="00000000">
              <w:rPr>
                <w:rFonts w:ascii="Times New Roman" w:cs="Times New Roman" w:eastAsia="Times New Roman" w:hAnsi="Times New Roman"/>
                <w:sz w:val="19"/>
                <w:szCs w:val="19"/>
                <w:highlight w:val="yellow"/>
                <w:rtl w:val="0"/>
              </w:rPr>
              <w:t xml:space="preserve"> 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passes if it is attached at the start of the baseline and does not re-route during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time taken to form is no longer part of the data.</w:t>
            </w:r>
          </w:p>
        </w:tc>
      </w:tr>
      <w:tr>
        <w:trPr>
          <w:cantSplit w:val="0"/>
          <w:trHeight w:val="78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b w:val="1"/>
                <w:bCs w:val="1"/>
                <w:sz w:val="19"/>
                <w:szCs w:val="19"/>
                <w:highlight w:val="yellow"/>
                <w:rtl w:val="0"/>
              </w:rPr>
              <w:t xml:space="preserve">D-21</w:t>
            </w:r>
            <w:r w:rsidDel="00000000" w:rsidR="00000000" w:rsidRPr="00000000">
              <w:rPr>
                <w:rFonts w:ascii="Times New Roman" w:cs="Times New Roman" w:eastAsia="Times New Roman" w:hAnsi="Times New Roman"/>
                <w:sz w:val="19"/>
                <w:szCs w:val="19"/>
                <w:highlight w:val="yellow"/>
                <w:rtl w:val="0"/>
              </w:rPr>
              <w:t xml:space="preserve"> 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has two independent primary checks, TunnelIntensity and DuplicateRate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self-reported counter is weak evidence, and the root’s view is independent.</w:t>
            </w:r>
          </w:p>
        </w:tc>
      </w:tr>
      <w:tr>
        <w:trPr>
          <w:cantSplit w:val="0"/>
          <w:trHeight w:val="78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sz w:val="19"/>
                <w:szCs w:val="19"/>
                <w:highlight w:val="yellow"/>
                <w:rtl w:val="0"/>
              </w:rPr>
              <w:t xml:space="preserve">D-23</w:t>
            </w:r>
            <w:r w:rsidDel="00000000" w:rsidR="00000000" w:rsidRPr="00000000">
              <w:rPr>
                <w:rFonts w:ascii="Times New Roman" w:cs="Times New Roman" w:eastAsia="Times New Roman" w:hAnsi="Times New Roman"/>
                <w:sz w:val="19"/>
                <w:szCs w:val="19"/>
                <w:highlight w:val="yellow"/>
                <w:rtl w:val="0"/>
              </w:rPr>
              <w:t xml:space="preserve"> 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parent change during the attack is tolerated if the board keeps its class; a class flip fails the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mesh heals itself, and what matters is whom the attack reaches.</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sz w:val="19"/>
                <w:szCs w:val="19"/>
                <w:highlight w:val="yellow"/>
                <w:rtl w:val="0"/>
              </w:rPr>
              <w:t xml:space="preserve">D-31</w:t>
            </w:r>
            <w:r w:rsidDel="00000000" w:rsidR="00000000" w:rsidRPr="00000000">
              <w:rPr>
                <w:rFonts w:ascii="Times New Roman" w:cs="Times New Roman" w:eastAsia="Times New Roman" w:hAnsi="Times New Roman"/>
                <w:sz w:val="19"/>
                <w:szCs w:val="19"/>
                <w:highlight w:val="yellow"/>
                <w:rtl w:val="0"/>
              </w:rPr>
              <w:t xml:space="preserve"> 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attacker’s own parent change is tolerated only if no board changes class and its uplink was down for at most 10% of its attack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An attacker outage drops probes in the same way as the attack.</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b w:val="1"/>
                <w:bCs w:val="1"/>
                <w:sz w:val="19"/>
                <w:szCs w:val="19"/>
                <w:highlight w:val="yellow"/>
                <w:rtl w:val="0"/>
              </w:rPr>
              <w:t xml:space="preserve">D-32</w:t>
            </w:r>
            <w:r w:rsidDel="00000000" w:rsidR="00000000" w:rsidRPr="00000000">
              <w:rPr>
                <w:rFonts w:ascii="Times New Roman" w:cs="Times New Roman" w:eastAsia="Times New Roman" w:hAnsi="Times New Roman"/>
                <w:sz w:val="19"/>
                <w:szCs w:val="19"/>
                <w:highlight w:val="yellow"/>
                <w:rtl w:val="0"/>
              </w:rPr>
              <w:t xml:space="preserve"> 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missing board is placed by structure only and graded by its role.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count hid two missing boards and could not tell evidence from control.</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D-34</w:t>
            </w:r>
            <w:r w:rsidDel="00000000" w:rsidR="00000000" w:rsidRPr="00000000">
              <w:rPr>
                <w:rFonts w:ascii="Times New Roman" w:cs="Times New Roman" w:eastAsia="Times New Roman" w:hAnsi="Times New Roman"/>
                <w:sz w:val="19"/>
                <w:szCs w:val="19"/>
                <w:highlight w:val="yellow"/>
                <w:rtl w:val="0"/>
              </w:rPr>
              <w:t xml:space="preserve"> 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 result stands, but the run is not the scenario it is filed as.</w:t>
            </w:r>
          </w:p>
        </w:tc>
      </w:tr>
    </w:tbl>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p w:rsidR="00000000" w:rsidDel="00000000" w:rsidP="00000000" w:rsidRDefault="00000000" w:rsidRPr="00000000" w14:paraId="00000253">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254">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Kind: Modified = replaces what the proposal specified; New = added to the proposal.</w:t>
      </w:r>
    </w:p>
    <w:p w:rsidR="00000000" w:rsidDel="00000000" w:rsidP="00000000" w:rsidRDefault="00000000" w:rsidRPr="00000000" w14:paraId="0000025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25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Victim = a board other than the root and the attacker whose path to the root passes through the attacker; bystander = such a board whose path does not (the terms are defined at the start of Chapter 6).</w:t>
      </w:r>
    </w:p>
    <w:p w:rsidR="00000000" w:rsidDel="00000000" w:rsidP="00000000" w:rsidRDefault="00000000" w:rsidRPr="00000000" w14:paraId="0000025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Transition window = a window whose rows belong to two phases.</w:t>
      </w:r>
    </w:p>
    <w:p w:rsidR="00000000" w:rsidDel="00000000" w:rsidP="00000000" w:rsidRDefault="00000000" w:rsidRPr="00000000" w14:paraId="0000025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START = the operator’s command that begins the timed phases of a run.</w:t>
      </w:r>
    </w:p>
    <w:p w:rsidR="00000000" w:rsidDel="00000000" w:rsidP="00000000" w:rsidRDefault="00000000" w:rsidRPr="00000000" w14:paraId="0000025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START_ANYWAY = the command that overrides the pre-run gates; it is logged.</w:t>
      </w:r>
    </w:p>
    <w:p w:rsidR="00000000" w:rsidDel="00000000" w:rsidP="00000000" w:rsidRDefault="00000000" w:rsidRPr="00000000" w14:paraId="0000025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rsidR="00000000" w:rsidDel="00000000" w:rsidP="00000000" w:rsidRDefault="00000000" w:rsidRPr="00000000" w14:paraId="0000025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rsidR="00000000" w:rsidDel="00000000" w:rsidP="00000000" w:rsidRDefault="00000000" w:rsidRPr="00000000" w14:paraId="0000025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UART OK = the wired link between the two wormhole boards works in both directions.</w:t>
      </w:r>
    </w:p>
    <w:p w:rsidR="00000000" w:rsidDel="00000000" w:rsidP="00000000" w:rsidRDefault="00000000" w:rsidRPr="00000000" w14:paraId="0000025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Topology table = the list, printed by the root, of every board with its layer and parent.</w:t>
      </w:r>
    </w:p>
    <w:p w:rsidR="00000000" w:rsidDel="00000000" w:rsidP="00000000" w:rsidRDefault="00000000" w:rsidRPr="00000000" w14:paraId="0000025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Operator = the person who runs the capture.</w:t>
      </w:r>
    </w:p>
    <w:p w:rsidR="00000000" w:rsidDel="00000000" w:rsidP="00000000" w:rsidRDefault="00000000" w:rsidRPr="00000000" w14:paraId="0000025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TunnelIntensity = the number of messages per second sent through the tunnel, counted by the attacking boards; DuplicateRate = the share of the windows of Node B in which the root receives a duplicate arrival of a probe.</w:t>
      </w:r>
    </w:p>
    <w:p w:rsidR="00000000" w:rsidDel="00000000" w:rsidP="00000000" w:rsidRDefault="00000000" w:rsidRPr="00000000" w14:paraId="0000026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TunnelLatency and LatencyHopRatio are defined in Table 5.4; reported and not scored = shown for description and not used to decide the verdict.</w:t>
      </w:r>
    </w:p>
    <w:p w:rsidR="00000000" w:rsidDel="00000000" w:rsidP="00000000" w:rsidRDefault="00000000" w:rsidRPr="00000000" w14:paraId="0000026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3-sigma test = the check that an attack value lies at least three baseline standard deviations from the baseline mean (Section 4.2.7.1).</w:t>
      </w:r>
    </w:p>
    <w:p w:rsidR="00000000" w:rsidDel="00000000" w:rsidP="00000000" w:rsidRDefault="00000000" w:rsidRPr="00000000" w14:paraId="0000026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Class = victim, bystander, detached (rejoining) or unknown (the chain of parents cannot be resolved), decided for each board and each second from its chain of parents; re-parenting = a board changing its parent.</w:t>
      </w:r>
    </w:p>
    <w:p w:rsidR="00000000" w:rsidDel="00000000" w:rsidP="00000000" w:rsidRDefault="00000000" w:rsidRPr="00000000" w14:paraId="0000026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Uplink = the link from a board to its parent.</w:t>
      </w:r>
    </w:p>
    <w:p w:rsidR="00000000" w:rsidDel="00000000" w:rsidP="00000000" w:rsidRDefault="00000000" w:rsidRPr="00000000" w14:paraId="0000026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Undetermined = the grade of a run whose outcome cannot be judged, because the role of a missing board, or the evidence it held, cannot be determined.</w:t>
      </w:r>
    </w:p>
    <w:p w:rsidR="00000000" w:rsidDel="00000000" w:rsidP="00000000" w:rsidRDefault="00000000" w:rsidRPr="00000000" w14:paraId="0000026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Scenario = the traffic pattern of a run: stationary, burst or highload (Section 4.2.2.5).</w:t>
      </w:r>
    </w:p>
    <w:p w:rsidR="00000000" w:rsidDel="00000000" w:rsidP="00000000" w:rsidRDefault="00000000" w:rsidRPr="00000000" w14:paraId="0000026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Grade = the verdict of the verifier on a run: strong, good, minor gaps or major gaps; a run with minor gaps is done, with a recapture advised.</w:t>
      </w:r>
    </w:p>
    <w:p w:rsidR="00000000" w:rsidDel="00000000" w:rsidP="00000000" w:rsidRDefault="00000000" w:rsidRPr="00000000" w14:paraId="0000026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Scenario check = the part of the verifier that tests whether the traffic of a run was the scenario under which the run is filed; NOT APPLIED = the check found that it was not.</w:t>
      </w:r>
    </w:p>
    <w:p w:rsidR="00000000" w:rsidDel="00000000" w:rsidP="00000000" w:rsidRDefault="00000000" w:rsidRPr="00000000" w14:paraId="00000268">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Impact check = the part of the verifier that repeats the test of the attack without the boards that have gaps, to see whether the result depends on them.</w:t>
      </w:r>
    </w:p>
    <w:p w:rsidR="00000000" w:rsidDel="00000000" w:rsidP="00000000" w:rsidRDefault="00000000" w:rsidRPr="00000000" w14:paraId="0000026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the baseline run of 25 July, all 6 changes happened between 0 and 12.8 s, with no re-parenting in the remaining 470 s or so. The mesh was stable and the tool said it was not. By D-4, parent changes in the first 60 s of the log of a node count as formation, and the number is printed on its own line and never hidden.</w:t>
      </w:r>
    </w:p>
    <w:p w:rsidR="00000000" w:rsidDel="00000000" w:rsidP="00000000" w:rsidRDefault="00000000" w:rsidRPr="00000000" w14:paraId="0000026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rsidR="00000000" w:rsidDel="00000000" w:rsidP="00000000" w:rsidRDefault="00000000" w:rsidRPr="00000000" w14:paraId="0000026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Entries D-22 and D-24 concern the conditions under which a run may start. The proposal starts the baseline when the mesh has stabilised. Wormhole ends lock their roles at phase 0, and a tree run is corrupted when boards are moved after it. On 16 October 2026, linear runs started with both tunnel ends set as B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rsidR="00000000" w:rsidDel="00000000" w:rsidP="00000000" w:rsidRDefault="00000000" w:rsidRPr="00000000" w14:paraId="0000026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D-24 (18 October)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rsidR="00000000" w:rsidDel="00000000" w:rsidP="00000000" w:rsidRDefault="00000000" w:rsidRPr="00000000" w14:paraId="0000026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self-reported counter is weak evidence, and the view of the root is independent of the attacking boards.</w:t>
      </w:r>
    </w:p>
    <w:p w:rsidR="00000000" w:rsidDel="00000000" w:rsidP="00000000" w:rsidRDefault="00000000" w:rsidRPr="00000000" w14:paraId="0000026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rsidR="00000000" w:rsidDel="00000000" w:rsidP="00000000" w:rsidRDefault="00000000" w:rsidRPr="00000000" w14:paraId="0000026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D-23 concerns parent changes during the attack. A mesh heals itself, so boards change parent for reasons that have nothing to do with the attack. Before 18 October 2026,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rsidR="00000000" w:rsidDel="00000000" w:rsidP="00000000" w:rsidRDefault="00000000" w:rsidRPr="00000000" w14:paraId="0000027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is reported as a brief rejoin and more as a long outage. And the 3-sigma test, repeated on the attack windows before the first re-route alone (at least 60 s are needed), still confirms the attack; otherwise the run fails as not robust.</w:t>
      </w:r>
    </w:p>
    <w:p w:rsidR="00000000" w:rsidDel="00000000" w:rsidP="00000000" w:rsidRDefault="00000000" w:rsidRPr="00000000" w14:paraId="0000027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rsidR="00000000" w:rsidDel="00000000" w:rsidP="00000000" w:rsidRDefault="00000000" w:rsidRPr="00000000" w14:paraId="0000027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parent. A check over 53 analysed captures changed one verdict. A tree blackhole run at G402 of 18 October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rsidR="00000000" w:rsidDel="00000000" w:rsidP="00000000" w:rsidRDefault="00000000" w:rsidRPr="00000000" w14:paraId="0000027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D-31 concerns the re-parenting of the attacker. D-23 never tolerated the attacker moving, because its position is the treatment. A review of 20 October 2026 held that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and what can change them is already measured every second by the classes.</w:t>
      </w:r>
    </w:p>
    <w:p w:rsidR="00000000" w:rsidDel="00000000" w:rsidP="00000000" w:rsidRDefault="00000000" w:rsidRPr="00000000" w14:paraId="0000027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rsidR="00000000" w:rsidDel="00000000" w:rsidP="00000000" w:rsidRDefault="00000000" w:rsidRPr="00000000" w14:paraId="0000027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capture had a moved attacker.</w:t>
      </w:r>
    </w:p>
    <w:p w:rsidR="00000000" w:rsidDel="00000000" w:rsidP="00000000" w:rsidRDefault="00000000" w:rsidRPr="00000000" w14:paraId="00000276">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rsidR="00000000" w:rsidDel="00000000" w:rsidP="00000000" w:rsidRDefault="00000000" w:rsidRPr="00000000" w14:paraId="00000277">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rsidR="00000000" w:rsidDel="00000000" w:rsidP="00000000" w:rsidRDefault="00000000" w:rsidRPr="00000000" w14:paraId="0000027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rsidR="00000000" w:rsidDel="00000000" w:rsidP="00000000" w:rsidRDefault="00000000" w:rsidRPr="00000000" w14:paraId="0000027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On 21 October 2026, a scenario that was not applied became a minor gap, which grades the run as done with a recapture advised. The attack result stands, 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rsidR="00000000" w:rsidDel="00000000" w:rsidP="00000000" w:rsidRDefault="00000000" w:rsidRPr="00000000" w14:paraId="0000027A">
      <w:pPr>
        <w:spacing w:after="180" w:before="180" w:lineRule="auto"/>
        <w:rPr>
          <w:rFonts w:ascii="Times New Roman" w:cs="Times New Roman" w:eastAsia="Times New Roman" w:hAnsi="Times New Roman"/>
          <w:b w:val="1"/>
          <w:bCs w:val="1"/>
          <w:highlight w:val="cyan"/>
        </w:rPr>
      </w:pPr>
      <w:ins w:author="Miguel Sebastian Carlos" w:id="2" w:date="2026-10-23T20:27:17Z">
        <w:r w:rsidDel="00000000" w:rsidR="00000000" w:rsidRPr="00000000">
          <w:rPr>
            <w:rFonts w:ascii="Times New Roman" w:cs="Times New Roman" w:eastAsia="Times New Roman" w:hAnsi="Times New Roman"/>
            <w:b w:val="1"/>
            <w:bCs w:val="1"/>
            <w:highlight w:val="cyan"/>
            <w:rtl w:val="0"/>
            <w:rPrChange w:author="Miguel Sebastian Carlos" w:id="3" w:date="2026-10-23T20:27:17Z">
              <w:rPr>
                <w:rFonts w:ascii="Times New Roman" w:cs="Times New Roman" w:eastAsia="Times New Roman" w:hAnsi="Times New Roman"/>
                <w:highlight w:val="yellow"/>
              </w:rPr>
            </w:rPrChange>
          </w:rPr>
          <w:t xml:space="preserve">D-34 changed the grade of the blackhole run on the linear topology at G402 with burst traffic from good to minor gaps, because its burst was fired outside the attack window. The run stays confirmed, and its minor gap is reported with the final verification of every run in Section 6.2.6 (Table 6.10).</w:t>
        </w:r>
      </w:ins>
      <w:del w:author="Miguel Sebastian Carlos" w:id="2" w:date="2026-10-23T20:27:17Z">
        <w:r w:rsidDel="00000000" w:rsidR="00000000" w:rsidRPr="00000000">
          <w:rPr>
            <w:rFonts w:ascii="Times New Roman" w:cs="Times New Roman" w:eastAsia="Times New Roman" w:hAnsi="Times New Roman"/>
            <w:b w:val="1"/>
            <w:bCs w:val="1"/>
            <w:highlight w:val="cyan"/>
            <w:rtl w:val="0"/>
            <w:rPrChange w:author="Miguel Sebastian Carlos" w:id="3" w:date="2026-10-23T20:27:17Z">
              <w:rPr>
                <w:rFonts w:ascii="Times New Roman" w:cs="Times New Roman" w:eastAsia="Times New Roman" w:hAnsi="Times New Roman"/>
                <w:b w:val="1"/>
                <w:bCs w:val="1"/>
                <w:highlight w:val="cyan"/>
              </w:rPr>
            </w:rPrChange>
          </w:rPr>
          <w:delText xml:space="preserve">[PENDING: D-34 changes the grade of the blackhole run, linear, G402 with burst, from good to minor gaps, because the scenario was not applied. The run is one of the 36 runs of Table 6.2 and stays confirmed. Table 6.3 lists the five runs that carry a note and was made on 20 October 2026, before D-34 of 21 October, so it does not list this run. Add it when the analysis is rerun.]</w:delText>
        </w:r>
      </w:del>
      <w:r w:rsidDel="00000000" w:rsidR="00000000" w:rsidRPr="00000000">
        <w:rPr>
          <w:rtl w:val="0"/>
        </w:rPr>
      </w:r>
    </w:p>
    <w:p w:rsidR="00000000" w:rsidDel="00000000" w:rsidP="00000000" w:rsidRDefault="00000000" w:rsidRPr="00000000" w14:paraId="0000027B">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These rules explain why Chapter 6 reports a run as confirmed, as carrying a minor or major gap, or as inconclusive (Tables 6.2 and 6.3), and not only as passed or failed.</w:t>
      </w:r>
    </w:p>
    <w:p w:rsidR="00000000" w:rsidDel="00000000" w:rsidP="00000000" w:rsidRDefault="00000000" w:rsidRPr="00000000" w14:paraId="0000027C">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rp77ax5bygam" w:id="7"/>
      <w:bookmarkEnd w:id="7"/>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5.7.</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What the Changes Mean for the Results</w:t>
      </w:r>
    </w:p>
    <w:p w:rsidR="00000000" w:rsidDel="00000000" w:rsidP="00000000" w:rsidRDefault="00000000" w:rsidRPr="00000000" w14:paraId="0000027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Three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w:t>
      </w:r>
      <w:ins w:author="Miguel Sebastian Carlos" w:id="4" w:date="2026-10-23T20:27:17Z">
        <w:r w:rsidDel="00000000" w:rsidR="00000000" w:rsidRPr="00000000">
          <w:rPr>
            <w:rFonts w:ascii="Times New Roman" w:cs="Times New Roman" w:eastAsia="Times New Roman" w:hAnsi="Times New Roman"/>
            <w:highlight w:val="yellow"/>
            <w:rtl w:val="0"/>
            <w:rPrChange w:author="Miguel Sebastian Carlos" w:id="5" w:date="2026-10-23T20:27:17Z">
              <w:rPr>
                <w:rFonts w:ascii="Times New Roman" w:cs="Times New Roman" w:eastAsia="Times New Roman" w:hAnsi="Times New Roman"/>
                <w:highlight w:val="yellow"/>
              </w:rPr>
            </w:rPrChange>
          </w:rPr>
          <w:t xml:space="preserve">final plan has 8 benign runs instead of 12, with only one benign run each for the tree and the partial mesh, and within one topology the benign scenario and the site are confounded. The benign runs were verified one by one and enter the final clustering as normal windows (Sections 6.2.6 and 6.4.6), but the pooled tables of Sections 6.1 to 6.4.5 still use the baseline and cooldown phases of the attack runs as the normal class.</w:t>
        </w:r>
      </w:ins>
      <w:del w:author="Miguel Sebastian Carlos" w:id="4" w:date="2026-10-23T20:27:17Z">
        <w:r w:rsidDel="00000000" w:rsidR="00000000" w:rsidRPr="00000000">
          <w:rPr>
            <w:rFonts w:ascii="Times New Roman" w:cs="Times New Roman" w:eastAsia="Times New Roman" w:hAnsi="Times New Roman"/>
            <w:highlight w:val="yellow"/>
            <w:rtl w:val="0"/>
            <w:rPrChange w:author="Miguel Sebastian Carlos" w:id="5" w:date="2026-10-23T20:27:17Z">
              <w:rPr>
                <w:rFonts w:ascii="Times New Roman" w:cs="Times New Roman" w:eastAsia="Times New Roman" w:hAnsi="Times New Roman"/>
                <w:highlight w:val="yellow"/>
              </w:rPr>
            </w:rPrChange>
          </w:rPr>
          <w:delText xml:space="preserve">8 benign runs of the final plan are not part of the analysis in this draft, so the baseline and cooldown phases of the attack runs stand in for normal behaviour, and within one topology the benign scenario and the site are confounded.</w:delText>
        </w:r>
      </w:del>
      <w:r w:rsidDel="00000000" w:rsidR="00000000" w:rsidRPr="00000000">
        <w:rPr>
          <w:rtl w:val="0"/>
        </w:rPr>
      </w:r>
    </w:p>
    <w:p w:rsidR="00000000" w:rsidDel="00000000" w:rsidP="00000000" w:rsidRDefault="00000000" w:rsidRPr="00000000" w14:paraId="0000027E">
      <w:pPr>
        <w:pStyle w:val="Heading1"/>
        <w:keepNext w:val="0"/>
        <w:keepLines w:val="0"/>
        <w:spacing w:after="120" w:before="480" w:lineRule="auto"/>
        <w:ind w:left="2880" w:hanging="720"/>
        <w:rPr>
          <w:rFonts w:ascii="Times New Roman" w:cs="Times New Roman" w:eastAsia="Times New Roman" w:hAnsi="Times New Roman"/>
          <w:highlight w:val="yellow"/>
        </w:rPr>
      </w:pPr>
      <w:bookmarkStart w:colFirst="0" w:colLast="0" w:name="_br3dfksjzsna" w:id="8"/>
      <w:bookmarkEnd w:id="8"/>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Results, Discussion and Conclusion</w:t>
      </w:r>
    </w:p>
    <w:p w:rsidR="00000000" w:rsidDel="00000000" w:rsidP="00000000" w:rsidRDefault="00000000" w:rsidRPr="00000000" w14:paraId="0000027F">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provisional draft. </w:t>
      </w:r>
      <w:ins w:author="Miguel Sebastian Carlos" w:id="6" w:date="2026-10-23T20:27:17Z">
        <w:r w:rsidDel="00000000" w:rsidR="00000000" w:rsidRPr="00000000">
          <w:rPr>
            <w:rFonts w:ascii="Times New Roman" w:cs="Times New Roman" w:eastAsia="Times New Roman" w:hAnsi="Times New Roman"/>
            <w:b w:val="1"/>
            <w:bCs w:val="1"/>
            <w:highlight w:val="cyan"/>
            <w:rtl w:val="0"/>
            <w:rPrChange w:author="Miguel Sebastian Carlos" w:id="7" w:date="2026-10-23T20:27:17Z">
              <w:rPr>
                <w:rFonts w:ascii="Times New Roman" w:cs="Times New Roman" w:eastAsia="Times New Roman" w:hAnsi="Times New Roman"/>
                <w:b w:val="1"/>
                <w:bCs w:val="1"/>
                <w:highlight w:val="cyan"/>
              </w:rPr>
            </w:rPrChange>
          </w:rPr>
          <w:t xml:space="preserve">The pooled numbers of Sections 6.1 to 6.4.5 come from the 36 blackhole runs of the design that were analysed on 20 October 2026 (repository snapshot THESIS3, commit 709e455). Collection ended on 24 October 2026 with all 80 runs captured, and every run has since been checked on its own (Sections 6.2.2 and 6.2.6) and clustered with the others (Section 6.4.6). Rerun the pooled tables of Sections 6.1 to 6.4.5 on the 80 runs, replace every table and figure that is marked provisional,</w:t>
        </w:r>
      </w:ins>
      <w:del w:author="Miguel Sebastian Carlos" w:id="6" w:date="2026-10-23T20:27:17Z">
        <w:r w:rsidDel="00000000" w:rsidR="00000000" w:rsidRPr="00000000">
          <w:rPr>
            <w:rFonts w:ascii="Times New Roman" w:cs="Times New Roman" w:eastAsia="Times New Roman" w:hAnsi="Times New Roman"/>
            <w:b w:val="1"/>
            <w:bCs w:val="1"/>
            <w:highlight w:val="cyan"/>
            <w:rtl w:val="0"/>
            <w:rPrChange w:author="Miguel Sebastian Carlos" w:id="7" w:date="2026-10-23T20:27:17Z">
              <w:rPr>
                <w:rFonts w:ascii="Times New Roman" w:cs="Times New Roman" w:eastAsia="Times New Roman" w:hAnsi="Times New Roman"/>
                <w:b w:val="1"/>
                <w:bCs w:val="1"/>
                <w:highlight w:val="cyan"/>
              </w:rPr>
            </w:rPrChange>
          </w:rPr>
          <w:delText xml:space="preserve">Every number in Sections 6.1 to 6.5 comes from the 36 blackhole runs of the design that were analysed on 20 October 2026 (repository snapshot THESIS3, commit 709e455). The wormhole runs, the 8 benign runs and the final pooled rerun are not in yet, and the places where they belong are marked. Rerun the analysis once collection ends, replace every table and figure,</w:delText>
        </w:r>
      </w:del>
      <w:r w:rsidDel="00000000" w:rsidR="00000000" w:rsidRPr="00000000">
        <w:rPr>
          <w:rFonts w:ascii="Times New Roman" w:cs="Times New Roman" w:eastAsia="Times New Roman" w:hAnsi="Times New Roman"/>
          <w:b w:val="1"/>
          <w:bCs w:val="1"/>
          <w:highlight w:val="cyan"/>
          <w:rtl w:val="0"/>
        </w:rPr>
        <w:t xml:space="preserve"> and delete this note.]</w:t>
      </w:r>
    </w:p>
    <w:p w:rsidR="00000000" w:rsidDel="00000000" w:rsidP="00000000" w:rsidRDefault="00000000" w:rsidRPr="00000000" w14:paraId="0000028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This chapter reports what the collected data show and what they do not show. The changes made to the approved proposal are described in Chapter 5, so only results are reported here. Section 6.1 describes the dataset as collected. Section 6.2 reports whether the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all 40 in plain words.</w:t>
      </w:r>
    </w:p>
    <w:p w:rsidR="00000000" w:rsidDel="00000000" w:rsidP="00000000" w:rsidRDefault="00000000" w:rsidRPr="00000000" w14:paraId="0000028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Several terms are used throughout the chapter in a fixed sense. The root is the board that receives every probe and logs the arrivals, and there is one in each run. The child nodes are the 7 boards other than the root; every one of them has a parent, and the attacker is one of them. The non-attacker nodes are the 6 child nodes that are not the attacker (5 in one run). The attacker is reported on its own, because its forwarding ratio is the direct record of the attack, and wherever a table or a figure refers to non-attacker nodes, these boards are meant. In a run, a non-attacker node is a victim when its path to the root passes through the attacker, and a bystander (also called an unaffected node) when it does not.</w:t>
      </w:r>
    </w:p>
    <w:p w:rsidR="00000000" w:rsidDel="00000000" w:rsidP="00000000" w:rsidRDefault="00000000" w:rsidRPr="00000000" w14:paraId="0000028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window is one second of recording from one board, with up to ten samples, and every count of windows in this chapter counts such windows. Baseline and cooldown windows are labelled normal (0), and attack windows are labelled attack (1). The label is set for every board in the run, including the bystanders.</w:t>
      </w:r>
    </w:p>
    <w:p w:rsidR="00000000" w:rsidDel="00000000" w:rsidP="00000000" w:rsidRDefault="00000000" w:rsidRPr="00000000" w14:paraId="00000283">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ickck516uqzj" w:id="9"/>
      <w:bookmarkEnd w:id="9"/>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6.1.</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Dataset Collected</w:t>
      </w:r>
    </w:p>
    <w:p w:rsidR="00000000" w:rsidDel="00000000" w:rsidP="00000000" w:rsidRDefault="00000000" w:rsidRPr="00000000" w14:paraId="0000028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design of Section 4.2.2.5, as changed by D-18 and D-35 (Section 5.5), crosses 4 topologies, 2 attacks, 3 sites and 3 scenarios, which gives 72 attack runs, and adds 8 matched benign runs, which gives </w:t>
      </w:r>
      <w:ins w:author="Miguel Sebastian Carlos" w:id="8" w:date="2026-10-23T20:27:17Z">
        <w:r w:rsidDel="00000000" w:rsidR="00000000" w:rsidRPr="00000000">
          <w:rPr>
            <w:rFonts w:ascii="Times New Roman" w:cs="Times New Roman" w:eastAsia="Times New Roman" w:hAnsi="Times New Roman"/>
            <w:highlight w:val="yellow"/>
            <w:rtl w:val="0"/>
            <w:rPrChange w:author="Miguel Sebastian Carlos" w:id="9" w:date="2026-10-23T20:27:17Z">
              <w:rPr>
                <w:rFonts w:ascii="Times New Roman" w:cs="Times New Roman" w:eastAsia="Times New Roman" w:hAnsi="Times New Roman"/>
                <w:highlight w:val="yellow"/>
              </w:rPr>
            </w:rPrChange>
          </w:rPr>
          <w:t xml:space="preserve">80 runs. All 80 runs were captured by 24 October 2026. The pooled tables of this section report the 36 blackhole runs as they were analysed on 20 October 2026, and the wormhole and benign runs are reported in Sections 6.2.2, 6.2.6 and 6.4.6. The blackhole runs cover the 4 topologies (linear, star, tree and partial mesh) at the 3 sites (Room G402 (GCCS), the DLSU Library and the Yuchengco Building), each in the 3 scenarios (stationary, burst and highload), with one run in each cell. Every run has 8 boards: the root and 7 child nodes, one of which is the attacker, so 6 are non-attacker nodes. Every run follows the same schedule: at least 60 s of mesh formation (it lasts until the pre-run gates pass and the operator types START, D-22), 300 s</w:t>
        </w:r>
      </w:ins>
      <w:del w:author="Miguel Sebastian Carlos" w:id="8" w:date="2026-10-23T20:27:17Z">
        <w:r w:rsidDel="00000000" w:rsidR="00000000" w:rsidRPr="00000000">
          <w:rPr>
            <w:rFonts w:ascii="Times New Roman" w:cs="Times New Roman" w:eastAsia="Times New Roman" w:hAnsi="Times New Roman"/>
            <w:highlight w:val="yellow"/>
            <w:rtl w:val="0"/>
            <w:rPrChange w:author="Miguel Sebastian Carlos" w:id="9" w:date="2026-10-23T20:27:17Z">
              <w:rPr>
                <w:rFonts w:ascii="Times New Roman" w:cs="Times New Roman" w:eastAsia="Times New Roman" w:hAnsi="Times New Roman"/>
                <w:highlight w:val="yellow"/>
              </w:rPr>
            </w:rPrChange>
          </w:rPr>
          <w:delText xml:space="preserve">80 runs. This draft reports the blackhole runs that have been captured and analysed. There are 36 of them: the 4 topologies (linear, star, tree and partial mesh) at the 3 sites (Room G402 (GCCS), the DLSU Library and the Yuchengco Building), each in the 3 scenarios (stationary, burst and highload), with one run in each cell. Every run has 8 boards: the root and 7 child nodes, one of which is the attacker, so 6 are non-attacker nodes. Every run follows the same schedule: 60 s of mesh formation, 300 s</w:delText>
        </w:r>
      </w:del>
      <w:r w:rsidDel="00000000" w:rsidR="00000000" w:rsidRPr="00000000">
        <w:rPr>
          <w:rFonts w:ascii="Times New Roman" w:cs="Times New Roman" w:eastAsia="Times New Roman" w:hAnsi="Times New Roman"/>
          <w:highlight w:val="yellow"/>
          <w:rtl w:val="0"/>
        </w:rPr>
        <w:t xml:space="preserve"> of baseline, 180 s of attack and 120 s of cooldown. Ten samples per second are taken by each board and grouped into one-second windows (10 Hz sampling, D-1, and one-second windows, D-9).</w:t>
      </w:r>
    </w:p>
    <w:p w:rsidR="00000000" w:rsidDel="00000000" w:rsidP="00000000" w:rsidRDefault="00000000" w:rsidRPr="00000000" w14:paraId="0000028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36 runs hold 213,148 one-second windows (Table 6.1). The windows labelled baseline and cooldown are treated as normal, and the windows labelled attack as blackhole. The windows recorded before the baseline, which include the formation of the mesh, and the windows on a phase boundary or without a phase label are not analysed. Every window kept has at least 8 of its 10 samples, and the mean number of samples in a window is 9.85 or more in every run.</w:t>
      </w:r>
    </w:p>
    <w:p w:rsidR="00000000" w:rsidDel="00000000" w:rsidP="00000000" w:rsidRDefault="00000000" w:rsidRPr="00000000" w14:paraId="00000286">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6.1 Windows in the Blackhole Dataset by Phase (provisional, 36 blackhole runs)</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2265"/>
        <w:gridCol w:w="2265"/>
        <w:tblGridChange w:id="0">
          <w:tblGrid>
            <w:gridCol w:w="4800"/>
            <w:gridCol w:w="2265"/>
            <w:gridCol w:w="2265"/>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8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Phase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8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Windows (count, 1 s each)</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8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Share of the recording time (%)</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Before the baseline (not analysed)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41,076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19.3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Baseline (normal)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85,570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51,286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24.1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Cooldown (normal)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33,901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15.9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Phase boundary or no phase label (not analysed)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1,315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All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213,148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r>
    </w:tbl>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D">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29E">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 = one second of recording from one board, with up to ten samples. The number of windows is also the number of board-seconds recorded.</w:t>
      </w:r>
    </w:p>
    <w:p w:rsidR="00000000" w:rsidDel="00000000" w:rsidP="00000000" w:rsidRDefault="00000000" w:rsidRPr="00000000" w14:paraId="0000029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Share = the window count divided by the 213,148 windows recorded.</w:t>
      </w:r>
    </w:p>
    <w:p w:rsidR="00000000" w:rsidDel="00000000" w:rsidP="00000000" w:rsidRDefault="00000000" w:rsidRPr="00000000" w14:paraId="000002A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 the 300 s before the attack; attack = the 180 s in which the blackhole is on; cooldown = the 120 s after it.</w:t>
      </w:r>
    </w:p>
    <w:p w:rsidR="00000000" w:rsidDel="00000000" w:rsidP="00000000" w:rsidRDefault="00000000" w:rsidRPr="00000000" w14:paraId="000002A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Normal = baseline plus cooldown.</w:t>
      </w:r>
    </w:p>
    <w:p w:rsidR="00000000" w:rsidDel="00000000" w:rsidP="00000000" w:rsidRDefault="00000000" w:rsidRPr="00000000" w14:paraId="000002A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Phase boundary or no phase label = windows whose rows belong to two phases (transition windows), or windows that carry no phase label.</w:t>
      </w:r>
    </w:p>
    <w:p w:rsidR="00000000" w:rsidDel="00000000" w:rsidP="00000000" w:rsidRDefault="00000000" w:rsidRPr="00000000" w14:paraId="000002A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first and the last row are not analysed.</w:t>
      </w:r>
    </w:p>
    <w:p w:rsidR="00000000" w:rsidDel="00000000" w:rsidP="00000000" w:rsidRDefault="00000000" w:rsidRPr="00000000" w14:paraId="000002A4">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Blackhole = the emulated attack in which a board that relays probes silently drops them; the attacker is that board.</w:t>
      </w:r>
    </w:p>
    <w:p w:rsidR="00000000" w:rsidDel="00000000" w:rsidP="00000000" w:rsidRDefault="00000000" w:rsidRPr="00000000" w14:paraId="000002A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Whether a node is a victim depends on where the attacker sits in that run, so the number of victims differs by topology (Table 6.2).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the clustering results of Section 6.4.</w:t>
      </w:r>
    </w:p>
    <w:p w:rsidR="00000000" w:rsidDel="00000000" w:rsidP="00000000" w:rsidRDefault="00000000" w:rsidRPr="00000000" w14:paraId="000002A6">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6.2 Blackhole Runs by Topology (provisional, 36 blackhole runs)</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365"/>
        <w:gridCol w:w="2190"/>
        <w:gridCol w:w="1845"/>
        <w:gridCol w:w="1860"/>
        <w:tblGridChange w:id="0">
          <w:tblGrid>
            <w:gridCol w:w="2070"/>
            <w:gridCol w:w="1365"/>
            <w:gridCol w:w="2190"/>
            <w:gridCol w:w="1845"/>
            <w:gridCol w:w="186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A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Topology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A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Runs (count)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A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Runs confirmed by the verifier (count)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A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Victim boards (count)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AB">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Bystander boards (count)</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90</w:t>
            </w:r>
          </w:p>
        </w:tc>
      </w:tr>
    </w:tbl>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6">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2C7">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Topology = the shape in which the boards are linked to the root (Section 5.5).</w:t>
      </w:r>
    </w:p>
    <w:p w:rsidR="00000000" w:rsidDel="00000000" w:rsidP="00000000" w:rsidRDefault="00000000" w:rsidRPr="00000000" w14:paraId="000002C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Confirmed = the verifier found the attack in the run (Section 6.2).</w:t>
      </w:r>
    </w:p>
    <w:p w:rsidR="00000000" w:rsidDel="00000000" w:rsidP="00000000" w:rsidRDefault="00000000" w:rsidRPr="00000000" w14:paraId="000002C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2C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Victim and bystander are defined at the start of the chapter.</w:t>
      </w:r>
    </w:p>
    <w:p w:rsidR="00000000" w:rsidDel="00000000" w:rsidP="00000000" w:rsidRDefault="00000000" w:rsidRPr="00000000" w14:paraId="000002C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Boards are non-attacker nodes: 6 in each run, and 5 in tree at G402 with burst, where board FE90 has no window with a phase label.</w:t>
      </w:r>
    </w:p>
    <w:p w:rsidR="00000000" w:rsidDel="00000000" w:rsidP="00000000" w:rsidRDefault="00000000" w:rsidRPr="00000000" w14:paraId="000002C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Board names such as FE90 = the last four hexadecimal digits of the MAC address of the board.</w:t>
      </w:r>
    </w:p>
    <w:p w:rsidR="00000000" w:rsidDel="00000000" w:rsidP="00000000" w:rsidRDefault="00000000" w:rsidRPr="00000000" w14:paraId="000002CD">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G402 = Room G402; burst = one of the traffic scenarios (Section 4.2.2.5).</w:t>
      </w:r>
    </w:p>
    <w:p w:rsidR="00000000" w:rsidDel="00000000" w:rsidP="00000000" w:rsidRDefault="00000000" w:rsidRPr="00000000" w14:paraId="000002CE">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tree row includes the 2 victim boards and 4 bystander boards of the run that is not confirmed. One tree run, G402 with burst, has labelled windows for only 7 of its 8 boards, because board FE90 has no window with a phase label.</w:t>
      </w:r>
    </w:p>
    <w:p w:rsidR="00000000" w:rsidDel="00000000" w:rsidP="00000000" w:rsidRDefault="00000000" w:rsidRPr="00000000" w14:paraId="000002C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Five runs carry a note from the verifier or from the capture, and all five are kept in the dataset and in the pooled analyses (Table 6.3). In the tree run at G402 with highload, board B768 changed parent during the attack and moved between the victim class (94 s) and the bystander class, so the run is not confirmed; the attacker reports that it forwarded 0%, while its neighbours report 42%. In the tree run at G402 with burst, board FE90 has no window with a phase label in the analysed table, so the checks and the clustering run without it, and the verifier rates the gap as major, which makes the outcome of the run inconclusive. In the tree run at G402 with stationary traffic, board B768, a victim, has no attack windows after 28 s into the attack and no cooldown windows. In the partial-mesh run at G402 with highload, board ED80, a victim, has baseline windows for 266 of 300 s (88%), which is below the 95% that the verifier requires. In the partial-mesh run at Yuchengco with stationary traffic, the one victim has a baseline PDR of 0.734, so the 3-sigma test of PDR is not applied to this run, and the run is confirmed on the forwarding ratio of the attacker.</w:t>
      </w:r>
    </w:p>
    <w:p w:rsidR="00000000" w:rsidDel="00000000" w:rsidP="00000000" w:rsidRDefault="00000000" w:rsidRPr="00000000" w14:paraId="000002D0">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6.3 Runs Carrying a Note (provisional, 36 blackhole runs)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D1">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Run (topology, site, 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D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Note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G402, 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confirmed: board B768 moved between the victim and bystander classes.</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G402, 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Board FE90 has no phase label; the gap is rated major and the outcome is inconclusive.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G402, 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Victim B768 has no attack windows after 28 s and no cooldown windows.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 G402, 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Victim ED80 has baseline windows for 266 of 300 s (88%), below 95%.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 Yuchengco, 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Victim baseline PDR of 0.734, so the 3-sigma test of PDR is not applied.</w:t>
            </w:r>
          </w:p>
        </w:tc>
      </w:tr>
    </w:tbl>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2DF">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2E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3-sigma test = the check that an attack value lies at least three baseline standard deviations from the baseline mean (Section 4.2.7.1).</w:t>
      </w:r>
    </w:p>
    <w:p w:rsidR="00000000" w:rsidDel="00000000" w:rsidP="00000000" w:rsidRDefault="00000000" w:rsidRPr="00000000" w14:paraId="000002E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Gaps are graded minor or major by the verifier (deviation D-32, grading of missing boards); inconclusive = the outcome of the run cannot be judged, for example because a missing board cannot be placed.</w:t>
      </w:r>
    </w:p>
    <w:p w:rsidR="00000000" w:rsidDel="00000000" w:rsidP="00000000" w:rsidRDefault="00000000" w:rsidRPr="00000000" w14:paraId="000002E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Not confirmed = the verifier did not confirm the run, because the attack was not found or because the setup check failed (Table 6.2).</w:t>
      </w:r>
    </w:p>
    <w:p w:rsidR="00000000" w:rsidDel="00000000" w:rsidP="00000000" w:rsidRDefault="00000000" w:rsidRPr="00000000" w14:paraId="000002E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Victim class and bystander class = whether the path of a board to the root passes through the attacker in a given second (the terms are defined at the start of the chapter).</w:t>
      </w:r>
    </w:p>
    <w:p w:rsidR="00000000" w:rsidDel="00000000" w:rsidP="00000000" w:rsidRDefault="00000000" w:rsidRPr="00000000" w14:paraId="000002E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Changed parent = the board moved to another board as its parent.</w:t>
      </w:r>
    </w:p>
    <w:p w:rsidR="00000000" w:rsidDel="00000000" w:rsidP="00000000" w:rsidRDefault="00000000" w:rsidRPr="00000000" w14:paraId="000002E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Forwarding ratio = packets forwarded divided by packets received; the attacker reports its own, and its neighbours report it as they see it (NeighbourForwardingRatio, Table 6.5).</w:t>
      </w:r>
    </w:p>
    <w:p w:rsidR="00000000" w:rsidDel="00000000" w:rsidP="00000000" w:rsidRDefault="00000000" w:rsidRPr="00000000" w14:paraId="000002E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windows for 266 of 300 s = the board has windows for 266 of the 300 s of the baseline; the verifier asks for at least 95%.</w:t>
      </w:r>
    </w:p>
    <w:p w:rsidR="00000000" w:rsidDel="00000000" w:rsidP="00000000" w:rsidRDefault="00000000" w:rsidRPr="00000000" w14:paraId="000002E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Phase label = the mark of a window as baseline, attack or cooldown.</w:t>
      </w:r>
    </w:p>
    <w:p w:rsidR="00000000" w:rsidDel="00000000" w:rsidP="00000000" w:rsidRDefault="00000000" w:rsidRPr="00000000" w14:paraId="000002E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Board names such as FE90 = the last four hexadecimal digits of the MAC address of the board.</w:t>
      </w:r>
    </w:p>
    <w:p w:rsidR="00000000" w:rsidDel="00000000" w:rsidP="00000000" w:rsidRDefault="00000000" w:rsidRPr="00000000" w14:paraId="000002E9">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Highload, burst and stationary are traffic scenarios (Section 4.2.2.5).</w:t>
      </w:r>
    </w:p>
    <w:p w:rsidR="00000000" w:rsidDel="00000000" w:rsidP="00000000" w:rsidRDefault="00000000" w:rsidRPr="00000000" w14:paraId="000002EA">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tree at G402 with burst and with highload are the earlier captures. Both were captured again, and their re-analysed tables. With them, tree at G402 with burst passes with all 8 boards, tree at G402 with highload is confirmed but rated inconclusive because the role of one missing board cannot be determined, and the 36 runs hold 212,417 windows. Rerun the scripts, and update Tables 6.1 to 6.3 and every result below.]</w:t>
      </w:r>
    </w:p>
    <w:p w:rsidR="00000000" w:rsidDel="00000000" w:rsidP="00000000" w:rsidRDefault="00000000" w:rsidRPr="00000000" w14:paraId="000002E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dataset defines 16 features (Table 4.17). Table 6.4 gives, for each feature, its unit, a short description, the share of windows in which it has a value for the attacker and for the non-attacker nodes in the blackhole runs (over all 213,148 windows, including those not analysed), and its use in this chapter. The text after the table explains what each feature measures and why it is used or left out. The tunnel features exist only on the two ends of a wormhole, so they are empty in a blackhole run, and eight features can enter the clustering of non-attacker nodes (Section 6.4).</w:t>
      </w:r>
    </w:p>
    <w:p w:rsidR="00000000" w:rsidDel="00000000" w:rsidP="00000000" w:rsidRDefault="00000000" w:rsidRPr="00000000" w14:paraId="000002EC">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6.4 Features, Their Units and Their Use in the Blackhole Analysis (provisional, 36 blackhole runs)</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305"/>
        <w:gridCol w:w="1260"/>
        <w:gridCol w:w="2085"/>
        <w:gridCol w:w="2580"/>
        <w:tblGridChange w:id="0">
          <w:tblGrid>
            <w:gridCol w:w="2085"/>
            <w:gridCol w:w="1305"/>
            <w:gridCol w:w="1260"/>
            <w:gridCol w:w="2085"/>
            <w:gridCol w:w="2580"/>
          </w:tblGrid>
        </w:tblGridChange>
      </w:tblGrid>
      <w:tr>
        <w:trPr>
          <w:cantSplit w:val="0"/>
          <w:trHeight w:val="1410"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ED">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 (unit)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EE">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Attacker: windows with a value (%)</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EF">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Non-attacker nodes: windows with a value (%)</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F0">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it measures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2F1">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Use in this chapter</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ForwardingRatio (ratio, 0 to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Packets forwarded divided by packets received.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clustered; excluded by the leakage audit.</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IngressEgressDelta (packets per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Packets received minus packets forwarded.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clustered; excluded by the leakage audit.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RetryRate (ratio, 0 to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96.3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Share of send attempts that failed (application counters, 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clustered; means reported only (Tables 6.7 and 6.8).</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(ratio, 0 to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94.6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Share of a node’s probes that reached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and REDUCED.</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ParentSwitchRate (parent changes per second)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per second.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only; dropped from REDUCED (100% identical).</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HopChangeCount (count per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Changes of the node’s mesh layer (hop) in the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only; dropped from REDUCED (100% identical).</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HopStabilityDuration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Longest interval with the same layer and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only; dropped from REDUCED (99.4% identical).</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RSSI_mean (dBm)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99.1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Mean RSSI of the link to the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feature set.</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RSSI_var (dBm²)</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Variance of the RSSI samples in the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feature set.</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RSSI_stability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Longest interval with the RSSI within ±3 dBm of the window mean.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only; dropped from REDUCED (98.4% identical, 0.9 s).</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RSSI_Hop_Diff (dB)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97.8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Observed RSSI minus the baseline median RSSI at the node’s reported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feature set.</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 (ms per hop)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74.5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One-way delay of a probe per hop (D-2).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clustered; a missing value reveals the label.</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ConsistencyScore (ratio, 0 to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|ForwardingRatio − 1|.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clustered; excluded by the leakage audit.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TunnelIntensity (messages per second)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Messages sent through the tunnel by a tunnel end.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runs only.</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TunnelBytes (bytes per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Bytes sent through the tunnel in the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runs only.</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TunnelLatency (ms)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Arrival-delay difference between the two copies of one probe (D-3).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runs only; 442 stray values in six blackhole runs.</w:t>
            </w:r>
          </w:p>
        </w:tc>
      </w:tr>
    </w:tbl>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3">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344">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two percentage columns give the share of windows in which the feature has a value (a feature has no value when it is undefined, for example a ratio with nothing received).</w:t>
      </w:r>
    </w:p>
    <w:p w:rsidR="00000000" w:rsidDel="00000000" w:rsidP="00000000" w:rsidRDefault="00000000" w:rsidRPr="00000000" w14:paraId="0000034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Attacker = the board that drops the probes; non-attacker nodes = the child nodes other than the attacker (defined at the start of the chapter).</w:t>
      </w:r>
    </w:p>
    <w:p w:rsidR="00000000" w:rsidDel="00000000" w:rsidP="00000000" w:rsidRDefault="00000000" w:rsidRPr="00000000" w14:paraId="0000034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FULL and REDUCED are the feature sets of Table 6.9.</w:t>
      </w:r>
    </w:p>
    <w:p w:rsidR="00000000" w:rsidDel="00000000" w:rsidP="00000000" w:rsidRDefault="00000000" w:rsidRPr="00000000" w14:paraId="0000034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low-variance filter drops a feature when more than 90% of its values are identical.</w:t>
      </w:r>
    </w:p>
    <w:p w:rsidR="00000000" w:rsidDel="00000000" w:rsidP="00000000" w:rsidRDefault="00000000" w:rsidRPr="00000000" w14:paraId="0000034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Leakage audit = the check, in Section 6.2.3, of whether one feature alone gives the label away.</w:t>
      </w:r>
    </w:p>
    <w:p w:rsidR="00000000" w:rsidDel="00000000" w:rsidP="00000000" w:rsidRDefault="00000000" w:rsidRPr="00000000" w14:paraId="0000034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RSSI = received signal strength indicator; dBm = decibel-milliwatts; dB = decibels.</w:t>
      </w:r>
    </w:p>
    <w:p w:rsidR="00000000" w:rsidDel="00000000" w:rsidP="00000000" w:rsidRDefault="00000000" w:rsidRPr="00000000" w14:paraId="0000034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Relay counters = the counts of packets received, forwarded and dropped that every node keeps (D-12).</w:t>
      </w:r>
    </w:p>
    <w:p w:rsidR="00000000" w:rsidDel="00000000" w:rsidP="00000000" w:rsidRDefault="00000000" w:rsidRPr="00000000" w14:paraId="0000034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Parent change = a board moving to another board as its parent; hop = layer − 1 (Section 5.3).</w:t>
      </w:r>
    </w:p>
    <w:p w:rsidR="00000000" w:rsidDel="00000000" w:rsidP="00000000" w:rsidRDefault="00000000" w:rsidRPr="00000000" w14:paraId="0000034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Tunnel end = a board at one end of the wormhole tunnel (Node A or Node B).</w:t>
      </w:r>
    </w:p>
    <w:p w:rsidR="00000000" w:rsidDel="00000000" w:rsidP="00000000" w:rsidRDefault="00000000" w:rsidRPr="00000000" w14:paraId="0000034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Wormhole runs only = the feature is defined only in wormhole runs and is empty in the blackhole runs analysed here, except for 442 stray values of TunnelLatency.</w:t>
      </w:r>
    </w:p>
    <w:p w:rsidR="00000000" w:rsidDel="00000000" w:rsidP="00000000" w:rsidRDefault="00000000" w:rsidRPr="00000000" w14:paraId="0000034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Cross-layer feature = a feature that combines the physical link (signal strength) with the state of the mesh (layer).</w:t>
      </w:r>
    </w:p>
    <w:p w:rsidR="00000000" w:rsidDel="00000000" w:rsidP="00000000" w:rsidRDefault="00000000" w:rsidRPr="00000000" w14:paraId="0000034F">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rsidR="00000000" w:rsidDel="00000000" w:rsidP="00000000" w:rsidRDefault="00000000" w:rsidRPr="00000000" w14:paraId="00000350">
      <w:pPr>
        <w:spacing w:after="180" w:before="180" w:lineRule="auto"/>
        <w:rPr>
          <w:rFonts w:ascii="Times New Roman" w:cs="Times New Roman" w:eastAsia="Times New Roman" w:hAnsi="Times New Roman"/>
          <w:highlight w:val="yellow"/>
        </w:rPr>
      </w:pPr>
      <w:r w:rsidDel="00000000" w:rsidR="00000000" w:rsidRPr="00000000">
        <w:rPr>
          <w:rFonts w:ascii="Gungsuh" w:cs="Gungsuh" w:eastAsia="Gungsuh" w:hAnsi="Gungsuh"/>
          <w:highlight w:val="yellow"/>
          <w:rtl w:val="0"/>
        </w:rP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94.3% for the attacker and 36.9% for the non-attacker nodes.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audit excludes all three from the model inputs (Table 6.7), so none of them is used in the clustering of non-attacker nodes.</w:t>
      </w:r>
    </w:p>
    <w:p w:rsidR="00000000" w:rsidDel="00000000" w:rsidP="00000000" w:rsidRDefault="00000000" w:rsidRPr="00000000" w14:paraId="0000035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PDR is the share of the probes a node sent in the window that reached the root. It is the direct measure of delivery, which a blackhole is expected to reduce for the nodes behind it (Table 3.4), and it is used in the FULL and REDUCED feature sets. RetryRate is the share of send attempts that failed in the window, taken from application counters and not from the MAC layer (deviation D-15). These counters stay near zero in every phase, so RetryRate is not used in the clustering, and its means are reported only to test the prediction of Table 3.4 (Tables 6.7 and 6.8). LatencyHopRatio is the one-way delay of a probe divided by the number of hops (deviation D-2). It has no value when no probe is delivered, so that a missing value alone reveals the attack label (Section 6.2.3), and it is therefore not used in the clustering.</w:t>
      </w:r>
    </w:p>
    <w:p w:rsidR="00000000" w:rsidDel="00000000" w:rsidP="00000000" w:rsidRDefault="00000000" w:rsidRPr="00000000" w14:paraId="0000035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100%, 100% and 99.4% of the windows, respectively, have the same value (Table 6.9).</w:t>
      </w:r>
    </w:p>
    <w:p w:rsidR="00000000" w:rsidDel="00000000" w:rsidP="00000000" w:rsidRDefault="00000000" w:rsidRPr="00000000" w14:paraId="0000035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RSSI_stability is the longest interval in the window in which the RSSI stays within ±3 dBm of the window mean, and a short interval points to a fluctuating signal, for example from interference or a parent switch. RSSI_var and RSSI_stability are kept so that the clustering can show whether the attack disturbs the radio link.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and it is kept for the blackhole runs to show whether the mismatch also appears there. RSSI_mean, RSSI_var and RSSI_Hop_Diff are used in every feature set, whereas RSSI_stability is used in FULL only and dropped from REDUCED, because 98.4% of its windows have the same value (0.9 s) (Table 6.9).</w:t>
      </w:r>
    </w:p>
    <w:p w:rsidR="00000000" w:rsidDel="00000000" w:rsidP="00000000" w:rsidRDefault="00000000" w:rsidRPr="00000000" w14:paraId="0000035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three tunnel features exist only in wormhole runs and are empty in the blackhole runs, so they are not analysed here. TunnelIntensity is the number of messages per second that a tunnel end sends through the tunnel, TunnelBytes is the number of bytes sent through it in the window, and TunnelLatency is the difference in arrival delay between the two copies of one probe at the root (deviation D-3). TunnelLatency nevertheless holds 442 stray values in six blackhole runs, which are not interpreted (see the note below).</w:t>
      </w:r>
    </w:p>
    <w:p w:rsidR="00000000" w:rsidDel="00000000" w:rsidP="00000000" w:rsidRDefault="00000000" w:rsidRPr="00000000" w14:paraId="00000355">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TunnelLatency has a value in 442 non-attacker-node windows of six blackhole runs (435 in the baseline, 7 before it, none in an attack window), where no tunnel exists. Find the cause and clear or explain the values before the final run.]</w:t>
      </w:r>
    </w:p>
    <w:p w:rsidR="00000000" w:rsidDel="00000000" w:rsidP="00000000" w:rsidRDefault="00000000" w:rsidRPr="00000000" w14:paraId="00000356">
      <w:pPr>
        <w:spacing w:after="180" w:before="180" w:lineRule="auto"/>
        <w:rPr>
          <w:rFonts w:ascii="Times New Roman" w:cs="Times New Roman" w:eastAsia="Times New Roman" w:hAnsi="Times New Roman"/>
          <w:b w:val="1"/>
          <w:bCs w:val="1"/>
          <w:highlight w:val="cyan"/>
        </w:rPr>
      </w:pPr>
      <w:ins w:author="Miguel Sebastian Carlos" w:id="10" w:date="2026-10-23T20:27:17Z">
        <w:r w:rsidDel="00000000" w:rsidR="00000000" w:rsidRPr="00000000">
          <w:rPr>
            <w:rFonts w:ascii="Times New Roman" w:cs="Times New Roman" w:eastAsia="Times New Roman" w:hAnsi="Times New Roman"/>
            <w:b w:val="1"/>
            <w:bCs w:val="1"/>
            <w:highlight w:val="cyan"/>
            <w:rtl w:val="0"/>
            <w:rPrChange w:author="Miguel Sebastian Carlos" w:id="11" w:date="2026-10-23T20:27:17Z">
              <w:rPr>
                <w:rFonts w:ascii="Times New Roman" w:cs="Times New Roman" w:eastAsia="Times New Roman" w:hAnsi="Times New Roman"/>
                <w:b w:val="1"/>
                <w:bCs w:val="1"/>
                <w:highlight w:val="cyan"/>
              </w:rPr>
            </w:rPrChange>
          </w:rPr>
          <w:t xml:space="preserve">[INSERT HERE: Block B1 (Table 6.5 and its text) from the tab ‘Claude – new sections’.]</w:t>
        </w:r>
      </w:ins>
      <w:del w:author="Miguel Sebastian Carlos" w:id="10" w:date="2026-10-23T20:27:17Z">
        <w:r w:rsidDel="00000000" w:rsidR="00000000" w:rsidRPr="00000000">
          <w:rPr>
            <w:rFonts w:ascii="Times New Roman" w:cs="Times New Roman" w:eastAsia="Times New Roman" w:hAnsi="Times New Roman"/>
            <w:b w:val="1"/>
            <w:bCs w:val="1"/>
            <w:highlight w:val="cyan"/>
            <w:rtl w:val="0"/>
            <w:rPrChange w:author="Miguel Sebastian Carlos" w:id="11" w:date="2026-10-23T20:27:17Z">
              <w:rPr>
                <w:rFonts w:ascii="Times New Roman" w:cs="Times New Roman" w:eastAsia="Times New Roman" w:hAnsi="Times New Roman"/>
                <w:b w:val="1"/>
                <w:bCs w:val="1"/>
                <w:highlight w:val="cyan"/>
              </w:rPr>
            </w:rPrChange>
          </w:rPr>
          <w:delText xml:space="preserve">[PENDING: the final dataset once all 80 runs are captured: the runs by site, topology, scenario and attack against the plan (24 attack runs for each scenario, and 4 stationary, 3 highload and 1 burst benign runs), the wormhole runs, the benign runs, the runs lost or recaptured and why, and the windows kept and discarded. Tables 6.1 to 6.4 cover the blackhole runs only.]</w:delText>
        </w:r>
      </w:del>
      <w:r w:rsidDel="00000000" w:rsidR="00000000" w:rsidRPr="00000000">
        <w:rPr>
          <w:rtl w:val="0"/>
        </w:rPr>
      </w:r>
    </w:p>
    <w:p w:rsidR="00000000" w:rsidDel="00000000" w:rsidP="00000000" w:rsidRDefault="00000000" w:rsidRPr="00000000" w14:paraId="00000357">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z6kutqmlyt6c" w:id="10"/>
      <w:bookmarkEnd w:id="10"/>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6.2.</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Attack Validation Results</w:t>
      </w:r>
    </w:p>
    <w:p w:rsidR="00000000" w:rsidDel="00000000" w:rsidP="00000000" w:rsidRDefault="00000000" w:rsidRPr="00000000" w14:paraId="0000035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Validation has two parts, as set out in Chapter 4: a check of every run against its own schedule and setup, and a comparison with published studies. This section reports the first part for the blackhole and the single-feature audit. The comparison with published studies is in Section 6.5.</w:t>
      </w:r>
    </w:p>
    <w:p w:rsidR="00000000" w:rsidDel="00000000" w:rsidP="00000000" w:rsidRDefault="00000000" w:rsidRPr="00000000" w14:paraId="00000359">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ecrxkzun3qp" w:id="11"/>
      <w:bookmarkEnd w:id="11"/>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6.2.1.</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Blackhole: Forwarding Suppression</w:t>
      </w:r>
    </w:p>
    <w:p w:rsidR="00000000" w:rsidDel="00000000" w:rsidP="00000000" w:rsidRDefault="00000000" w:rsidRPr="00000000" w14:paraId="0000035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Every run has a known schedule, so the expected effect is stated before the data are read. The attacker’s own forwarding ratio is the direct record of the suppression. It is 1.000 to 1.004 in the baseline of every run and 0.000 to 0.007 during the attack, so between 0.0% and 0.7% of the probes received were forwarded by the attacker. Where the 3-sigma test of Chapter 4 gives a z-score, the attack value lies at least 22.9 baseline standard deviations from the baseline mean (median 115). In 14 runs the baseline never varied, so the z-score is undefined there. Table 6.5 lists the five checks of the verifier. Two are primary and decide the verdict, and three are support only.</w:t>
      </w:r>
    </w:p>
    <w:p w:rsidR="00000000" w:rsidDel="00000000" w:rsidP="00000000" w:rsidRDefault="00000000" w:rsidRPr="00000000" w14:paraId="0000035B">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6.5 Attack Checks of the Verifier over the 36 Blackhole Runs (provisional, 36 blackhole runs)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200"/>
        <w:gridCol w:w="1320"/>
        <w:gridCol w:w="4035"/>
        <w:tblGridChange w:id="0">
          <w:tblGrid>
            <w:gridCol w:w="2775"/>
            <w:gridCol w:w="1200"/>
            <w:gridCol w:w="1320"/>
            <w:gridCol w:w="4035"/>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5C">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Check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5D">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5E">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Passed (runs)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5F">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ForwardingRatio of the attacker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Primary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Baseline 1.000 to 1.004; attack 0.000 to 0.007.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of all non-attacker nodes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Primary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35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run excluded because of an unstable baseline.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ConsistencyScore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5 misses have z between 1.4 and 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5 misses have z between 0.4 and 2.9.</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NeighbourForwardingRatio of the attacker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 runs have no attack-phase values, and 1 run fails.</w:t>
            </w:r>
          </w:p>
        </w:tc>
      </w:tr>
    </w:tbl>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5">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376">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Primary checks decide the verdict of a run, and support checks do not.</w:t>
      </w:r>
    </w:p>
    <w:p w:rsidR="00000000" w:rsidDel="00000000" w:rsidP="00000000" w:rsidRDefault="00000000" w:rsidRPr="00000000" w14:paraId="0000037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Passed = runs that passed the check, out of the 36 blackhole runs.</w:t>
      </w:r>
    </w:p>
    <w:p w:rsidR="00000000" w:rsidDel="00000000" w:rsidP="00000000" w:rsidRDefault="00000000" w:rsidRPr="00000000" w14:paraId="0000037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z = the distance between the attack value and the baseline mean, in baseline standard deviations (the 3-sigma test).</w:t>
      </w:r>
    </w:p>
    <w:p w:rsidR="00000000" w:rsidDel="00000000" w:rsidP="00000000" w:rsidRDefault="00000000" w:rsidRPr="00000000" w14:paraId="0000037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Excluded = the test was not applied.</w:t>
      </w:r>
    </w:p>
    <w:p w:rsidR="00000000" w:rsidDel="00000000" w:rsidP="00000000" w:rsidRDefault="00000000" w:rsidRPr="00000000" w14:paraId="0000037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NeighbourForwardingRatio = the forwarding ratio of the attacker as reported by its neighbours.</w:t>
      </w:r>
    </w:p>
    <w:p w:rsidR="00000000" w:rsidDel="00000000" w:rsidP="00000000" w:rsidRDefault="00000000" w:rsidRPr="00000000" w14:paraId="0000037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ForwardingRatio = packets forwarded divided by packets received in the window; ConsistencyScore = the distance of the forwarding ratio from 1; IngressEgressDelta = packets received minus packets forwarded.</w:t>
      </w:r>
    </w:p>
    <w:p w:rsidR="00000000" w:rsidDel="00000000" w:rsidP="00000000" w:rsidRDefault="00000000" w:rsidRPr="00000000" w14:paraId="0000037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37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 = the mean plus or minus the standard deviation of the baseline.</w:t>
      </w:r>
    </w:p>
    <w:p w:rsidR="00000000" w:rsidDel="00000000" w:rsidP="00000000" w:rsidRDefault="00000000" w:rsidRPr="00000000" w14:paraId="0000037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Misses = runs that did not pass the check.</w:t>
      </w:r>
    </w:p>
    <w:p w:rsidR="00000000" w:rsidDel="00000000" w:rsidP="00000000" w:rsidRDefault="00000000" w:rsidRPr="00000000" w14:paraId="0000037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Setup check = the check, made by the verifier, that the topology and the roles were as planned and stayed so during the run.</w:t>
      </w:r>
    </w:p>
    <w:p w:rsidR="00000000" w:rsidDel="00000000" w:rsidP="00000000" w:rsidRDefault="00000000" w:rsidRPr="00000000" w14:paraId="00000380">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 the 300 s before the attack; attack = the phase in which the blackhole is on.</w:t>
      </w:r>
    </w:p>
    <w:p w:rsidR="00000000" w:rsidDel="00000000" w:rsidP="00000000" w:rsidRDefault="00000000" w:rsidRPr="00000000" w14:paraId="0000038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Of the five checks, the forwarding ratio of the attacker passed in all 36 runs, and the PDR of all non-attacker nodes in 35 of 36. The remaining run, partial mesh at Yuchengco with stationary traffic, is excluded from the PDR test because its baseline is unstable (0.930 ± 0.253), and the tree run at G402 with highload passes this test but fails the setup check. Each of the three support checks passed in 31 of the 36 runs. For ConsistencyScore, the 5 misses have z between 1.4 and 2.7, and for IngressEgressDelta they have z between 0.4 and 2.9. For NeighbourForwardingRatio of the attacker, 4 runs have no attack-phase values (partial mesh at the DLSU Library with highload, at G402 with highload and at Yuchengco with stationary traffic, and tree at the DLSU Library with burst), and 1 run fails (tree at G402 with highload).</w:t>
      </w:r>
    </w:p>
    <w:p w:rsidR="00000000" w:rsidDel="00000000" w:rsidP="00000000" w:rsidRDefault="00000000" w:rsidRPr="00000000" w14:paraId="00000382">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verifier confirmed the blackhole in 35 of the 36 runs, in every topology, at every site and in all three scenarios (Table 6.2). The 36th run, tree at G402 with highload, fails the setup check and not the attack signature: board B768 changed parent during the attack and moved between the victim and bystander classes, so the run is reported as not confirmed (Table 6.3).</w:t>
      </w:r>
    </w:p>
    <w:p w:rsidR="00000000" w:rsidDel="00000000" w:rsidP="00000000" w:rsidRDefault="00000000" w:rsidRPr="00000000" w14:paraId="0000038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has no recovery data (Table 6.6). The mean PDR of the victims is 0.998 in the baseline and 0.000 in the attack phase of every valid run. The bystanders stay at 1.000 during the attack (0.996 in the baseline).</w:t>
      </w:r>
    </w:p>
    <w:p w:rsidR="00000000" w:rsidDel="00000000" w:rsidP="00000000" w:rsidRDefault="00000000" w:rsidRPr="00000000" w14:paraId="00000384">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6.6 Collapse and Recovery of Delivery in the Victim Boards of the 35 Valid Runs (provisional, 36 blackhole runs)</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395"/>
        <w:gridCol w:w="2475"/>
        <w:gridCol w:w="1770"/>
        <w:gridCol w:w="2055"/>
        <w:tblGridChange w:id="0">
          <w:tblGrid>
            <w:gridCol w:w="1635"/>
            <w:gridCol w:w="1395"/>
            <w:gridCol w:w="2475"/>
            <w:gridCol w:w="1770"/>
            <w:gridCol w:w="2055"/>
          </w:tblGrid>
        </w:tblGridChange>
      </w:tblGrid>
      <w:tr>
        <w:trPr>
          <w:cantSplit w:val="0"/>
          <w:trHeight w:val="750"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85">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Topology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86">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Victim boards (count)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8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PDR below 0.5: median (max), s after the attack starts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8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Boards with recovery data (count)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8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PDR above 0.5 again: median (max), s after the attack ends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123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 (3)</w:t>
            </w:r>
          </w:p>
        </w:tc>
      </w:tr>
    </w:tbl>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4">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3A5">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Each time is counted in seconds from the start (or the end) of the attack phase.</w:t>
      </w:r>
    </w:p>
    <w:p w:rsidR="00000000" w:rsidDel="00000000" w:rsidP="00000000" w:rsidRDefault="00000000" w:rsidRPr="00000000" w14:paraId="000003A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Median (max) = the middle value and the largest value over the victim boards of that topology.</w:t>
      </w:r>
    </w:p>
    <w:p w:rsidR="00000000" w:rsidDel="00000000" w:rsidP="00000000" w:rsidRDefault="00000000" w:rsidRPr="00000000" w14:paraId="000003A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 victim board that went silent has no recovery time.</w:t>
      </w:r>
    </w:p>
    <w:p w:rsidR="00000000" w:rsidDel="00000000" w:rsidP="00000000" w:rsidRDefault="00000000" w:rsidRPr="00000000" w14:paraId="000003A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Valid runs = the 35 runs that the verifier confirmed (Table 6.2).</w:t>
      </w:r>
    </w:p>
    <w:p w:rsidR="00000000" w:rsidDel="00000000" w:rsidP="00000000" w:rsidRDefault="00000000" w:rsidRPr="00000000" w14:paraId="000003A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Collapse = the time from the start of the attack until the PDR of a victim board falls below 0.5; recovery = the time from the end of the attack until it rises above 0.5 again.</w:t>
      </w:r>
    </w:p>
    <w:p w:rsidR="00000000" w:rsidDel="00000000" w:rsidP="00000000" w:rsidRDefault="00000000" w:rsidRPr="00000000" w14:paraId="000003A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3AB">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Boards with recovery data = the victim boards for which a recovery time exists.</w:t>
      </w:r>
    </w:p>
    <w:p w:rsidR="00000000" w:rsidDel="00000000" w:rsidP="00000000" w:rsidRDefault="00000000" w:rsidRPr="00000000" w14:paraId="000003AC">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Figure 6.1 shows the mean PDR of the victims in the attack phase of each of the 36 runs. It is 0.00 in 35 runs. The exception is tree at G402 with highload (0.39), the run that fails the setup check. The two hatched cells, marked REDO, are the earlier captures of tree at G402 that are to be replaced (Section 6.1). Figure 6.2 follows the PDR over the run for each topology, and Figure 6.3 shows the forwarding ratio of the attacker, which falls from about 1 to about 0 for the 180 s of the attack, and recovers when the attack ends.</w:t>
      </w:r>
    </w:p>
    <w:p w:rsidR="00000000" w:rsidDel="00000000" w:rsidP="00000000" w:rsidRDefault="00000000" w:rsidRPr="00000000" w14:paraId="000003AD">
      <w:pPr>
        <w:spacing w:before="12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3187700"/>
            <wp:effectExtent b="0" l="0" r="0" t="0"/>
            <wp:docPr descr="Grid of 36 cells, one for each run (topology, site and scenario), coloured by the mean PDR of the victim boards in the attack phase. All cells are 0.00 except tree at G402 with highload, 0.39. The two hatched cells are marked REDO." id="6" name="image1.jpg"/>
            <a:graphic>
              <a:graphicData uri="http://schemas.openxmlformats.org/drawingml/2006/picture">
                <pic:pic>
                  <pic:nvPicPr>
                    <pic:cNvPr descr="Grid of 36 cells, one for each run (topology, site and scenario), coloured by the mean PDR of the victim boards in the attack phase. All cells are 0.00 except tree at G402 with highload, 0.39. The two hatched cells are marked REDO." id="0" name="image1.jp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gj0zu7apl8aq" w:id="12"/>
      <w:bookmarkEnd w:id="12"/>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6.1 Mean PDR of the Victim Boards in the Attack Phase, for Each of the 36 Runs. REDO Marks the Two Earlier Captures to Be Replaced (provisional, 36 blackhole runs)</w:t>
      </w:r>
    </w:p>
    <w:p w:rsidR="00000000" w:rsidDel="00000000" w:rsidP="00000000" w:rsidRDefault="00000000" w:rsidRPr="00000000" w14:paraId="000003AF">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6.1, each rectangle is one run. The panels are the topologies, the rows are the sites and the columns are the scenarios. The colour and the number give the mean PDR (ratio, 0 to 1) of the victim boards during the attack phase, where 0 means that no probe from them reached the root. Hatched cells marked REDO are the two earlier captures of tree at G402 that are to be replaced (Section 6.1).</w:t>
      </w:r>
    </w:p>
    <w:p w:rsidR="00000000" w:rsidDel="00000000" w:rsidP="00000000" w:rsidRDefault="00000000" w:rsidRPr="00000000" w14:paraId="000003B0">
      <w:pPr>
        <w:spacing w:before="120" w:lineRule="auto"/>
        <w:jc w:val="center"/>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Pr>
        <w:drawing>
          <wp:inline distB="114300" distT="114300" distL="114300" distR="114300">
            <wp:extent cx="5943600" cy="3835400"/>
            <wp:effectExtent b="0" l="0" r="0" t="0"/>
            <wp:docPr descr="Four panels, one for each topology, of PDR against seconds from the attack start. The line for the victims falls from 1 to 0 at the start of the attack and returns to 1 at its end. The line for the bystanders stays at 1." id="2" name="image3.jpg"/>
            <a:graphic>
              <a:graphicData uri="http://schemas.openxmlformats.org/drawingml/2006/picture">
                <pic:pic>
                  <pic:nvPicPr>
                    <pic:cNvPr descr="Four panels, one for each topology, of PDR against seconds from the attack start. The line for the victims falls from 1 to 0 at the start of the attack and returns to 1 at its end. The line for the bystanders stays at 1." id="0" name="image3.jp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51q02ni5fiu9" w:id="13"/>
      <w:bookmarkEnd w:id="13"/>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6.2 PDR of the Victim and Bystander Boards over the Run, by Topology (provisional, 36 blackhole runs)</w:t>
      </w:r>
    </w:p>
    <w:p w:rsidR="00000000" w:rsidDel="00000000" w:rsidP="00000000" w:rsidRDefault="00000000" w:rsidRPr="00000000" w14:paraId="000003B2">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6.2, the horizontal axis is time in seconds from the start of the attack (0 s = start, 180 s = end, negative values = baseline), and the vertical axis is the PDR, the share of probes that reached the root (ratio, 0 to 1), as a 5 s moving average. The red line shows the victims and the blue line the bystanders, with a band from the 10th to the 90th percentile of the windows. The star has no bystanders. The shaded area is the attack phase.</w:t>
      </w:r>
    </w:p>
    <w:p w:rsidR="00000000" w:rsidDel="00000000" w:rsidP="00000000" w:rsidRDefault="00000000" w:rsidRPr="00000000" w14:paraId="000003B3">
      <w:pPr>
        <w:spacing w:before="120" w:lineRule="auto"/>
        <w:jc w:val="center"/>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Pr>
        <w:drawing>
          <wp:inline distB="114300" distT="114300" distL="114300" distR="114300">
            <wp:extent cx="5943600" cy="2425700"/>
            <wp:effectExtent b="0" l="0" r="0" t="0"/>
            <wp:docPr descr="Left: attacker forwarding ratio against seconds from the attack start for four topologies, about 1 before and after and 0 during the attack. Right: histogram of the ratio per window, with baseline at 1 and attack at 0 and no overlap." id="11" name="image8.jpg"/>
            <a:graphic>
              <a:graphicData uri="http://schemas.openxmlformats.org/drawingml/2006/picture">
                <pic:pic>
                  <pic:nvPicPr>
                    <pic:cNvPr descr="Left: attacker forwarding ratio against seconds from the attack start for four topologies, about 1 before and after and 0 during the attack. Right: histogram of the ratio per window, with baseline at 1 and attack at 0 and no overlap." id="0" name="image8.jp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3nxss8jha1su" w:id="14"/>
      <w:bookmarkEnd w:id="14"/>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6.3 Forwarding Ratio of the Attacker over the Run (Left) and in Each One-Second Window (Right) (provisional, 36 blackhole runs)</w:t>
      </w:r>
    </w:p>
    <w:p w:rsidR="00000000" w:rsidDel="00000000" w:rsidP="00000000" w:rsidRDefault="00000000" w:rsidRPr="00000000" w14:paraId="000003B5">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one-second windows of a phase whose forwarding ratio lies in that range, as a share of the windows of the phase (%). Values above 1.5 are drawn at 1.5.</w:t>
      </w:r>
    </w:p>
    <w:p w:rsidR="00000000" w:rsidDel="00000000" w:rsidP="00000000" w:rsidRDefault="00000000" w:rsidRPr="00000000" w14:paraId="000003B6">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9mz868knnlxa" w:id="15"/>
      <w:bookmarkEnd w:id="15"/>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6.2.2.</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Wormhole: Tunnel Replay</w:t>
      </w:r>
    </w:p>
    <w:p w:rsidR="00000000" w:rsidDel="00000000" w:rsidP="00000000" w:rsidRDefault="00000000" w:rsidRPr="00000000" w14:paraId="000003B7">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the wormhole evidence for all 36 wormhole runs: the setup check (the entry end deeper than the exit end, and the tunnel carrying the probes), the result of the 3-sigma test for the features that can be tested, the cells that could not be tested and why, and the hops skipped (Section 4.2.2). Nine wormhole runs are captured so far, all on the linear topology. The star, tree and partial-mesh cells are open.]</w:t>
      </w:r>
    </w:p>
    <w:p w:rsidR="00000000" w:rsidDel="00000000" w:rsidP="00000000" w:rsidRDefault="00000000" w:rsidRPr="00000000" w14:paraId="000003B8">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umgxnsrqw6g9" w:id="16"/>
      <w:bookmarkEnd w:id="16"/>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6.2.3.</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Single-Feature Audit</w:t>
      </w:r>
    </w:p>
    <w:p w:rsidR="00000000" w:rsidDel="00000000" w:rsidP="00000000" w:rsidRDefault="00000000" w:rsidRPr="00000000" w14:paraId="000003B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(Table 6.7). The accuracy is compared with the majority rate, the accuracy of a rule that always answers with the larger class (70.0% here, because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w:t>
      </w:r>
    </w:p>
    <w:p w:rsidR="00000000" w:rsidDel="00000000" w:rsidP="00000000" w:rsidRDefault="00000000" w:rsidRPr="00000000" w14:paraId="000003BA">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6.7 Best Single-Threshold Accuracy of Each Feature (%) (provisional, 36 blackhole runs)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770"/>
        <w:gridCol w:w="1830"/>
        <w:gridCol w:w="1800"/>
        <w:tblGridChange w:id="0">
          <w:tblGrid>
            <w:gridCol w:w="3960"/>
            <w:gridCol w:w="1770"/>
            <w:gridCol w:w="1830"/>
            <w:gridCol w:w="180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BB">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BC">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All child nodes (%)</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BD">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Non-attacker nodes (%)</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BE">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Victims only (%)</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87.1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87.1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99.7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84.6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84.6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99.8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ForwardingRatio, ConsistencyScore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69.8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73.7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69.9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73.1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69.9</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RSSI_mean, RSSI_var, RSSI_stability, RSSI_Hop_Diff, ParentSwitchRate, HopChangeCount, HopStabilityDuration (highest of the seven)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 clock: raw board clock (window_start) / aligned (t_anchor_s)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70.2 / 80.2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70.3 / 80.2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70.2 / 80.0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Majority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69.9</w:t>
            </w:r>
          </w:p>
        </w:tc>
      </w:tr>
    </w:tbl>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0">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3E1">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Accuracy (%) = the share of windows labelled correctly by the best single threshold on the feature.</w:t>
      </w:r>
    </w:p>
    <w:p w:rsidR="00000000" w:rsidDel="00000000" w:rsidP="00000000" w:rsidRDefault="00000000" w:rsidRPr="00000000" w14:paraId="000003E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Best single threshold = the cut-off value on one feature that labels the largest number of windows correctly.</w:t>
      </w:r>
    </w:p>
    <w:p w:rsidR="00000000" w:rsidDel="00000000" w:rsidP="00000000" w:rsidRDefault="00000000" w:rsidRPr="00000000" w14:paraId="000003E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Majority rate = the accuracy of always answering with the larger class; a value at this rate means that the feature alone says nothing about the label.</w:t>
      </w:r>
    </w:p>
    <w:p w:rsidR="00000000" w:rsidDel="00000000" w:rsidP="00000000" w:rsidRDefault="00000000" w:rsidRPr="00000000" w14:paraId="000003E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All child nodes = the 7 boards other than the root in each run (the attacker and the 6 non-attacker nodes); non-attacker nodes = the 6 boards that are neither the root nor the attacker; victims only = the non-attacker nodes behind the attacker.</w:t>
      </w:r>
    </w:p>
    <w:p w:rsidR="00000000" w:rsidDel="00000000" w:rsidP="00000000" w:rsidRDefault="00000000" w:rsidRPr="00000000" w14:paraId="000003E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run clock is the position of a window in the run; it is not a feature and is tested only to show how much the fixed phase schedule gives away.</w:t>
      </w:r>
    </w:p>
    <w:p w:rsidR="00000000" w:rsidDel="00000000" w:rsidP="00000000" w:rsidRDefault="00000000" w:rsidRPr="00000000" w14:paraId="000003E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Raw board clock (window_start) = the time on the clock of each board, which starts when that board starts; aligned clock (t_anchor_s) = the position of a window in the run on a time axis that the boards of one run share.</w:t>
      </w:r>
    </w:p>
    <w:p w:rsidR="00000000" w:rsidDel="00000000" w:rsidP="00000000" w:rsidRDefault="00000000" w:rsidRPr="00000000" w14:paraId="000003E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Highest of the seven = the best accuracy among the seven features named in the row.</w:t>
      </w:r>
    </w:p>
    <w:p w:rsidR="00000000" w:rsidDel="00000000" w:rsidP="00000000" w:rsidRDefault="00000000" w:rsidRPr="00000000" w14:paraId="000003E8">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Features are defined in Table 6.4.</w:t>
      </w:r>
    </w:p>
    <w:p w:rsidR="00000000" w:rsidDel="00000000" w:rsidP="00000000" w:rsidRDefault="00000000" w:rsidRPr="00000000" w14:paraId="000003E9">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On the victims, one feature alone decides the label: PDR reaches 99.7% and LatencyHopRatio 99.8%, against a majority rate of 69.9%, and every other feature stays at the majority rate. This is expected for a blackhole, which drops every packet for the whole attack window, so a complete collapse of delivery is separable by construction. LatencyHopRatio decides the label mainly because it is undefined when nothing is delivered. Whether it is missing predicts the label with 99.0% accuracy on victims, and it is missing in 99.5% of their attack windows. For that reason it is kept out of the clustering. The aligned run clock alone gives 80.0%, about 10 percentage points above the majority rate, because every run follows the same phase schedule and one cut can remove the end of the run. It cannot isolate a window in the middle of the run, and it is kept out of the model inputs. The raw board clock gives 70.2%, because the boards start at different times. For all child nodes and for the non-attacker nodes the same two features reach only 87.1% and 84.6%, because the bystanders carry the attack label but behave as normal nodes (Section 6.4.3). Figure 6.4 shows the audit for the three groups of nodes.</w:t>
      </w:r>
    </w:p>
    <w:p w:rsidR="00000000" w:rsidDel="00000000" w:rsidP="00000000" w:rsidRDefault="00000000" w:rsidRPr="00000000" w14:paraId="000003EA">
      <w:pPr>
        <w:spacing w:before="12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2806700"/>
            <wp:effectExtent b="0" l="0" r="0" t="0"/>
            <wp:docPr descr="Three bar charts of single-feature accuracy against the majority rate. For the victims, only PDR and LatencyHopRatio exceed 99%. All other features sit at the majority rate of about 70%." id="9" name="image7.jpg"/>
            <a:graphic>
              <a:graphicData uri="http://schemas.openxmlformats.org/drawingml/2006/picture">
                <pic:pic>
                  <pic:nvPicPr>
                    <pic:cNvPr descr="Three bar charts of single-feature accuracy against the majority rate. For the victims, only PDR and LatencyHopRatio exceed 99%. All other features sit at the majority rate of about 70%." id="0" name="image7.jp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kajji330y3q7" w:id="17"/>
      <w:bookmarkEnd w:id="17"/>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6.4 Best Single-Threshold Accuracy of Each Feature for Three Groups of Nodes (provisional, 36 blackhole runs)</w:t>
      </w:r>
    </w:p>
    <w:p w:rsidR="00000000" w:rsidDel="00000000" w:rsidP="00000000" w:rsidRDefault="00000000" w:rsidRPr="00000000" w14:paraId="000003EC">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6.4, each bar is the accuracy (%) of the best single threshold on one feature in telling attack windows from normal windows. The dashed line is the majority rate, 70.0% (69.9% for the victims), which is the accuracy of always answering “normal”. A bar that ends at the dashed line means that the feature alone says nothing about the label, and a bar that goes beyond it means that the feature alone separates the windows to that degree. Red bars are analysed features that decide the label alone (above 90%), blue bars are the other analysed features, and grey bars are features excluded from the model inputs (Table 6.4). The left panel covers the 7 child nodes of each run (the attacker and the 6 non-attacker nodes), the middle panel the 6 non-attacker nodes (all boards except the root and the attacker), and the right panel the non-attacker nodes behind the attacker.</w:t>
      </w:r>
    </w:p>
    <w:p w:rsidR="00000000" w:rsidDel="00000000" w:rsidP="00000000" w:rsidRDefault="00000000" w:rsidRPr="00000000" w14:paraId="000003ED">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pzylox62gafl" w:id="18"/>
      <w:bookmarkEnd w:id="18"/>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6.2.4.</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Predictions Tested and Not Observed</w:t>
      </w:r>
    </w:p>
    <w:p w:rsidR="00000000" w:rsidDel="00000000" w:rsidP="00000000" w:rsidRDefault="00000000" w:rsidRPr="00000000" w14:paraId="000003E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rsidR="00000000" w:rsidDel="00000000" w:rsidP="00000000" w:rsidRDefault="00000000" w:rsidRPr="00000000" w14:paraId="000003EF">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prediction was not observed. The retry rate of the victims (the share of send attempts that failed, from application counters, deviation D-15) was 0.0015 in the baseline, 0.0006 in the attack and 0.0004 in the cooldown, so it did not rise during the attack.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0.00005 in the baseline and 0.00018 in the attack (Cohen’s d = 0.01). Table 3.4 is kept as it was written at proposal time, before any capture. The result is that an application-layer blackhole removes the delivery of the probes and leaves the link layer and the routing tree as they were.</w:t>
      </w:r>
    </w:p>
    <w:p w:rsidR="00000000" w:rsidDel="00000000" w:rsidP="00000000" w:rsidRDefault="00000000" w:rsidRPr="00000000" w14:paraId="000003F0">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the predictions tested for the wormhole (Table 3.5), once the wormhole runs are analysed.]</w:t>
      </w:r>
    </w:p>
    <w:p w:rsidR="00000000" w:rsidDel="00000000" w:rsidP="00000000" w:rsidRDefault="00000000" w:rsidRPr="00000000" w14:paraId="000003F1">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xp3qtamlj187" w:id="19"/>
      <w:bookmarkEnd w:id="19"/>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6.2.5.</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Cells That Could Not Be Fully Tested</w:t>
      </w:r>
    </w:p>
    <w:p w:rsidR="00000000" w:rsidDel="00000000" w:rsidP="00000000" w:rsidRDefault="00000000" w:rsidRPr="00000000" w14:paraId="000003F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Partial mesh at Yuchengco with stationary traffic could not be tested on PDR, because its baseline is unstable, and it is confirmed on the attacker’s forwarding ratio. Tree at G402 with highload fails the setup check. Four runs have no attack-phase values of the NeighbourForwardingRatio (Table 6.5), so that support check was not run for them. The wormhole cells are open (Section 6.2.2).</w:t>
      </w:r>
    </w:p>
    <w:p w:rsidR="00000000" w:rsidDel="00000000" w:rsidP="00000000" w:rsidRDefault="00000000" w:rsidRPr="00000000" w14:paraId="000003F3">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e5yj27xp86x" w:id="20"/>
      <w:bookmarkEnd w:id="20"/>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6.3.</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EDA Results</w:t>
      </w:r>
    </w:p>
    <w:p w:rsidR="00000000" w:rsidDel="00000000" w:rsidP="00000000" w:rsidRDefault="00000000" w:rsidRPr="00000000" w14:paraId="000003F4">
      <w:pPr>
        <w:spacing w:after="180" w:before="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Exploratory analysis describes the structure of the data. It states no detection result. A difference described in this section is a difference between tables and pictures, and it is not a classifier. Table 6.8 compares the baseline and the attack phase. For each feature it gives the mean in each phase and Cohen’s d, for the victims and for the bystanders. Cohen’s d is the difference between the two phase means divided by the root mean square of the two standard deviations. It expresses the shift in units of spread: d = 1 means that the mean moved by one standard deviation, d = −16.6 means a shift of 16.6 standard deviations downwards, and a value near 0 means that the feature did not change. The sign gives the direction, and a negative value means a lower mean in the attack.</w:t>
      </w:r>
    </w:p>
    <w:p w:rsidR="00000000" w:rsidDel="00000000" w:rsidP="00000000" w:rsidRDefault="00000000" w:rsidRPr="00000000" w14:paraId="000003F5">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6.8 Feature Means in the Baseline and the Attack Phase, and Cohen’s d (provisional, 36 blackhole runs)</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040"/>
        <w:gridCol w:w="1140"/>
        <w:gridCol w:w="2160"/>
        <w:gridCol w:w="1305"/>
        <w:tblGridChange w:id="0">
          <w:tblGrid>
            <w:gridCol w:w="2700"/>
            <w:gridCol w:w="2040"/>
            <w:gridCol w:w="1140"/>
            <w:gridCol w:w="2160"/>
            <w:gridCol w:w="1305"/>
          </w:tblGrid>
        </w:tblGridChange>
      </w:tblGrid>
      <w:tr>
        <w:trPr>
          <w:cantSplit w:val="0"/>
          <w:trHeight w:val="750"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F6">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 (unit)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F7">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Cardo" w:cs="Cardo" w:eastAsia="Cardo" w:hAnsi="Cardo"/>
                <w:b w:val="1"/>
                <w:bCs w:val="1"/>
                <w:sz w:val="19"/>
                <w:szCs w:val="19"/>
                <w:highlight w:val="yellow"/>
                <w:rtl w:val="0"/>
              </w:rPr>
              <w:t xml:space="preserve">Victims: mean in the baseline → in the attack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F8">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 (no unit)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F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Cardo" w:cs="Cardo" w:eastAsia="Cardo" w:hAnsi="Cardo"/>
                <w:b w:val="1"/>
                <w:bCs w:val="1"/>
                <w:sz w:val="19"/>
                <w:szCs w:val="19"/>
                <w:highlight w:val="yellow"/>
                <w:rtl w:val="0"/>
              </w:rPr>
              <w:t xml:space="preserve">Bystanders: mean in the baseline → in the attack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3F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 (no unit)</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0.998 → 0.005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−16.55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0.996 → 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RSSI_mean (dBm)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−74.7 → −74.9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−72.4 → −72.6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RSSI_var (dBm²)</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0.421 → 0.307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0.323 → 0.191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RSSI_stability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0.894 → 0.896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0.895 → 0.898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RSSI_Hop_Diff (dB)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3.21 → 3.35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3.99 → 4.02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ParentSwitchRate (parent changes per s), HopChangeCount (count per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0.00005 → 0.00018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0.00000 → 0.00000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variation</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HopStabilityDuration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1.000 → 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0.999 → 0.999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0.01</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IngressEgressDelta (packets per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0.019 → 0.015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0.033 → 0.021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RetryRate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0.0015 → 0.0006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0.0000 → 0.0000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variation</w:t>
            </w:r>
          </w:p>
        </w:tc>
      </w:tr>
    </w:tbl>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9">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42A">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arrow separates the mean in the baseline phase from the mean in the attack phase.</w:t>
      </w:r>
    </w:p>
    <w:p w:rsidR="00000000" w:rsidDel="00000000" w:rsidP="00000000" w:rsidRDefault="00000000" w:rsidRPr="00000000" w14:paraId="0000042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 = Cohen’s d, the shift of the mean in units of the root mean square of the two standard deviations (no unit).</w:t>
      </w:r>
    </w:p>
    <w:p w:rsidR="00000000" w:rsidDel="00000000" w:rsidP="00000000" w:rsidRDefault="00000000" w:rsidRPr="00000000" w14:paraId="0000042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 = the size of d without its sign; by the convention of Cohen, 0.2 is small, 0.5 medium and 0.8 large.</w:t>
      </w:r>
    </w:p>
    <w:p w:rsidR="00000000" w:rsidDel="00000000" w:rsidP="00000000" w:rsidRDefault="00000000" w:rsidRPr="00000000" w14:paraId="0000042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No variation = the feature has the same value in every window, so d is undefined.</w:t>
      </w:r>
    </w:p>
    <w:p w:rsidR="00000000" w:rsidDel="00000000" w:rsidP="00000000" w:rsidRDefault="00000000" w:rsidRPr="00000000" w14:paraId="0000042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Victims and bystanders are defined at the start of the chapter.</w:t>
      </w:r>
    </w:p>
    <w:p w:rsidR="00000000" w:rsidDel="00000000" w:rsidP="00000000" w:rsidRDefault="00000000" w:rsidRPr="00000000" w14:paraId="0000042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Baseline = the 300 s before the attack; attack = the phase in which the blackhole is on.</w:t>
      </w:r>
    </w:p>
    <w:p w:rsidR="00000000" w:rsidDel="00000000" w:rsidP="00000000" w:rsidRDefault="00000000" w:rsidRPr="00000000" w14:paraId="00000430">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What each feature measures is given in Table 6.4.</w:t>
      </w:r>
    </w:p>
    <w:p w:rsidR="00000000" w:rsidDel="00000000" w:rsidP="00000000" w:rsidRDefault="00000000" w:rsidRPr="00000000" w14:paraId="00000431">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Table 6.13 (Section 6.5.2) sets these values beside published studies and gives, for each one, the protocol and the device that the published study used and the reason for any difference.</w:t>
      </w:r>
    </w:p>
    <w:p w:rsidR="00000000" w:rsidDel="00000000" w:rsidP="00000000" w:rsidRDefault="00000000" w:rsidRPr="00000000" w14:paraId="00000432">
      <w:pPr>
        <w:spacing w:after="180" w:before="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Only the delivery ratio moves, and only on the victims (d = −16.6). Every other feature changes by less than a tenth of a standard deviation, on the victims and on the bystanders alike. The PDR row for the victims includes the run that is not confirmed, so its attack mean is 0.005, and without it the mean is 0.000. Figure 6.5 shows the same comparison as box plots. In five of the ten panels at least 98% of the windows hold one value, so the box collapses to a single line in all four groups: IngressEgressDelta, RSSI_stability, ParentSwitchRate, HopChangeCount and HopStabilityDuration. The PDR box of the victims drops from 1 to 0, and no other panel shows a shift of that size. LatencyHopRatio is missing in 99.5% of the attack windows of the victims, so its box for that group describes a small remainder.</w:t>
      </w:r>
    </w:p>
    <w:p w:rsidR="00000000" w:rsidDel="00000000" w:rsidP="00000000" w:rsidRDefault="00000000" w:rsidRPr="00000000" w14:paraId="00000433">
      <w:pPr>
        <w:spacing w:before="120" w:lineRule="auto"/>
        <w:jc w:val="center"/>
        <w:rPr>
          <w:rFonts w:ascii="Gungsuh" w:cs="Gungsuh" w:eastAsia="Gungsuh" w:hAnsi="Gungsuh"/>
          <w:highlight w:val="yellow"/>
        </w:rPr>
      </w:pPr>
      <w:r w:rsidDel="00000000" w:rsidR="00000000" w:rsidRPr="00000000">
        <w:rPr>
          <w:rFonts w:ascii="Gungsuh" w:cs="Gungsuh" w:eastAsia="Gungsuh" w:hAnsi="Gungsuh"/>
          <w:highlight w:val="yellow"/>
        </w:rPr>
        <w:drawing>
          <wp:inline distB="114300" distT="114300" distL="114300" distR="114300">
            <wp:extent cx="5943600" cy="4978400"/>
            <wp:effectExtent b="0" l="0" r="0" t="0"/>
            <wp:docPr descr="Ten box plots, one for each feature, with four boxes each: bystanders in the baseline and in the attack, and victims in the baseline and in the attack. Only the PDR of the victims in the attack differs." id="7" name="image4.jpg"/>
            <a:graphic>
              <a:graphicData uri="http://schemas.openxmlformats.org/drawingml/2006/picture">
                <pic:pic>
                  <pic:nvPicPr>
                    <pic:cNvPr descr="Ten box plots, one for each feature, with four boxes each: bystanders in the baseline and in the attack, and victims in the baseline and in the attack. Only the PDR of the victims in the attack differs." id="0" name="image4.jpg"/>
                    <pic:cNvPicPr preferRelativeResize="0"/>
                  </pic:nvPicPr>
                  <pic:blipFill>
                    <a:blip r:embed="rId10"/>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qhuin6lvziu1" w:id="21"/>
      <w:bookmarkEnd w:id="21"/>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6.5 Feature Distributions by Phase for the Victims and the Bystanders (provisional, 36 blackhole runs)</w:t>
      </w:r>
    </w:p>
    <w:p w:rsidR="00000000" w:rsidDel="00000000" w:rsidP="00000000" w:rsidRDefault="00000000" w:rsidRPr="00000000" w14:paraId="00000435">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Figure 6.5 has one panel for each feature, with its unit in the title. A box spans the middle half of the windows (25th to 75th percentile) with the median as a black line, and the whiskers reach up to 1.5 times that range; outliers are not drawn. Light blue and light red boxes are the bystanders in the baseline and in the attack, and dark blue and dark red boxes are the victims in the baseline and in the attack. A panel with a single line and a text label has the same value in nearly all windows. LatencyHopRatio is drawn as log10 of (1 + value) because its values are skewed.</w:t>
      </w:r>
    </w:p>
    <w:p w:rsidR="00000000" w:rsidDel="00000000" w:rsidP="00000000" w:rsidRDefault="00000000" w:rsidRPr="00000000" w14:paraId="00000436">
      <w:pPr>
        <w:spacing w:after="180" w:before="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Figure 6.6 gives the correlation between the features, calculated in two ways (Pearson and Spearman) for three sets of windows: all labelled non-attacker-node windows, the baseline windows and the attack windows. The 12 features that have a value in more than 30% of the non-attacker-node windows are included, on a random sample of up to 40,000 windows for each view. Only four pairs reach a correlation of 0.5 in size, and the same four appear in all three views: ParentSwitchRate with HopChangeCount (1.0), ForwardingRatio with ConsistencyScore (Spearman, −0.9), IngressEgressDelta with ConsistencyScore (Pearson, 0.7 to 0.8) and RSSI_var with RSSI_stability (Pearson, −0.8). The first three pairs are linked by their formulas and not by network behaviour (ConsistencyScore is |ForwardingRatio − 1|, and ParentSwitchRate and HopChangeCount count the same event), and RSSI_stability is derived from the RSSI variance. The correlation structure does not change between the baseline and the attack. Correlation is not treated as cause.</w:t>
      </w:r>
    </w:p>
    <w:p w:rsidR="00000000" w:rsidDel="00000000" w:rsidP="00000000" w:rsidRDefault="00000000" w:rsidRPr="00000000" w14:paraId="00000437">
      <w:pPr>
        <w:spacing w:before="120" w:lineRule="auto"/>
        <w:jc w:val="center"/>
        <w:rPr>
          <w:rFonts w:ascii="Gungsuh" w:cs="Gungsuh" w:eastAsia="Gungsuh" w:hAnsi="Gungsuh"/>
          <w:highlight w:val="yellow"/>
        </w:rPr>
      </w:pPr>
      <w:r w:rsidDel="00000000" w:rsidR="00000000" w:rsidRPr="00000000">
        <w:rPr>
          <w:rFonts w:ascii="Gungsuh" w:cs="Gungsuh" w:eastAsia="Gungsuh" w:hAnsi="Gungsuh"/>
          <w:highlight w:val="yellow"/>
        </w:rPr>
        <w:drawing>
          <wp:inline distB="114300" distT="114300" distL="114300" distR="114300">
            <wp:extent cx="5626100" cy="6959600"/>
            <wp:effectExtent b="0" l="0" r="0" t="0"/>
            <wp:docPr descr="Six correlation matrices of twelve features. Strong values appear only for four pairs and look the same in all three views." id="3" name="image6.jpg"/>
            <a:graphic>
              <a:graphicData uri="http://schemas.openxmlformats.org/drawingml/2006/picture">
                <pic:pic>
                  <pic:nvPicPr>
                    <pic:cNvPr descr="Six correlation matrices of twelve features. Strong values appear only for four pairs and look the same in all three views." id="0" name="image6.jpg"/>
                    <pic:cNvPicPr preferRelativeResize="0"/>
                  </pic:nvPicPr>
                  <pic:blipFill>
                    <a:blip r:embed="rId11"/>
                    <a:srcRect b="0" l="0" r="0" t="0"/>
                    <a:stretch>
                      <a:fillRect/>
                    </a:stretch>
                  </pic:blipFill>
                  <pic:spPr>
                    <a:xfrm>
                      <a:off x="0" y="0"/>
                      <a:ext cx="56261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faz0wdoaw8dp" w:id="22"/>
      <w:bookmarkEnd w:id="22"/>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6.6 Pearson (Left) and Spearman (Right) Correlation between Features, for All Labelled Windows, the Baseline Windows and the Attack Windows (provisional, 36 blackhole runs)</w:t>
      </w:r>
    </w:p>
    <w:p w:rsidR="00000000" w:rsidDel="00000000" w:rsidP="00000000" w:rsidRDefault="00000000" w:rsidRPr="00000000" w14:paraId="00000439">
      <w:pPr>
        <w:spacing w:after="220" w:before="60" w:lineRule="auto"/>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tl w:val="0"/>
        </w:rPr>
        <w:t xml:space="preserve">In Figure 6.6, each cell gives the correlation coefficient r between two of the 12 features (−1 = they move in opposite directions, 0 = no relation, 1 = they move together; no unit). The numbers along the bottom match the numbered features on the left. Pearson measures straight-line relations and Spearman measures rank relations. Only values with |r| ≥ 0.5 are printed, and white cells are undefined, because one of the two features does not vary in those windows.</w:t>
      </w:r>
    </w:p>
    <w:p w:rsidR="00000000" w:rsidDel="00000000" w:rsidP="00000000" w:rsidRDefault="00000000" w:rsidRPr="00000000" w14:paraId="0000043A">
      <w:pPr>
        <w:spacing w:after="180" w:before="180" w:lineRule="auto"/>
        <w:rPr>
          <w:rFonts w:ascii="Times New Roman" w:cs="Times New Roman" w:eastAsia="Times New Roman" w:hAnsi="Times New Roman"/>
          <w:b w:val="1"/>
          <w:bCs w:val="1"/>
          <w:highlight w:val="cyan"/>
        </w:rPr>
      </w:pPr>
      <w:ins w:author="Miguel Sebastian Carlos" w:id="12" w:date="2026-10-23T20:27:17Z">
        <w:r w:rsidDel="00000000" w:rsidR="00000000" w:rsidRPr="00000000">
          <w:rPr>
            <w:rFonts w:ascii="Times New Roman" w:cs="Times New Roman" w:eastAsia="Times New Roman" w:hAnsi="Times New Roman"/>
            <w:b w:val="1"/>
            <w:bCs w:val="1"/>
            <w:highlight w:val="cyan"/>
            <w:rtl w:val="0"/>
            <w:rPrChange w:author="Miguel Sebastian Carlos" w:id="13" w:date="2026-10-23T20:27:17Z">
              <w:rPr>
                <w:rFonts w:ascii="Gungsuh" w:cs="Gungsuh" w:eastAsia="Gungsuh" w:hAnsi="Gungsuh"/>
                <w:sz w:val="18"/>
                <w:szCs w:val="18"/>
                <w:highlight w:val="yellow"/>
              </w:rPr>
            </w:rPrChange>
          </w:rPr>
          <w:t xml:space="preserve">The 8 benign runs give a stand-alone view of normal behaviour. In the seven benign runs that could be tested, the PDR of the child boards was between 0.999 and 1.000 in both the baseline and the cooldown, every relay forwarded at least 90% of the probes it received, and neither the blackhole signature nor the wormhole signature moved (Section 6.2.6). The normal phases of the attack runs agree with this: the victims had a baseline PDR of 0.998 and the bystanders of 0.996 (Table 6.12). [PENDING: Table 4.22 (baseline windows by site), the pooled comparison of the benign runs with the baselines of the attack runs, and the per-cell figures of the wormhole runs, from the final pooled analysis.]</w:t>
        </w:r>
      </w:ins>
      <w:del w:author="Miguel Sebastian Carlos" w:id="12" w:date="2026-10-23T20:27:17Z">
        <w:r w:rsidDel="00000000" w:rsidR="00000000" w:rsidRPr="00000000">
          <w:rPr>
            <w:rFonts w:ascii="Times New Roman" w:cs="Times New Roman" w:eastAsia="Times New Roman" w:hAnsi="Times New Roman"/>
            <w:b w:val="1"/>
            <w:bCs w:val="1"/>
            <w:highlight w:val="cyan"/>
            <w:rtl w:val="0"/>
            <w:rPrChange w:author="Miguel Sebastian Carlos" w:id="13" w:date="2026-10-23T20:27:17Z">
              <w:rPr>
                <w:rFonts w:ascii="Times New Roman" w:cs="Times New Roman" w:eastAsia="Times New Roman" w:hAnsi="Times New Roman"/>
                <w:b w:val="1"/>
                <w:bCs w:val="1"/>
                <w:highlight w:val="cyan"/>
              </w:rPr>
            </w:rPrChange>
          </w:rPr>
          <w:delText xml:space="preserve">[PENDING: Table 4.22 (baseline windows by site) and the comparison of the 8 matched benign runs with the baselines of the attack runs. The benign runs are not part of the analysis of this draft, so it has no stand-alone control. Here “normal” means the baseline and the cooldown of the attack runs. Add the per-cell figures of the wormhole runs when they are final.]</w:delText>
        </w:r>
      </w:del>
      <w:r w:rsidDel="00000000" w:rsidR="00000000" w:rsidRPr="00000000">
        <w:rPr>
          <w:rtl w:val="0"/>
        </w:rPr>
      </w:r>
    </w:p>
    <w:p w:rsidR="00000000" w:rsidDel="00000000" w:rsidP="00000000" w:rsidRDefault="00000000" w:rsidRPr="00000000" w14:paraId="0000043B">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trq3bvqmmt06" w:id="23"/>
      <w:bookmarkEnd w:id="23"/>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6.4.</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Clustering Results</w:t>
      </w:r>
    </w:p>
    <w:p w:rsidR="00000000" w:rsidDel="00000000" w:rsidP="00000000" w:rsidRDefault="00000000" w:rsidRPr="00000000" w14:paraId="0000043C">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7b3ziq9nc3g" w:id="24"/>
      <w:bookmarkEnd w:id="24"/>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6.4.1.</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Setup</w:t>
      </w:r>
    </w:p>
    <w:p w:rsidR="00000000" w:rsidDel="00000000" w:rsidP="00000000" w:rsidRDefault="00000000" w:rsidRPr="00000000" w14:paraId="0000043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clustering follows the procedure of Chapter 4. A cluster is a set of windows that an algorithm puts together because their feature values are close, without seeing the label. Five algorithms (K-Means, Ward hierarchical clustering, a Gaussian mixture model (GMM), DBSCAN and spectral clustering) are run on standardised features, with k, the number of clusters, from 2 to 8 and three seeds (42, 7 and 123). Each seed draws a new sample of 6,000 windows from the non-attacker-node windows that have every feature of the set (126,741 for FULL and REDUCED, 127,666 without PDR), and restarts the algorithm. DBSCAN takes min_samples between D + 1 and 2D, where D is the number of features, and eps, the neighbourhood radius, at the knee of the k-distance graph (Figure 6.7). Cluster purity and the adjusted Rand index (ARI) are computed afterwards against the label (baseline and cooldown = 0, attack = 1) and are never used to form a cluster. All results below are means over the three seeds, with k = 2 for the four methods that need k.</w:t>
      </w:r>
    </w:p>
    <w:p w:rsidR="00000000" w:rsidDel="00000000" w:rsidP="00000000" w:rsidRDefault="00000000" w:rsidRPr="00000000" w14:paraId="0000043E">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6.9 Feature Sets Used for Clustering (provisional, 36 blackhole runs)</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775"/>
        <w:gridCol w:w="1095"/>
        <w:gridCol w:w="3765"/>
        <w:tblGridChange w:id="0">
          <w:tblGrid>
            <w:gridCol w:w="1710"/>
            <w:gridCol w:w="2775"/>
            <w:gridCol w:w="1095"/>
            <w:gridCol w:w="376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3F">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 set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40">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41">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4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ParentSwitchRate, HopChangeCount, HopStabilityDuration, RSSI_mean, RSSI_var, RSSI_stability,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All features eligible for clustering (Table 6.4); the start of both filters.</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RSSI_mean, RSSI_var,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 after the low-variance and correlation filters (Section 4.2.4.6).</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 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RSSI_mean, RSSI_var,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 REDUCED without the delivery ratio.</w:t>
            </w:r>
          </w:p>
        </w:tc>
      </w:tr>
    </w:tbl>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0">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451">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 feature set is the group of features given to the clustering algorithms.</w:t>
      </w:r>
    </w:p>
    <w:p w:rsidR="00000000" w:rsidDel="00000000" w:rsidP="00000000" w:rsidRDefault="00000000" w:rsidRPr="00000000" w14:paraId="0000045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names FULL, REDUCED and Without PDR are used in Table 6.10 and in the figures of this section.</w:t>
      </w:r>
    </w:p>
    <w:p w:rsidR="00000000" w:rsidDel="00000000" w:rsidP="00000000" w:rsidRDefault="00000000" w:rsidRPr="00000000" w14:paraId="0000045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FULL pool is the 126,741 non-attacker-node windows that have every FULL feature, and the percentages are the share of that pool that holds the most common value of the feature.</w:t>
      </w:r>
    </w:p>
    <w:p w:rsidR="00000000" w:rsidDel="00000000" w:rsidP="00000000" w:rsidRDefault="00000000" w:rsidRPr="00000000" w14:paraId="0000045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Low-variance filter = drops a feature when more than 90% of the windows of the pool have the same value.</w:t>
      </w:r>
    </w:p>
    <w:p w:rsidR="00000000" w:rsidDel="00000000" w:rsidP="00000000" w:rsidRDefault="00000000" w:rsidRPr="00000000" w14:paraId="0000045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Correlation filter = drops a feature when |r| &gt; 0.85 with another kept feature; r = the correlation coefficient between two features (−1 to 1).</w:t>
      </w:r>
    </w:p>
    <w:p w:rsidR="00000000" w:rsidDel="00000000" w:rsidP="00000000" w:rsidRDefault="00000000" w:rsidRPr="00000000" w14:paraId="0000045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45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RSSI = received signal strength indicator; dBm = decibel-milliwatts; dB = decibels.</w:t>
      </w:r>
    </w:p>
    <w:p w:rsidR="00000000" w:rsidDel="00000000" w:rsidP="00000000" w:rsidRDefault="00000000" w:rsidRPr="00000000" w14:paraId="0000045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Clustering = the grouping of windows by an algorithm that does not see the label.</w:t>
      </w:r>
    </w:p>
    <w:p w:rsidR="00000000" w:rsidDel="00000000" w:rsidP="00000000" w:rsidRDefault="00000000" w:rsidRPr="00000000" w14:paraId="00000459">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Control = a set used to test whether anything other than the delivery ratio separates the windows.</w:t>
      </w:r>
    </w:p>
    <w:p w:rsidR="00000000" w:rsidDel="00000000" w:rsidP="00000000" w:rsidRDefault="00000000" w:rsidRPr="00000000" w14:paraId="0000045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Three feature sets are compared (Table 6.9). FULL contains the 8 features that may enter the clustering of non-attacker nodes (Table 6.4) and is the starting point of the two filters of Section 4.2.4.6. REDUCED is FULL after these filters. The low-variance filter drops a feature when more than 90% of the windows of the FULL pool have the same value, and it removed ParentSwitchRate (100%), HopChangeCount (100%), HopStabilityDuration (99.4%) and RSSI_stability (98.4%). The correlation filter drops a feature when |r| &gt; 0.85 with another kept feature, and it removed none, because the largest |r| among the four kept features is 0.11. The third set, REDUCED without PDR, serves as a control: it removes the delivery ratio from REDUCED, to show whether anything other than PDR separates the windows.</w:t>
      </w:r>
    </w:p>
    <w:p w:rsidR="00000000" w:rsidDel="00000000" w:rsidP="00000000" w:rsidRDefault="00000000" w:rsidRPr="00000000" w14:paraId="0000045B">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dataset defines 16 features, but only 8 can enter the clustering of non-attacker nodes (Table 6.4). Two populations are clustered: all non-attacker nodes, and victims only. The first includes windows from bystanders that carry the attack label (Section 6.1), and the second does not.</w:t>
      </w:r>
    </w:p>
    <w:p w:rsidR="00000000" w:rsidDel="00000000" w:rsidP="00000000" w:rsidRDefault="00000000" w:rsidRPr="00000000" w14:paraId="0000045C">
      <w:pPr>
        <w:spacing w:before="12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2197100"/>
            <wp:effectExtent b="0" l="0" r="0" t="0"/>
            <wp:docPr descr="Three k-distance curves that stay flat and rise sharply at the end. The dashed line marks eps at the knee: 0.82 for FULL, 0.62 for REDUCED and 0.62 for REDUCED without PDR." id="1" name="image2.jpg"/>
            <a:graphic>
              <a:graphicData uri="http://schemas.openxmlformats.org/drawingml/2006/picture">
                <pic:pic>
                  <pic:nvPicPr>
                    <pic:cNvPr descr="Three k-distance curves that stay flat and rise sharply at the end. The dashed line marks eps at the knee: 0.82 for FULL, 0.62 for REDUCED and 0.62 for REDUCED without PDR." id="0" name="image2.jp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7s4rhphkmgi4" w:id="25"/>
      <w:bookmarkEnd w:id="25"/>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6.7 DBSCAN k-Distance Graphs for the Three Feature Sets (All Non-attacker Nodes, Seed 42) (provisional, 36 blackhole runs)</w:t>
      </w:r>
    </w:p>
    <w:p w:rsidR="00000000" w:rsidDel="00000000" w:rsidP="00000000" w:rsidRDefault="00000000" w:rsidRPr="00000000" w14:paraId="0000045E">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6.7, each curve orders the 6,000 sampled windows (horizontal axis) by their distance to the k-th nearest other window, where k is the min_samples value of DBSCAN (vertical axis, standardised units). The dashed line is eps, the neighbourhood radius used by DBSCAN, set at the knee where the curve turns upward. A window with fewer than min_samples neighbours within eps is treated as noise. The vertical axis is cut at 3 and the curves rise to 29, 20 and 20.</w:t>
      </w:r>
    </w:p>
    <w:p w:rsidR="00000000" w:rsidDel="00000000" w:rsidP="00000000" w:rsidRDefault="00000000" w:rsidRPr="00000000" w14:paraId="0000045F">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og3loqnni5bc" w:id="26"/>
      <w:bookmarkEnd w:id="26"/>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6.4.2.</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Quality and Agreement with the Label</w:t>
      </w:r>
    </w:p>
    <w:p w:rsidR="00000000" w:rsidDel="00000000" w:rsidP="00000000" w:rsidRDefault="00000000" w:rsidRPr="00000000" w14:paraId="0000046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Table 6.10 gives the quality metrics and the agreement with the label for every algorithm and feature set. A purity of 0.693 is the majority rate of the sample, so it means no separation.</w:t>
      </w:r>
    </w:p>
    <w:p w:rsidR="00000000" w:rsidDel="00000000" w:rsidP="00000000" w:rsidRDefault="00000000" w:rsidRPr="00000000" w14:paraId="00000461">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6.10 Clustering Quality and Agreement with the Label, Means over Seeds 42, 7 and 123 (provisional, 36 blackhole runs)</w:t>
      </w:r>
    </w:p>
    <w:tbl>
      <w:tblPr>
        <w:tblStyle w:val="Table1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830"/>
        <w:gridCol w:w="1290"/>
        <w:gridCol w:w="1215"/>
        <w:gridCol w:w="990"/>
        <w:gridCol w:w="1305"/>
        <w:gridCol w:w="1215"/>
        <w:tblGridChange w:id="0">
          <w:tblGrid>
            <w:gridCol w:w="1485"/>
            <w:gridCol w:w="1830"/>
            <w:gridCol w:w="1290"/>
            <w:gridCol w:w="1215"/>
            <w:gridCol w:w="990"/>
            <w:gridCol w:w="1305"/>
            <w:gridCol w:w="1215"/>
          </w:tblGrid>
        </w:tblGridChange>
      </w:tblGrid>
      <w:tr>
        <w:trPr>
          <w:cantSplit w:val="0"/>
          <w:trHeight w:val="960"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 set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3">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Algorithm</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4">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Silhouette (−1 to 1)</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5">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Davies–Bouldin (0 and 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6">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Purity (0 to 1)</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7">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ARI, all non-attacker nodes (−1 to 1)</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68">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ARI, victims only (−1 to 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0.482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0.991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0.881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1.383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0.808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DBSCAN (5 to 7 clusters, 1.3%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0.463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0.488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0.926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0.175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0.806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0.651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0.853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1.615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0.373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0.658</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DBSCAN (5 clusters, 2.3%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0.524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0.430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0.864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0.475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0.925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0.281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0.927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1.243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2.012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−0.012</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DBSCAN (4 to 5 clusters, 1.1%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0.678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0.273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−0.321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1.758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0.000</w:t>
            </w:r>
          </w:p>
        </w:tc>
      </w:tr>
    </w:tbl>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3">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4D4">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Feature set: REDUCED = 4 features (PDR, RSSI_mean, RSSI_var, RSSI_Hop_Diff); FULL = 8 features; Without PDR = the 3 REDUCED features other than PDR (Table 6.9).</w:t>
      </w:r>
    </w:p>
    <w:p w:rsidR="00000000" w:rsidDel="00000000" w:rsidP="00000000" w:rsidRDefault="00000000" w:rsidRPr="00000000" w14:paraId="000004D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rsidR="00000000" w:rsidDel="00000000" w:rsidP="00000000" w:rsidRDefault="00000000" w:rsidRPr="00000000" w14:paraId="000004D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 = the number of clusters.</w:t>
      </w:r>
    </w:p>
    <w:p w:rsidR="00000000" w:rsidDel="00000000" w:rsidP="00000000" w:rsidRDefault="00000000" w:rsidRPr="00000000" w14:paraId="000004D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Seeds 42, 7 and 123 = the three random starting values; each draws a new sample of 6,000 windows and restarts the algorithm.</w:t>
      </w:r>
    </w:p>
    <w:p w:rsidR="00000000" w:rsidDel="00000000" w:rsidP="00000000" w:rsidRDefault="00000000" w:rsidRPr="00000000" w14:paraId="000004D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Silhouette = how well each window fits its own cluster compared with the nearest other cluster (higher is better).</w:t>
      </w:r>
    </w:p>
    <w:p w:rsidR="00000000" w:rsidDel="00000000" w:rsidP="00000000" w:rsidRDefault="00000000" w:rsidRPr="00000000" w14:paraId="000004D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Davies–Bouldin = the average similarity of each cluster to its most similar cluster (lower is better).</w:t>
      </w:r>
    </w:p>
    <w:p w:rsidR="00000000" w:rsidDel="00000000" w:rsidP="00000000" w:rsidRDefault="00000000" w:rsidRPr="00000000" w14:paraId="000004D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Purity = the share of windows that carry the majority label of their cluster.</w:t>
      </w:r>
    </w:p>
    <w:p w:rsidR="00000000" w:rsidDel="00000000" w:rsidP="00000000" w:rsidRDefault="00000000" w:rsidRPr="00000000" w14:paraId="000004D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ARI (adjusted Rand index) = agreement between the clusters and the labels: 1 = exact match, 0 = no better than chance, negative = worse than chance.</w:t>
      </w:r>
    </w:p>
    <w:p w:rsidR="00000000" w:rsidDel="00000000" w:rsidP="00000000" w:rsidRDefault="00000000" w:rsidRPr="00000000" w14:paraId="000004D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For DBSCAN, which chooses its own number of clusters, the number found and the share of windows left as noise are given in brackets.</w:t>
      </w:r>
    </w:p>
    <w:p w:rsidR="00000000" w:rsidDel="00000000" w:rsidP="00000000" w:rsidRDefault="00000000" w:rsidRPr="00000000" w14:paraId="000004D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silhouette score and the Davies–Bouldin index describe the shape of the clusters, and purity and ARI describe their agreement with the label.</w:t>
      </w:r>
    </w:p>
    <w:p w:rsidR="00000000" w:rsidDel="00000000" w:rsidP="00000000" w:rsidRDefault="00000000" w:rsidRPr="00000000" w14:paraId="000004DE">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All non-attacker nodes and victims only are the two populations that are clustered (Section 6.4.1).</w:t>
      </w:r>
    </w:p>
    <w:p w:rsidR="00000000" w:rsidDel="00000000" w:rsidP="00000000" w:rsidRDefault="00000000" w:rsidRPr="00000000" w14:paraId="000004DF">
      <w:pPr>
        <w:spacing w:after="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With the delivery ratio among the features, clustering separates the windows in which the attack is felt. K-Means with k = 2 on the REDUCED set reaches an ARI of 0.515 on all non-attacker nodes and 0.991 on victims alone. Ward and DBSCAN agree (0.503 and 0.488 on all non-attacker nodes, 0.881 and 0.926 on victims alone). Without the delivery ratio, no algorithm finds the attack. The ARI stays between −0.015 and 0.007 for every algorithm and every k from 2 to 8, and the t-SNE picture shows no structure (Figure 6.13). The blackhole does not show in the signal strength features. Figure 6.8 gives the ARI against k, Figure 6.9 the silhouette score and Figure 6.10 the Davies–Bouldin index.</w:t>
      </w:r>
    </w:p>
    <w:p w:rsidR="00000000" w:rsidDel="00000000" w:rsidP="00000000" w:rsidRDefault="00000000" w:rsidRPr="00000000" w14:paraId="000004E0">
      <w:pPr>
        <w:spacing w:before="120" w:lineRule="auto"/>
        <w:jc w:val="center"/>
        <w:rPr>
          <w:rFonts w:ascii="Gungsuh" w:cs="Gungsuh" w:eastAsia="Gungsuh" w:hAnsi="Gungsuh"/>
          <w:highlight w:val="yellow"/>
        </w:rPr>
      </w:pPr>
      <w:r w:rsidDel="00000000" w:rsidR="00000000" w:rsidRPr="00000000">
        <w:rPr>
          <w:rFonts w:ascii="Gungsuh" w:cs="Gungsuh" w:eastAsia="Gungsuh" w:hAnsi="Gungsuh"/>
          <w:highlight w:val="yellow"/>
        </w:rPr>
        <w:drawing>
          <wp:inline distB="114300" distT="114300" distL="114300" distR="114300">
            <wp:extent cx="5943600" cy="6616700"/>
            <wp:effectExtent b="0" l="0" r="0" t="0"/>
            <wp:docPr descr="Six panels of ARI against k for K-Means, Ward, GMM and spectral clustering, with the DBSCAN value as a dotted line. With PDR the ARI reaches about 0.5 on all non-attacker nodes and about 1 on victims. Without PDR it stays at 0." id="12" name="image13.jpg"/>
            <a:graphic>
              <a:graphicData uri="http://schemas.openxmlformats.org/drawingml/2006/picture">
                <pic:pic>
                  <pic:nvPicPr>
                    <pic:cNvPr descr="Six panels of ARI against k for K-Means, Ward, GMM and spectral clustering, with the DBSCAN value as a dotted line. With PDR the ARI reaches about 0.5 on all non-attacker nodes and about 1 on victims. Without PDR it stays at 0." id="0" name="image13.jpg"/>
                    <pic:cNvPicPr preferRelativeResize="0"/>
                  </pic:nvPicPr>
                  <pic:blipFill>
                    <a:blip r:embed="rId13"/>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cgqdk7jpiu4k" w:id="27"/>
      <w:bookmarkEnd w:id="27"/>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6.8 Adjusted Rand Index against the Number of Clusters, by Feature Set and Population (Mean and Spread over Three Seeds) (provisional, 36 blackhole runs)</w:t>
      </w:r>
    </w:p>
    <w:p w:rsidR="00000000" w:rsidDel="00000000" w:rsidP="00000000" w:rsidRDefault="00000000" w:rsidRPr="00000000" w14:paraId="000004E2">
      <w:pPr>
        <w:spacing w:after="220" w:before="60" w:lineRule="auto"/>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tl w:val="0"/>
        </w:rPr>
        <w:t xml:space="preserve">In Figure 6.8,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standard deviation over the three seeds (cut at 1). The dotted line is DBSCAN, which chooses its own number of clusters. In the bottom row, all values lie between −0.015 and 0.005 and are drawn on the same scale as the row above.</w:t>
      </w:r>
    </w:p>
    <w:p w:rsidR="00000000" w:rsidDel="00000000" w:rsidP="00000000" w:rsidRDefault="00000000" w:rsidRPr="00000000" w14:paraId="000004E3">
      <w:pPr>
        <w:spacing w:before="120" w:lineRule="auto"/>
        <w:jc w:val="center"/>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Pr>
        <w:drawing>
          <wp:inline distB="114300" distT="114300" distL="114300" distR="114300">
            <wp:extent cx="5943600" cy="6616700"/>
            <wp:effectExtent b="0" l="0" r="0" t="0"/>
            <wp:docPr descr="Six panels of the silhouette score against k for four algorithms." id="10" name="image10.gif"/>
            <a:graphic>
              <a:graphicData uri="http://schemas.openxmlformats.org/drawingml/2006/picture">
                <pic:pic>
                  <pic:nvPicPr>
                    <pic:cNvPr descr="Six panels of the silhouette score against k for four algorithms." id="0" name="image10.gif"/>
                    <pic:cNvPicPr preferRelativeResize="0"/>
                  </pic:nvPicPr>
                  <pic:blipFill>
                    <a:blip r:embed="rId14"/>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vkvv1lg2j84q" w:id="28"/>
      <w:bookmarkEnd w:id="28"/>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6.9 Silhouette Score against the Number of Clusters, by Feature Set and Population (provisional, 36 blackhole runs)</w:t>
      </w:r>
    </w:p>
    <w:p w:rsidR="00000000" w:rsidDel="00000000" w:rsidP="00000000" w:rsidRDefault="00000000" w:rsidRPr="00000000" w14:paraId="000004E5">
      <w:pPr>
        <w:spacing w:after="220" w:before="60" w:lineRule="auto"/>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tl w:val="0"/>
        </w:rPr>
        <w:t xml:space="preserve">Figure 6.9 has the same layout as Figure 6.8. The vertical axis is the silhouette score (−1 to 1, no unit), and a higher value means that the windows lie closer to their own cluster than to the nearest other cluster. The silhouette score describes the shape of the clusters and not their agreement with the label.</w:t>
      </w:r>
    </w:p>
    <w:p w:rsidR="00000000" w:rsidDel="00000000" w:rsidP="00000000" w:rsidRDefault="00000000" w:rsidRPr="00000000" w14:paraId="000004E6">
      <w:pPr>
        <w:spacing w:before="120" w:lineRule="auto"/>
        <w:jc w:val="center"/>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Pr>
        <w:drawing>
          <wp:inline distB="114300" distT="114300" distL="114300" distR="114300">
            <wp:extent cx="5943600" cy="6654800"/>
            <wp:effectExtent b="0" l="0" r="0" t="0"/>
            <wp:docPr descr="Six panels of the Davies-Bouldin index against k for four algorithms." id="13" name="image9.jpg"/>
            <a:graphic>
              <a:graphicData uri="http://schemas.openxmlformats.org/drawingml/2006/picture">
                <pic:pic>
                  <pic:nvPicPr>
                    <pic:cNvPr descr="Six panels of the Davies-Bouldin index against k for four algorithms." id="0" name="image9.jpg"/>
                    <pic:cNvPicPr preferRelativeResize="0"/>
                  </pic:nvPicPr>
                  <pic:blipFill>
                    <a:blip r:embed="rId15"/>
                    <a:srcRect b="0" l="0" r="0" t="0"/>
                    <a:stretch>
                      <a:fillRect/>
                    </a:stretch>
                  </pic:blipFill>
                  <pic:spPr>
                    <a:xfrm>
                      <a:off x="0" y="0"/>
                      <a:ext cx="59436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a2rjhoawrt24" w:id="29"/>
      <w:bookmarkEnd w:id="29"/>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6.10 Davies–Bouldin Index against the Number of Clusters, by Feature Set and Population (provisional, 36 blackhole runs)</w:t>
      </w:r>
    </w:p>
    <w:p w:rsidR="00000000" w:rsidDel="00000000" w:rsidP="00000000" w:rsidRDefault="00000000" w:rsidRPr="00000000" w14:paraId="000004E8">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Figure 6.10 has the same layout as Figure 6.8. The vertical axis is the Davies–Bouldin index (0 and above, no unit), and a lower value means that the clusters are more compact and further apart.</w:t>
      </w:r>
    </w:p>
    <w:p w:rsidR="00000000" w:rsidDel="00000000" w:rsidP="00000000" w:rsidRDefault="00000000" w:rsidRPr="00000000" w14:paraId="000004E9">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tr02ocpvhqmk" w:id="30"/>
      <w:bookmarkEnd w:id="30"/>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6.4.3.</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What Limits the Agreement</w:t>
      </w:r>
    </w:p>
    <w:p w:rsidR="00000000" w:rsidDel="00000000" w:rsidP="00000000" w:rsidRDefault="00000000" w:rsidRPr="00000000" w14:paraId="000004E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ceiling on all non-attacker nodes is an ARI of 0.528, not 1. A bystander carries the attack label in the attack window but behaves like a normal node, and 42% of the attack-labelled non-attacker-node windows come from bystanders. No method that reads only the features of a window can group them with the attack. A perfect separation of the windows in which the attack is felt scores 0.528 on all non-attacker nodes, and K-Means on the REDUCED set scores 0.515 (sd 0.014 over the seeds). On victims alone the same run scores 0.991. The victims-only figure is therefore reported next to the all-nodes figure.</w:t>
      </w:r>
    </w:p>
    <w:p w:rsidR="00000000" w:rsidDel="00000000" w:rsidP="00000000" w:rsidRDefault="00000000" w:rsidRPr="00000000" w14:paraId="000004E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non-attacker nodes and 0.970 on victims). The choice of k therefore has to use the elbow, the silhouette peaks and interpretability together, as Chapter 4 sets out.</w:t>
      </w:r>
    </w:p>
    <w:p w:rsidR="00000000" w:rsidDel="00000000" w:rsidP="00000000" w:rsidRDefault="00000000" w:rsidRPr="00000000" w14:paraId="000004EC">
      <w:pPr>
        <w:spacing w:after="180" w:before="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GMM is seed-sensitive. On the REDUCED set at k = 2 it matched K-Means on two seeds (ARI 0.517 and 0.500) and fell to −0.010 on the third, so its mean of 0.336 (sd 0.299 over the seeds) is not a stable result. Spectral clustering does not find the attack on any feature set for k = 2 to 5, where its mean ARI is at most 0.009. At larger k it reaches 0.17 to 0.44 on the FULL and REDUCED sets, with a standard deviation of up to 0.29 over the seeds, so it is reported and not relied on.</w:t>
      </w:r>
    </w:p>
    <w:p w:rsidR="00000000" w:rsidDel="00000000" w:rsidP="00000000" w:rsidRDefault="00000000" w:rsidRPr="00000000" w14:paraId="000004E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Figure 6.11 shows what each K-Means cluster contains at k = 3. With the delivery ratio among the features (FULL and REDUCED), one cluster of about 1,060 windows is almost entirely attack windows of the victims. A second cluster holds the rest, and a third, of 25 to 30 windows, holds the extreme RSSI variance. Without the delivery ratio, every cluster is a mixture of the four kinds of window. Table 6.11 gives the profile of the two K-Means clusters at k = 2 on the REDUCED set: Cluster 1 (18% of the windows) is 99.2% attack-phase windows with a mean PDR of 0.000, and Cluster 0 has a mean PDR of 1.000 and holds the attack windows of the bystanders.</w:t>
      </w:r>
    </w:p>
    <w:p w:rsidR="00000000" w:rsidDel="00000000" w:rsidP="00000000" w:rsidRDefault="00000000" w:rsidRPr="00000000" w14:paraId="000004EE">
      <w:pPr>
        <w:spacing w:before="12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3073400"/>
            <wp:effectExtent b="0" l="0" r="0" t="0"/>
            <wp:docPr descr="Three stacked-bar panels, one for each feature set, showing the share of victim attack-phase, bystander attack-phase, victim normal and bystander normal windows in each cluster." id="4" name="image5.jpg"/>
            <a:graphic>
              <a:graphicData uri="http://schemas.openxmlformats.org/drawingml/2006/picture">
                <pic:pic>
                  <pic:nvPicPr>
                    <pic:cNvPr descr="Three stacked-bar panels, one for each feature set, showing the share of victim attack-phase, bystander attack-phase, victim normal and bystander normal windows in each cluster." id="0" name="image5.jp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lv98y9wvpsyp" w:id="31"/>
      <w:bookmarkEnd w:id="31"/>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6.11 Composition of Each K-Means Cluster at k = 3, by Feature Set (provisional, 36 blackhole runs)</w:t>
      </w:r>
    </w:p>
    <w:p w:rsidR="00000000" w:rsidDel="00000000" w:rsidP="00000000" w:rsidRDefault="00000000" w:rsidRPr="00000000" w14:paraId="000004F0">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6.11, each bar is one cluster, with the number of windows in it (n) under its name, and its height is split into the share (%)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w:t>
      </w:r>
    </w:p>
    <w:p w:rsidR="00000000" w:rsidDel="00000000" w:rsidP="00000000" w:rsidRDefault="00000000" w:rsidRPr="00000000" w14:paraId="000004F1">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6.11 K-Means Clusters at k = 2 on the REDUCED Set (All Non-attacker Nodes, Seed 42) (provisional, 36 blackhole runs)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2490"/>
        <w:gridCol w:w="2490"/>
        <w:tblGridChange w:id="0">
          <w:tblGrid>
            <w:gridCol w:w="4365"/>
            <w:gridCol w:w="2490"/>
            <w:gridCol w:w="249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F2">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Measure (unit)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F3">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Cluster 0</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4F4">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Cluster 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Windows (count)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4,934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1,066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Attack-phase windows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15.6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99.2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Baseline windows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60.3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Cooldown windows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24.1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Windows from victims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48.8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99.5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Mean PDR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Mean RSSI_mean (dBm)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−73.5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−74.7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Mean RSSI_var (dBm²)</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0.295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0.249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Mean RSSI_Hop_Diff (dB)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3.60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3.19</w:t>
            </w:r>
          </w:p>
        </w:tc>
      </w:tr>
    </w:tbl>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512">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percentages are shares of the windows in the cluster.</w:t>
      </w:r>
    </w:p>
    <w:p w:rsidR="00000000" w:rsidDel="00000000" w:rsidP="00000000" w:rsidRDefault="00000000" w:rsidRPr="00000000" w14:paraId="0000051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The three phase rows (attack, baseline and cooldown) add up to 100% in each cluster.</w:t>
      </w:r>
    </w:p>
    <w:p w:rsidR="00000000" w:rsidDel="00000000" w:rsidP="00000000" w:rsidRDefault="00000000" w:rsidRPr="00000000" w14:paraId="0000051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Mean values are the mean of each feature over the windows of the cluster.</w:t>
      </w:r>
    </w:p>
    <w:p w:rsidR="00000000" w:rsidDel="00000000" w:rsidP="00000000" w:rsidRDefault="00000000" w:rsidRPr="00000000" w14:paraId="00000515">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Cluster numbers are the labels given by the algorithm and carry no meaning.</w:t>
      </w:r>
    </w:p>
    <w:p w:rsidR="00000000" w:rsidDel="00000000" w:rsidP="00000000" w:rsidRDefault="00000000" w:rsidRPr="00000000" w14:paraId="00000516">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K-Means = groups windows around k centres; k = 2 is the number of clusters; REDUCED = the feature set of Table 6.9.</w:t>
      </w:r>
    </w:p>
    <w:p w:rsidR="00000000" w:rsidDel="00000000" w:rsidP="00000000" w:rsidRDefault="00000000" w:rsidRPr="00000000" w14:paraId="00000517">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Seed 42 = the random starting value that fixes the sample of 6,000 windows and the start of the algorithm.</w:t>
      </w:r>
    </w:p>
    <w:p w:rsidR="00000000" w:rsidDel="00000000" w:rsidP="00000000" w:rsidRDefault="00000000" w:rsidRPr="00000000" w14:paraId="00000518">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Windows from victims = the share of the windows of the cluster that come from victim boards.</w:t>
      </w:r>
    </w:p>
    <w:p w:rsidR="00000000" w:rsidDel="00000000" w:rsidP="00000000" w:rsidRDefault="00000000" w:rsidRPr="00000000" w14:paraId="00000519">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51A">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RSSI = received signal strength indicator; dBm = decibel-milliwatts; dB = decibels.</w:t>
      </w:r>
    </w:p>
    <w:p w:rsidR="00000000" w:rsidDel="00000000" w:rsidP="00000000" w:rsidRDefault="00000000" w:rsidRPr="00000000" w14:paraId="0000051B">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5t86xc5kbk75" w:id="32"/>
      <w:bookmarkEnd w:id="32"/>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6.4.4.</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Robustness across Sites, Topologies and Labelling</w:t>
      </w:r>
    </w:p>
    <w:p w:rsidR="00000000" w:rsidDel="00000000" w:rsidP="00000000" w:rsidRDefault="00000000" w:rsidRPr="00000000" w14:paraId="0000051C">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result holds in every subgroup (Table 6.12). K-Means with k = 2 on the REDUCED set stays within 0.03 of the best possible ARI inside each site and each topology, and without the delivery ratio it stays at 0 inside each of them. The best possible figure is the ARI of one particular partition, so a method can edge past it, as it does in the linear topology. Dropping the cooldown windows from the normal label keeps the same pattern: with the delivery ratio, K-Means purity is 0.839 against a majority rate of 0.627, and without it purity equals the majority rate.</w:t>
      </w:r>
    </w:p>
    <w:p w:rsidR="00000000" w:rsidDel="00000000" w:rsidP="00000000" w:rsidRDefault="00000000" w:rsidRPr="00000000" w14:paraId="0000051D">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6.12 K-Means (k = 2) ARI inside Each Site and Topology, All Non-attacker Nodes (provisional, 36 blackhole runs)</w:t>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75"/>
        <w:gridCol w:w="2340"/>
        <w:gridCol w:w="2445"/>
        <w:tblGridChange w:id="0">
          <w:tblGrid>
            <w:gridCol w:w="2370"/>
            <w:gridCol w:w="2175"/>
            <w:gridCol w:w="2340"/>
            <w:gridCol w:w="2445"/>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1E">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Subgroup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1F">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Best possible ARI (−1 to 1)</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20">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REDUCED: K-Means ARI (−1 to 1)</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21">
            <w:pPr>
              <w:spacing w:after="40" w:before="40" w:lineRule="auto"/>
              <w:jc w:val="left"/>
              <w:rPr>
                <w:rFonts w:ascii="Gungsuh" w:cs="Gungsuh" w:eastAsia="Gungsuh" w:hAnsi="Gungsuh"/>
                <w:b w:val="1"/>
                <w:bCs w:val="1"/>
                <w:sz w:val="19"/>
                <w:szCs w:val="19"/>
                <w:highlight w:val="yellow"/>
              </w:rPr>
            </w:pPr>
            <w:r w:rsidDel="00000000" w:rsidR="00000000" w:rsidRPr="00000000">
              <w:rPr>
                <w:rFonts w:ascii="Gungsuh" w:cs="Gungsuh" w:eastAsia="Gungsuh" w:hAnsi="Gungsuh"/>
                <w:b w:val="1"/>
                <w:bCs w:val="1"/>
                <w:sz w:val="19"/>
                <w:szCs w:val="19"/>
                <w:highlight w:val="yellow"/>
                <w:rtl w:val="0"/>
              </w:rPr>
              <w:t xml:space="preserve">REDUCED without PDR: K-Means ARI (−1 to 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Site G402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0.567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Site 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0.574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0.574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Site Yuchengco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0.426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0.560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0.565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0.999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0.319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0.311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0.287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0.277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Rule="auto"/>
              <w:jc w:val="left"/>
              <w:rPr>
                <w:rFonts w:ascii="Gungsuh" w:cs="Gungsuh" w:eastAsia="Gungsuh" w:hAnsi="Gungsuh"/>
                <w:sz w:val="19"/>
                <w:szCs w:val="19"/>
                <w:highlight w:val="yellow"/>
              </w:rPr>
            </w:pPr>
            <w:r w:rsidDel="00000000" w:rsidR="00000000" w:rsidRPr="00000000">
              <w:rPr>
                <w:rFonts w:ascii="Gungsuh" w:cs="Gungsuh" w:eastAsia="Gungsuh" w:hAnsi="Gungsuh"/>
                <w:sz w:val="19"/>
                <w:szCs w:val="19"/>
                <w:highlight w:val="yellow"/>
                <w:rtl w:val="0"/>
              </w:rPr>
              <w:t xml:space="preserve">−0.001</w:t>
            </w:r>
          </w:p>
        </w:tc>
      </w:tr>
    </w:tbl>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F">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540">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ARI = adjusted Rand index, the agreement between the clusters and the labels (1 = exact match, 0 = no better than chance).</w:t>
      </w:r>
    </w:p>
    <w:p w:rsidR="00000000" w:rsidDel="00000000" w:rsidP="00000000" w:rsidRDefault="00000000" w:rsidRPr="00000000" w14:paraId="00000541">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(it is 1.000 in the star, which has none). Because it is the ARI of one particular partition, a method can edge past it, as in the linear topology.</w:t>
      </w:r>
    </w:p>
    <w:p w:rsidR="00000000" w:rsidDel="00000000" w:rsidP="00000000" w:rsidRDefault="00000000" w:rsidRPr="00000000" w14:paraId="00000542">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REDUCED and REDUCED without PDR are the feature sets of Table 6.9.</w:t>
      </w:r>
    </w:p>
    <w:p w:rsidR="00000000" w:rsidDel="00000000" w:rsidP="00000000" w:rsidRDefault="00000000" w:rsidRPr="00000000" w14:paraId="00000543">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K-Means (k = 2) = groups windows around two centres, each window going to the nearest.</w:t>
      </w:r>
    </w:p>
    <w:p w:rsidR="00000000" w:rsidDel="00000000" w:rsidP="00000000" w:rsidRDefault="00000000" w:rsidRPr="00000000" w14:paraId="00000544">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Each row clusters only the windows of that site or topology.</w:t>
      </w:r>
    </w:p>
    <w:p w:rsidR="00000000" w:rsidDel="00000000" w:rsidP="00000000" w:rsidRDefault="00000000" w:rsidRPr="00000000" w14:paraId="00000545">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Site = where the runs were made (G402, the DLSU Library or Yuchengco); topology = the shape in which the boards are linked to the root.</w:t>
      </w:r>
    </w:p>
    <w:p w:rsidR="00000000" w:rsidDel="00000000" w:rsidP="00000000" w:rsidRDefault="00000000" w:rsidRPr="00000000" w14:paraId="00000546">
      <w:pPr>
        <w:spacing w:after="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The seed spread of Section 6.4.2 measures only how much the result moves when the sample of 6,000 windows and the starting points of the algorithm change. It does not measure how much it moves from run to run, and the 213,148 windows come from only 36 runs. A run-level check was therefore added. One K-Means model (k = 2, REDUCED set, seed 42) was fitted on a sample of 6,000 windows and applied to every window of the non-attacker nodes. Its ARI over all windows is 0.519. Resampling the 36 runs with replacement (300 times) gives a 95% interval of 0.42 to 0.63, which is much wider than the seed spread (sd 0.014) and still far from 0. Inside each run, the model comes within 0.05 of the best possible ARI of that run in 34 of the 36 runs. The two exceptions are the two runs already marked in Table 6.3: partial mesh at Yuchengco with stationary traffic (ARI 0.07 against a best possible 0.14) and tree at G402 with highload (0.14 against 0.24). Without the delivery ratio, the same check gives an ARI between −0.01 and 0.03 in every run, and no run comes within 0.05 of its best possible value.</w:t>
      </w:r>
    </w:p>
    <w:p w:rsidR="00000000" w:rsidDel="00000000" w:rsidP="00000000" w:rsidRDefault="00000000" w:rsidRPr="00000000" w14:paraId="00000547">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quvyu4h01vbq" w:id="33"/>
      <w:bookmarkEnd w:id="33"/>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6.4.5.</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Projections</w:t>
      </w:r>
    </w:p>
    <w:p w:rsidR="00000000" w:rsidDel="00000000" w:rsidP="00000000" w:rsidRDefault="00000000" w:rsidRPr="00000000" w14:paraId="00000548">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Figure 6.12 projects the standardised FULL features of a sample of 6,000 non-attacker-node windows to two dimensions with PCA and t-SNE, so that each window becomes a point on a plane. In both projections the attack windows of the victims form their own group, a visible concentration of points away from the rest, and the attack windows of the bystanders lie among the normal windows. Figure 6.13 repeats the projection after the delivery ratio is removed: the four kinds of window overlap and no structure is visible. The axes of t-SNE have no units, and only nearness is read from them.</w:t>
      </w:r>
    </w:p>
    <w:p w:rsidR="00000000" w:rsidDel="00000000" w:rsidP="00000000" w:rsidRDefault="00000000" w:rsidRPr="00000000" w14:paraId="00000549">
      <w:pPr>
        <w:spacing w:before="12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3187700"/>
            <wp:effectExtent b="0" l="0" r="0" t="0"/>
            <wp:docPr descr="Left: PCA of the standardised features, with victim attack windows (red) apart from the others. Right: t-SNE, with the red windows in separate groups." id="8" name="image12.jpg"/>
            <a:graphic>
              <a:graphicData uri="http://schemas.openxmlformats.org/drawingml/2006/picture">
                <pic:pic>
                  <pic:nvPicPr>
                    <pic:cNvPr descr="Left: PCA of the standardised features, with victim attack windows (red) apart from the others. Right: t-SNE, with the red windows in separate groups." id="0" name="image12.jpg"/>
                    <pic:cNvPicPr preferRelativeResize="0"/>
                  </pic:nvPicPr>
                  <pic:blipFill>
                    <a:blip r:embed="rId1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ssesphy5xsj0" w:id="34"/>
      <w:bookmarkEnd w:id="34"/>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6.12 PCA and t-SNE Projections of the FULL Feature Set (provisional, 36 blackhole runs)</w:t>
      </w:r>
    </w:p>
    <w:p w:rsidR="00000000" w:rsidDel="00000000" w:rsidP="00000000" w:rsidRDefault="00000000" w:rsidRPr="00000000" w14:paraId="0000054B">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In Figure 6.12,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rsidR="00000000" w:rsidDel="00000000" w:rsidP="00000000" w:rsidRDefault="00000000" w:rsidRPr="00000000" w14:paraId="0000054C">
      <w:pPr>
        <w:spacing w:before="120" w:lineRule="auto"/>
        <w:jc w:val="center"/>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Pr>
        <w:drawing>
          <wp:inline distB="114300" distT="114300" distL="114300" distR="114300">
            <wp:extent cx="5943600" cy="3149600"/>
            <wp:effectExtent b="0" l="0" r="0" t="0"/>
            <wp:docPr descr="Left: PCA of RSSI_mean, RSSI_var and RSSI_Hop_Diff. Right: t-SNE. The four kinds of window overlap with no visible structure." id="5" name="image11.jpg"/>
            <a:graphic>
              <a:graphicData uri="http://schemas.openxmlformats.org/drawingml/2006/picture">
                <pic:pic>
                  <pic:nvPicPr>
                    <pic:cNvPr descr="Left: PCA of RSSI_mean, RSSI_var and RSSI_Hop_Diff. Right: t-SNE. The four kinds of window overlap with no visible structure." id="0" name="image11.jpg"/>
                    <pic:cNvPicPr preferRelativeResize="0"/>
                  </pic:nvPicPr>
                  <pic:blipFill>
                    <a:blip r:embed="rId1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bookmarkStart w:colFirst="0" w:colLast="0" w:name="_vrm3h5yc4x1l" w:id="35"/>
      <w:bookmarkEnd w:id="35"/>
      <w:r w:rsidDel="00000000" w:rsidR="00000000" w:rsidRPr="00000000">
        <w:rPr>
          <w:rFonts w:ascii="Times New Roman" w:cs="Times New Roman" w:eastAsia="Times New Roman" w:hAnsi="Times New Roman"/>
          <w:b w:val="1"/>
          <w:bCs w:val="1"/>
          <w:i w:val="0"/>
          <w:iCs w:val="0"/>
          <w:color w:val="000000"/>
          <w:sz w:val="18"/>
          <w:szCs w:val="18"/>
          <w:highlight w:val="yellow"/>
          <w:rtl w:val="0"/>
        </w:rPr>
        <w:t xml:space="preserve">Figure 6.13 PCA and t-SNE Projections with the Delivery Ratio Removed (provisional, 36 blackhole runs)</w:t>
      </w:r>
    </w:p>
    <w:p w:rsidR="00000000" w:rsidDel="00000000" w:rsidP="00000000" w:rsidRDefault="00000000" w:rsidRPr="00000000" w14:paraId="0000054E">
      <w:pPr>
        <w:spacing w:after="220" w:before="6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Figure 6.13 is built in the same way as Figure 6.12, but only RSSI_mean, RSSI_var and RSSI_Hop_Diff are used. In PCA, PC1 holds 38% of the variance and PC2 holds 33%. The colours are the same as in the previous figure. The four colours lie on top of one another in both pictures, which means that these three features do not separate the attack windows.</w:t>
      </w:r>
    </w:p>
    <w:p w:rsidR="00000000" w:rsidDel="00000000" w:rsidP="00000000" w:rsidRDefault="00000000" w:rsidRPr="00000000" w14:paraId="0000054F">
      <w:pPr>
        <w:spacing w:after="180" w:before="180" w:lineRule="auto"/>
        <w:rPr>
          <w:rFonts w:ascii="Times New Roman" w:cs="Times New Roman" w:eastAsia="Times New Roman" w:hAnsi="Times New Roman"/>
          <w:b w:val="1"/>
          <w:bCs w:val="1"/>
          <w:highlight w:val="cyan"/>
        </w:rPr>
      </w:pPr>
      <w:ins w:author="Miguel Sebastian Carlos" w:id="14" w:date="2026-10-23T20:27:17Z">
        <w:r w:rsidDel="00000000" w:rsidR="00000000" w:rsidRPr="00000000">
          <w:rPr>
            <w:rFonts w:ascii="Times New Roman" w:cs="Times New Roman" w:eastAsia="Times New Roman" w:hAnsi="Times New Roman"/>
            <w:b w:val="1"/>
            <w:bCs w:val="1"/>
            <w:highlight w:val="cyan"/>
            <w:rtl w:val="0"/>
            <w:rPrChange w:author="Miguel Sebastian Carlos" w:id="15" w:date="2026-10-23T20:27:17Z">
              <w:rPr>
                <w:rFonts w:ascii="Times New Roman" w:cs="Times New Roman" w:eastAsia="Times New Roman" w:hAnsi="Times New Roman"/>
                <w:sz w:val="18"/>
                <w:szCs w:val="18"/>
                <w:highlight w:val="yellow"/>
              </w:rPr>
            </w:rPrChange>
          </w:rPr>
          <w:t xml:space="preserve">[INSERT HERE: Block C1 (new Section 6.4.6, Table 6.17 and Figure 6.16) from the tab ‘Claude – new sections’.]</w:t>
        </w:r>
      </w:ins>
      <w:del w:author="Miguel Sebastian Carlos" w:id="14" w:date="2026-10-23T20:27:17Z">
        <w:r w:rsidDel="00000000" w:rsidR="00000000" w:rsidRPr="00000000">
          <w:rPr>
            <w:rFonts w:ascii="Times New Roman" w:cs="Times New Roman" w:eastAsia="Times New Roman" w:hAnsi="Times New Roman"/>
            <w:b w:val="1"/>
            <w:bCs w:val="1"/>
            <w:highlight w:val="cyan"/>
            <w:rtl w:val="0"/>
            <w:rPrChange w:author="Miguel Sebastian Carlos" w:id="15" w:date="2026-10-23T20:27:17Z">
              <w:rPr>
                <w:rFonts w:ascii="Times New Roman" w:cs="Times New Roman" w:eastAsia="Times New Roman" w:hAnsi="Times New Roman"/>
                <w:b w:val="1"/>
                <w:bCs w:val="1"/>
                <w:highlight w:val="cyan"/>
              </w:rPr>
            </w:rPrChange>
          </w:rPr>
          <w:delText xml:space="preserve">[PENDING: the final clustering for the pooled 80 runs: purity and ARI for three labels (normal, blackhole and wormhole-inspired), the label share and the feature means per cluster as a heat map, and the box plots per cluster. State from purity and ARI whether normal, blackhole and wormhole-inspired windows separate. Report the benign runs as a stand-alone control. The wormhole windows were not separated in an earlier provisional reading.]</w:delText>
        </w:r>
      </w:del>
      <w:r w:rsidDel="00000000" w:rsidR="00000000" w:rsidRPr="00000000">
        <w:rPr>
          <w:rtl w:val="0"/>
        </w:rPr>
      </w:r>
    </w:p>
    <w:p w:rsidR="00000000" w:rsidDel="00000000" w:rsidP="00000000" w:rsidRDefault="00000000" w:rsidRPr="00000000" w14:paraId="00000550">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5jbdp5jjk4ei" w:id="36"/>
      <w:bookmarkEnd w:id="36"/>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6.5.</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Discussion</w:t>
      </w:r>
    </w:p>
    <w:p w:rsidR="00000000" w:rsidDel="00000000" w:rsidP="00000000" w:rsidRDefault="00000000" w:rsidRPr="00000000" w14:paraId="00000551">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this discussion reads the blackhole results only. Extend it with the wormhole and benign results, and read every sentence again against the final tables before the chapter is submitted.]</w:t>
      </w:r>
    </w:p>
    <w:p w:rsidR="00000000" w:rsidDel="00000000" w:rsidP="00000000" w:rsidRDefault="00000000" w:rsidRPr="00000000" w14:paraId="00000552">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bk9z5nuknhe0" w:id="37"/>
      <w:bookmarkEnd w:id="37"/>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6.5.1.</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In relations of the Research Objectives</w:t>
      </w:r>
    </w:p>
    <w:p w:rsidR="00000000" w:rsidDel="00000000" w:rsidP="00000000" w:rsidRDefault="00000000" w:rsidRPr="00000000" w14:paraId="0000055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first objective (Section 1.3) was to establish an ESP32 mesh testbed that generates multi-hop traffic under normal operation and controlled attack. The 36 blackhole cells were run on the 8-board testbed at three sites and in four topologies, and in every run the attacker did what the design says: between 0.0% and 0.7% of what it received was forwarded during the attack, against 100% before (Table 6.5).</w:t>
      </w:r>
    </w:p>
    <w:p w:rsidR="00000000" w:rsidDel="00000000" w:rsidP="00000000" w:rsidRDefault="00000000" w:rsidRPr="00000000" w14:paraId="0000055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second objective was to collect and structure cross-layer features into a labelled and documented dataset. The dataset holds 213,148 labelled one-second windows with the cross-layer features of Chapter 4. Of the 16 features, 8 can enter the clustering of non-attacker nodes, and only one of them, PDR, responds to the blackhole (Tables 6.4 and 6.8). The other features are recorded and documented, and they do not change when a blackhole is placed in the mesh.</w:t>
      </w:r>
    </w:p>
    <w:p w:rsidR="00000000" w:rsidDel="00000000" w:rsidP="00000000" w:rsidRDefault="00000000" w:rsidRPr="00000000" w14:paraId="00000555">
      <w:pPr>
        <w:spacing w:after="180" w:before="180" w:lineRule="auto"/>
        <w:rPr>
          <w:rFonts w:ascii="Gungsuh" w:cs="Gungsuh" w:eastAsia="Gungsuh" w:hAnsi="Gungsuh"/>
          <w:highlight w:val="yellow"/>
        </w:rPr>
      </w:pPr>
      <w:r w:rsidDel="00000000" w:rsidR="00000000" w:rsidRPr="00000000">
        <w:rPr>
          <w:rFonts w:ascii="Gungsuh" w:cs="Gungsuh" w:eastAsia="Gungsuh" w:hAnsi="Gungsuh"/>
          <w:highlight w:val="yellow"/>
          <w:rtl w:val="0"/>
        </w:rPr>
        <w:t xml:space="preserve">The third objective was to assess, through exploratory analysis and unsupervised methods, whether normal and attack-induced behaviours are separable. For the blackhole, the windows in which the attack is felt separate from the normal windows when PDR is a feature (ARI 0.515 on all non-attacker nodes against a ceiling of 0.528, and 0.991 on victims alone), and they do not separate without it (ARI between −0.015 and 0.007). The separation is therefore carried by one feature. Because PDR is also what the verifier checks to confirm the attack (Table 6.5), this agreement shows that the clustering finds the effect that the verifier measured. It is not independent evidence that the cross-layer features detect the blackhole, and the finding that they do not is the more informative one. Chapter 4 expected that the clusters would reflect a confluence of cross-layer evidence, and for the blackhole this is not what the data show.</w:t>
      </w:r>
    </w:p>
    <w:p w:rsidR="00000000" w:rsidDel="00000000" w:rsidP="00000000" w:rsidRDefault="00000000" w:rsidRPr="00000000" w14:paraId="00000556">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gydpns2f9j85" w:id="38"/>
      <w:bookmarkEnd w:id="38"/>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6.5.2.</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In relations of the Published Studies</w:t>
      </w:r>
    </w:p>
    <w:p w:rsidR="00000000" w:rsidDel="00000000" w:rsidP="00000000" w:rsidRDefault="00000000" w:rsidRPr="00000000" w14:paraId="00000557">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Airehrour et al. [70] report packet loss of 60% to 75% under a blackhole attack with the standard protocol (RPL with the MRHOF objective function). In the collected data the victims lost every probe (PDR 0.000 in the attack phase of all 35 valid runs), which is above the published range and in the same direction. The setups differ (Table 6.13), and in this study the loss is measured on the victims, whose every probe is dropped by the attacker, so the comparison covers direction and not equal values. The same authors report 16 to 246 rank changes per mote. Almost no parent changes were observed here (Section 6.2.4), and the difference is explained by the attack design, because suppressing forwarding does not alter routing. Khan et al. [22] report delivery above 97% in a healthy ESP-MESH network on the same platform, except for one outdoor node. The baseline PDR in the collected runs is 0.998 for the victims and 0.996 for the bystanders, per one-second window, which is consistent with that benchmark.</w:t>
      </w:r>
    </w:p>
    <w:p w:rsidR="00000000" w:rsidDel="00000000" w:rsidP="00000000" w:rsidRDefault="00000000" w:rsidRPr="00000000" w14:paraId="00000558">
      <w:pPr>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6.13 Measured Values Compared with Published Studies (provisional, 36 blackhole runs)</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05"/>
        <w:gridCol w:w="1590"/>
        <w:gridCol w:w="2115"/>
        <w:gridCol w:w="2295"/>
        <w:tblGridChange w:id="0">
          <w:tblGrid>
            <w:gridCol w:w="1740"/>
            <w:gridCol w:w="1605"/>
            <w:gridCol w:w="1590"/>
            <w:gridCol w:w="2115"/>
            <w:gridCol w:w="2295"/>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59">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Feature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5A">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This study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5B">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Published value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5C">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Study, protocol and device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55D">
            <w:pPr>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Reason for the difference</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in the baseline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5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0.998 (victims), 0.996 (bystanders)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More than 0.97 for every node except one outdoor node [22]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Khan et al. [22]: ESP-MESH on ESP32 boards, 7 sensor nodes and a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Same protocol and device family; the counting differs, so the two are not claimed equal.</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in the attack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0.000 in the 35 valid runs (0.005 with the run that is not confirmed)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Packet loss of 60% to 75%, which is a delivery of 25% to 40% [70]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Airehrour et al. [70]: RPL (MRHOF), 14 AS-XM1000 (Telos-B) motes in a laboratory.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Loss there depends on route choice; here the attacker is on the path.</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ParentSwitchRate (parent changes per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0.00005 → 0.00018 (victims, d = 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16 to 246 rank changes per mote [70]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Airehrour et al. [70]: as above.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Different metric and mechanism; routing is untouched here (D-20).</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RetryRate (ratio)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Cardo" w:cs="Cardo" w:eastAsia="Cardo" w:hAnsi="Cardo"/>
                <w:sz w:val="19"/>
                <w:szCs w:val="19"/>
                <w:highlight w:val="yellow"/>
                <w:rtl w:val="0"/>
              </w:rPr>
              <w:t xml:space="preserve">0.0015 → 0.0006 (victims)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published value for this attack in the studies compared here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applicable.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ESP-IDF gives no MAC retry count (D-15).</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RSSI_mean, RSSI_var, RSSI_Hop_Diff and the other features of Table 6.8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 below 0.1 (Table 6.8)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comparable value in [70], [22], [71] or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applicable.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published value to compare with.</w:t>
            </w:r>
          </w:p>
        </w:tc>
      </w:tr>
    </w:tbl>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8">
      <w:pPr>
        <w:spacing w:after="220" w:before="60" w:lineRule="auto"/>
        <w:ind w:left="720" w:firstLine="0"/>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Legend:</w:t>
      </w:r>
    </w:p>
    <w:p w:rsidR="00000000" w:rsidDel="00000000" w:rsidP="00000000" w:rsidRDefault="00000000" w:rsidRPr="00000000" w14:paraId="00000579">
      <w:pPr>
        <w:spacing w:before="6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This study: 8 ESP32 boards running ESP-WIFI-MESH, with a blackhole emulated at the application layer (D-20), measured in one-second windows.</w:t>
      </w:r>
    </w:p>
    <w:p w:rsidR="00000000" w:rsidDel="00000000" w:rsidP="00000000" w:rsidRDefault="00000000" w:rsidRPr="00000000" w14:paraId="0000057A">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Published value = the value reported by the cited study.</w:t>
      </w:r>
    </w:p>
    <w:p w:rsidR="00000000" w:rsidDel="00000000" w:rsidP="00000000" w:rsidRDefault="00000000" w:rsidRPr="00000000" w14:paraId="0000057B">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d = Cohen’s d (Section 6.3).</w:t>
      </w:r>
    </w:p>
    <w:p w:rsidR="00000000" w:rsidDel="00000000" w:rsidP="00000000" w:rsidRDefault="00000000" w:rsidRPr="00000000" w14:paraId="0000057C">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Victims and bystanders are defined at the start of the chapter.</w:t>
      </w:r>
    </w:p>
    <w:p w:rsidR="00000000" w:rsidDel="00000000" w:rsidP="00000000" w:rsidRDefault="00000000" w:rsidRPr="00000000" w14:paraId="0000057D">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MRHOF = minimum rank with hysteresis objective function of RPL; RPL = routing protocol for low-power and lossy networks.</w:t>
      </w:r>
    </w:p>
    <w:p w:rsidR="00000000" w:rsidDel="00000000" w:rsidP="00000000" w:rsidRDefault="00000000" w:rsidRPr="00000000" w14:paraId="0000057E">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Mote = a small wireless sensor node; rank = the value that an RPL mote computes for its distance from the sink, so a rank change means that the mote moved in the routing tree; sink = the node that collects the data.</w:t>
      </w:r>
    </w:p>
    <w:p w:rsidR="00000000" w:rsidDel="00000000" w:rsidP="00000000" w:rsidRDefault="00000000" w:rsidRPr="00000000" w14:paraId="0000057F">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Gungsuh" w:cs="Gungsuh" w:eastAsia="Gungsuh" w:hAnsi="Gungsuh"/>
          <w:sz w:val="18"/>
          <w:szCs w:val="18"/>
          <w:highlight w:val="yellow"/>
          <w:rtl w:val="0"/>
        </w:rPr>
        <w:t xml:space="preserve">Packet loss = the share of packets that do not arrive; loss = 1 − delivery.</w:t>
      </w:r>
    </w:p>
    <w:p w:rsidR="00000000" w:rsidDel="00000000" w:rsidP="00000000" w:rsidRDefault="00000000" w:rsidRPr="00000000" w14:paraId="00000580">
      <w:pPr>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UDP = user datagram protocol, a transport protocol that sends packets without a connection and without confirming delivery.</w:t>
      </w:r>
    </w:p>
    <w:p w:rsidR="00000000" w:rsidDel="00000000" w:rsidP="00000000" w:rsidRDefault="00000000" w:rsidRPr="00000000" w14:paraId="00000581">
      <w:pPr>
        <w:spacing w:after="220" w:lineRule="auto"/>
        <w:ind w:left="1080" w:hanging="360"/>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rsidR="00000000" w:rsidDel="00000000" w:rsidP="00000000" w:rsidRDefault="00000000" w:rsidRPr="00000000" w14:paraId="00000582">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Table 6.13 sets each measured value beside a published one. For the baseline PDR, Khan et al. [22] used ESP-MESH on ESP32 boards, with 7 sensor nodes and a root, and one 64-byte package per node every minute (open-area test) or every 2 min (campus test) for 5 days. The protocol and the device family are the same, and the values agree in size. The published figure counts one package every 1 to 2 min over five days, whereas this study counts probes in one-second windows over a 300 s baseline, so the two are not claimed to be equal.</w:t>
      </w:r>
    </w:p>
    <w:p w:rsidR="00000000" w:rsidDel="00000000" w:rsidP="00000000" w:rsidRDefault="00000000" w:rsidRPr="00000000" w14:paraId="0000058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 and every probe of a victim passes it, so all are lost. The metric for parent changes also differs (rank changes of RPL motes against parent changes of mesh boards per second), and so does the mechanism. In [70] the attack acts inside the routing protocol and ranks change, whereas here forwarding is suppressed without touching routing (D-20), so the tree stays as it was.</w:t>
      </w:r>
    </w:p>
    <w:p w:rsidR="00000000" w:rsidDel="00000000" w:rsidP="00000000" w:rsidRDefault="00000000" w:rsidRPr="00000000" w14:paraId="00000584">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 6.8 belong to the cross-layer feature set of this study (Section 4.2.4), so that there is no comparable published value in [70], [22], [71] or [72] to set them against.</w:t>
      </w:r>
    </w:p>
    <w:p w:rsidR="00000000" w:rsidDel="00000000" w:rsidP="00000000" w:rsidRDefault="00000000" w:rsidRPr="00000000" w14:paraId="00000585">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the comparison for the wormhole with Zhukabayeva et al. [71] and Ramírez Gómez et al. [72], and the update of Table 4.23 and Tables 4.26 to 4.30 from the final results. Table 4.23 and Section 4.2.7.6 say that Khan et al. [22] report delivery above 97%, but their campus result excludes node H, so the sentence has to add that exception.]</w:t>
      </w:r>
    </w:p>
    <w:p w:rsidR="00000000" w:rsidDel="00000000" w:rsidP="00000000" w:rsidRDefault="00000000" w:rsidRPr="00000000" w14:paraId="00000586">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5011ss10mqmo" w:id="39"/>
      <w:bookmarkEnd w:id="39"/>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6.5.3.</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What an Emulation Can and Cannot Show</w:t>
      </w:r>
    </w:p>
    <w:p w:rsidR="00000000" w:rsidDel="00000000" w:rsidP="00000000" w:rsidRDefault="00000000" w:rsidRPr="00000000" w14:paraId="00000587">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blackhole acts on the application-layer probes. The probes of the nodes behind the attacker are received by the attacker and not forwarded, but every frame is still acknowledged at the link layer, so signal strength, retries and parent choices are not touched (D-20, application-layer emulation).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rsidR="00000000" w:rsidDel="00000000" w:rsidP="00000000" w:rsidRDefault="00000000" w:rsidRPr="00000000" w14:paraId="00000588">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bookmarkStart w:colFirst="0" w:colLast="0" w:name="_h7rbmdjicgay" w:id="40"/>
      <w:bookmarkEnd w:id="40"/>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6.5.4.</w:t>
      </w:r>
      <w:r w:rsidDel="00000000" w:rsidR="00000000" w:rsidRPr="00000000">
        <w:rPr>
          <w:rFonts w:ascii="Times New Roman" w:cs="Times New Roman" w:eastAsia="Times New Roman" w:hAnsi="Times New Roman"/>
          <w:b w:val="0"/>
          <w:bCs w:val="0"/>
          <w:sz w:val="22"/>
          <w:szCs w:val="22"/>
          <w:rtl w:val="0"/>
        </w:rPr>
        <w:t xml:space="preserve">  </w:t>
        <w:tab/>
        <w:t xml:space="preserve">  </w:t>
      </w:r>
      <w:r w:rsidDel="00000000" w:rsidR="00000000" w:rsidRPr="00000000">
        <w:rPr>
          <w:rFonts w:ascii="Times New Roman" w:cs="Times New Roman" w:eastAsia="Times New Roman" w:hAnsi="Times New Roman"/>
          <w:sz w:val="22"/>
          <w:szCs w:val="22"/>
          <w:highlight w:val="yellow"/>
          <w:rtl w:val="0"/>
        </w:rPr>
        <w:t xml:space="preserve">Limits</w:t>
      </w:r>
    </w:p>
    <w:p w:rsidR="00000000" w:rsidDel="00000000" w:rsidP="00000000" w:rsidRDefault="00000000" w:rsidRPr="00000000" w14:paraId="00000589">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Each combination of topology, site and scenario was run only once, so the three sites serve as the repeats, and site differences cannot be separated from run-to-run noise. The seeds of Section 6.4 change the sample and the starting points of the algorithms and not the data.</w:t>
      </w:r>
    </w:p>
    <w:p w:rsidR="00000000" w:rsidDel="00000000" w:rsidP="00000000" w:rsidRDefault="00000000" w:rsidRPr="00000000" w14:paraId="0000058A">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windows are also not independent. The 213,148 windows come from 36 runs, and the windows of one board in one phase are not independent draws, so the number of independent observations is closer to the number of runs than to the number of windows. This is why the run-level interval of Section 6.4.4 is wider than the seed spread of Section 6.4.2. The effect sizes of Table 6.8 treat windows as independent and are therefore read as sizes of a shift and not as significance tests.</w:t>
      </w:r>
    </w:p>
    <w:p w:rsidR="00000000" w:rsidDel="00000000" w:rsidP="00000000" w:rsidRDefault="00000000" w:rsidRPr="00000000" w14:paraId="0000058B">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partial-mesh runs behave as plain trees. In all 9 partial-mesh blackhole runs every node was seen under a single parent during the labelled phases, and parent changes occurred only during mesh formation (Section 1.4.1).</w:t>
      </w:r>
    </w:p>
    <w:p w:rsidR="00000000" w:rsidDel="00000000" w:rsidP="00000000" w:rsidRDefault="00000000" w:rsidRPr="00000000" w14:paraId="0000058C">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label imposes a further limit. It marks every window of every node in the attack phase as attack, including the windows of bystanders, which caps the ARI at 0.528 on all non-attacker nodes.</w:t>
      </w:r>
    </w:p>
    <w:p w:rsidR="00000000" w:rsidDel="00000000" w:rsidP="00000000" w:rsidRDefault="00000000" w:rsidRPr="00000000" w14:paraId="0000058D">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burst and highload scenarios add controlled variation in traffic, so that traffic volume alone cannot indicate an attack, but they are not a model of campus traffic.</w:t>
      </w:r>
    </w:p>
    <w:p w:rsidR="00000000" w:rsidDel="00000000" w:rsidP="00000000" w:rsidRDefault="00000000" w:rsidRPr="00000000" w14:paraId="0000058E">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w:t>
      </w:r>
      <w:ins w:author="Miguel Sebastian Carlos" w:id="16" w:date="2026-10-23T20:27:17Z">
        <w:r w:rsidDel="00000000" w:rsidR="00000000" w:rsidRPr="00000000">
          <w:rPr>
            <w:rFonts w:ascii="Times New Roman" w:cs="Times New Roman" w:eastAsia="Times New Roman" w:hAnsi="Times New Roman"/>
            <w:highlight w:val="yellow"/>
            <w:rtl w:val="0"/>
            <w:rPrChange w:author="Miguel Sebastian Carlos" w:id="17" w:date="2026-10-23T20:27:17Z">
              <w:rPr>
                <w:rFonts w:ascii="Times New Roman" w:cs="Times New Roman" w:eastAsia="Times New Roman" w:hAnsi="Times New Roman"/>
                <w:highlight w:val="yellow"/>
              </w:rPr>
            </w:rPrChange>
          </w:rPr>
          <w:t xml:space="preserve">the pooled tables of Sections 6.1 to 6.4.5, normal means baseline and cooldown. The 8 benign runs were checked one by one (Section 6.2.6), and they enter the final clustering as normal windows (Section 6.4.6), where they fell in the same cluster as the normal phases of the attack runs. The benign runs are fewer than planned. The final plan has 8 benign runs instead of 12, and the tree and the partial mesh have one benign run each, both at G402, so the stand-alone control is thin for those two topologies, and within one topology the benign scenario and the site are confounded (D-35). The benign runs also give a first answer on false alarms: in none of the seven tested benign runs, two of them with highload traffic and one with a burst, did the blackhole or the wormhole signature move, so the scenarios alone did not imitate an attack. With seven runs, however, the false-alarm rate is only roughly bounded.</w:t>
        </w:r>
      </w:ins>
      <w:del w:author="Miguel Sebastian Carlos" w:id="16" w:date="2026-10-23T20:27:17Z">
        <w:r w:rsidDel="00000000" w:rsidR="00000000" w:rsidRPr="00000000">
          <w:rPr>
            <w:rFonts w:ascii="Times New Roman" w:cs="Times New Roman" w:eastAsia="Times New Roman" w:hAnsi="Times New Roman"/>
            <w:highlight w:val="yellow"/>
            <w:rtl w:val="0"/>
            <w:rPrChange w:author="Miguel Sebastian Carlos" w:id="17" w:date="2026-10-23T20:27:17Z">
              <w:rPr>
                <w:rFonts w:ascii="Times New Roman" w:cs="Times New Roman" w:eastAsia="Times New Roman" w:hAnsi="Times New Roman"/>
                <w:highlight w:val="yellow"/>
              </w:rPr>
            </w:rPrChange>
          </w:rPr>
          <w:delText xml:space="preserve">this chapter, normal means baseline and cooldown. The benign runs are not part of the analysis of this draft, so there is no stand-alone control. The false-alarm rate on a network that never saw an attack is not measured in this draft, and it is not known whether the burst and highload scenarios alone move the PDR or the forwarding ratio in the way the verifier tests for.</w:delText>
        </w:r>
      </w:del>
      <w:r w:rsidDel="00000000" w:rsidR="00000000" w:rsidRPr="00000000">
        <w:rPr>
          <w:rtl w:val="0"/>
        </w:rPr>
      </w:r>
    </w:p>
    <w:p w:rsidR="00000000" w:rsidDel="00000000" w:rsidP="00000000" w:rsidRDefault="00000000" w:rsidRPr="00000000" w14:paraId="0000058F">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add [80] Arp, D., Quiring, E., Pendlebury, F., Warnecke, A., Pierazzi, F., Wressnegger, C., Cavallaro, L., &amp; Rieck, K. (2022). Dos and don’ts of machine learning in computer security. In 31st USENIX Security Symposium (USENIX Security 22). USENIX Association. to Appendix A, because Section 6.2.3 cites it.]</w:t>
      </w:r>
    </w:p>
    <w:p w:rsidR="00000000" w:rsidDel="00000000" w:rsidP="00000000" w:rsidRDefault="00000000" w:rsidRPr="00000000" w14:paraId="00000590">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ge2qyqox9g78" w:id="41"/>
      <w:bookmarkEnd w:id="41"/>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6.6.</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Future Work</w:t>
      </w:r>
    </w:p>
    <w:p w:rsidR="00000000" w:rsidDel="00000000" w:rsidP="00000000" w:rsidRDefault="00000000" w:rsidRPr="00000000" w14:paraId="00000591">
      <w:pPr>
        <w:spacing w:after="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592">
      <w:pPr>
        <w:pStyle w:val="Heading2"/>
        <w:keepNext w:val="0"/>
        <w:keepLines w:val="0"/>
        <w:spacing w:before="200" w:lineRule="auto"/>
        <w:ind w:left="3600" w:hanging="900"/>
        <w:rPr>
          <w:rFonts w:ascii="Times New Roman" w:cs="Times New Roman" w:eastAsia="Times New Roman" w:hAnsi="Times New Roman"/>
          <w:highlight w:val="yellow"/>
        </w:rPr>
      </w:pPr>
      <w:bookmarkStart w:colFirst="0" w:colLast="0" w:name="_xa99pa7bditc" w:id="42"/>
      <w:bookmarkEnd w:id="42"/>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6.7.</w:t>
      </w:r>
      <w:r w:rsidDel="00000000" w:rsidR="00000000" w:rsidRPr="00000000">
        <w:rPr>
          <w:rFonts w:ascii="Times New Roman" w:cs="Times New Roman" w:eastAsia="Times New Roman" w:hAnsi="Times New Roman"/>
          <w:b w:val="0"/>
          <w:bCs w:val="0"/>
          <w:sz w:val="14"/>
          <w:szCs w:val="14"/>
          <w:rtl w:val="0"/>
        </w:rPr>
        <w:t xml:space="preserve">  </w:t>
        <w:tab/>
        <w:tab/>
      </w:r>
      <w:r w:rsidDel="00000000" w:rsidR="00000000" w:rsidRPr="00000000">
        <w:rPr>
          <w:rFonts w:ascii="Times New Roman" w:cs="Times New Roman" w:eastAsia="Times New Roman" w:hAnsi="Times New Roman"/>
          <w:highlight w:val="yellow"/>
          <w:rtl w:val="0"/>
        </w:rPr>
        <w:t xml:space="preserve">Conclusion</w:t>
      </w:r>
    </w:p>
    <w:p w:rsidR="00000000" w:rsidDel="00000000" w:rsidP="00000000" w:rsidRDefault="00000000" w:rsidRPr="00000000" w14:paraId="00000593">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state the contribution of the study against the objectives of Section 1.3, using only results that appear in the final tables. Write it after collection ends. The blackhole findings in this draft are interim, and the wormhole and benign results are not in yet.]</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sectPr>
      <w:pgSz w:h="16838" w:w="11906" w:orient="portrait"/>
      <w:pgMar w:bottom="2433.6" w:top="1080" w:left="806.4000000000001" w:right="806.4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1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9.jpg"/><Relationship Id="rId14" Type="http://schemas.openxmlformats.org/officeDocument/2006/relationships/image" Target="media/image10.gif"/><Relationship Id="rId17" Type="http://schemas.openxmlformats.org/officeDocument/2006/relationships/image" Target="media/image12.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image" Target="media/image11.jpg"/><Relationship Id="rId7" Type="http://schemas.openxmlformats.org/officeDocument/2006/relationships/image" Target="media/image3.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