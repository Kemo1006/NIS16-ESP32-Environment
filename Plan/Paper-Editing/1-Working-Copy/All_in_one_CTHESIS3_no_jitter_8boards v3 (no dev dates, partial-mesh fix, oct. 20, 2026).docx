
<file path=[Content_Types].xml><?xml version="1.0" encoding="utf-8"?>
<Types xmlns="http://schemas.openxmlformats.org/package/2006/content-types">
  <Default ContentType="image/png" Extension="png"/>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Pr>
          <w:sz w:val="24"/>
          <w:szCs w:val="24"/>
          <w:rtl w:val="0"/>
        </w:rPr>
        <w:t xml:space="preserve"> </w:t>
      </w:r>
    </w:p>
    <w:p w:rsidR="00000000" w:rsidDel="00000000" w:rsidP="00000000" w:rsidRDefault="00000000" w:rsidRPr="00000000" w14:paraId="00000002">
      <w:pPr>
        <w:ind w:left="1440" w:hanging="720"/>
        <w:jc w:val="center"/>
        <w:rPr>
          <w:sz w:val="24"/>
          <w:szCs w:val="24"/>
        </w:rPr>
      </w:pPr>
      <w:r>
        <w:rPr>
          <w:sz w:val="24"/>
          <w:szCs w:val="24"/>
          <w:rtl w:val="0"/>
        </w:rPr>
        <w:t xml:space="preserve"> </w:t>
      </w:r>
      <w:r>
        <w:rPr>
          <w:sz w:val="24"/>
          <w:szCs w:val="24"/>
        </w:rPr>
        <w:drawing>
          <wp:inline distB="114300" distT="114300" distL="114300" distR="114300">
            <wp:extent cx="1092200" cy="1079500"/>
            <wp:effectExtent b="0" l="0" r="0" t="0"/>
            <wp:docPr descr="logo" id="53" name="image52.jpg"/>
            <a:graphic>
              <a:graphicData uri="http://schemas.openxmlformats.org/drawingml/2006/picture">
                <pic:pic>
                  <pic:nvPicPr>
                    <pic:cNvPr descr="logo" id="0" name="image52.jpg"/>
                    <pic:cNvPicPr preferRelativeResize="0"/>
                  </pic:nvPicPr>
                  <pic:blipFill>
                    <a:blip r:embed="rId6"/>
                    <a:srcRect b="0" l="0" r="0" t="0"/>
                    <a:stretch>
                      <a:fillRect/>
                    </a:stretch>
                  </pic:blipFill>
                  <pic:spPr>
                    <a:xfrm>
                      <a:off x="0" y="0"/>
                      <a:ext cx="1092200" cy="1079500"/>
                    </a:xfrm>
                    <a:prstGeom prst="rect"/>
                    <a:ln/>
                  </pic:spPr>
                </pic:pic>
              </a:graphicData>
            </a:graphic>
          </wp:inline>
        </w:drawing>
      </w:r>
      <w:r>
        <w:rPr>
          <w:rtl w:val="0"/>
        </w:rPr>
      </w:r>
    </w:p>
    <w:p w:rsidR="00000000" w:rsidDel="00000000" w:rsidP="00000000" w:rsidRDefault="00000000" w:rsidRPr="00000000" w14:paraId="00000003">
      <w:pPr>
        <w:ind w:left="1440" w:hanging="720"/>
        <w:jc w:val="center"/>
        <w:rPr>
          <w:sz w:val="24"/>
          <w:szCs w:val="24"/>
        </w:rPr>
      </w:pPr>
      <w:r>
        <w:rPr>
          <w:sz w:val="24"/>
          <w:szCs w:val="24"/>
          <w:rtl w:val="0"/>
        </w:rPr>
        <w:t xml:space="preserve"> </w:t>
      </w:r>
    </w:p>
    <w:p w:rsidR="00000000" w:rsidDel="00000000" w:rsidP="00000000" w:rsidRDefault="00000000" w:rsidRPr="00000000" w14:paraId="00000004">
      <w:pPr>
        <w:ind w:left="1080" w:hanging="360"/>
        <w:jc w:val="center"/>
        <w:rPr>
          <w:b w:val="1"/>
          <w:bCs w:val="1"/>
          <w:sz w:val="36"/>
          <w:szCs w:val="36"/>
        </w:rPr>
      </w:pPr>
      <w:r>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080" w:hanging="360"/>
        <w:jc w:val="center"/>
        <w:rPr/>
      </w:pPr>
      <w:r>
        <w:rPr>
          <w:rtl w:val="0"/>
        </w:rPr>
        <w:t xml:space="preserve"> </w:t>
      </w:r>
    </w:p>
    <w:p w:rsidR="00000000" w:rsidDel="00000000" w:rsidP="00000000" w:rsidRDefault="00000000" w:rsidRPr="00000000" w14:paraId="00000006">
      <w:pPr>
        <w:spacing w:after="240" w:before="240" w:lineRule="auto"/>
        <w:ind w:left="1080" w:hanging="360"/>
        <w:jc w:val="center"/>
        <w:rPr/>
      </w:pPr>
      <w:r>
        <w:rPr>
          <w:rtl w:val="0"/>
        </w:rPr>
        <w:t xml:space="preserve">A Thesis Proposal Presented to</w:t>
      </w:r>
    </w:p>
    <w:p w:rsidR="00000000" w:rsidDel="00000000" w:rsidP="00000000" w:rsidRDefault="00000000" w:rsidRPr="00000000" w14:paraId="00000007">
      <w:pPr>
        <w:spacing w:after="240" w:before="240" w:lineRule="auto"/>
        <w:ind w:left="1080" w:hanging="360"/>
        <w:jc w:val="center"/>
        <w:rPr/>
      </w:pPr>
      <w:r>
        <w:rPr>
          <w:rtl w:val="0"/>
        </w:rPr>
        <w:t xml:space="preserve">The Faculty of the College of Computer Studies</w:t>
      </w:r>
    </w:p>
    <w:p w:rsidR="00000000" w:rsidDel="00000000" w:rsidP="00000000" w:rsidRDefault="00000000" w:rsidRPr="00000000" w14:paraId="00000008">
      <w:pPr>
        <w:spacing w:after="240" w:before="240" w:lineRule="auto"/>
        <w:ind w:left="1080" w:hanging="360"/>
        <w:jc w:val="center"/>
        <w:rPr/>
      </w:pPr>
      <w:r>
        <w:rPr>
          <w:rtl w:val="0"/>
        </w:rPr>
        <w:t xml:space="preserve">De La Salle University</w:t>
      </w:r>
    </w:p>
    <w:p w:rsidR="00000000" w:rsidDel="00000000" w:rsidP="00000000" w:rsidRDefault="00000000" w:rsidRPr="00000000" w14:paraId="00000009">
      <w:pPr>
        <w:spacing w:after="240" w:before="240" w:lineRule="auto"/>
        <w:ind w:left="1080" w:hanging="360"/>
        <w:jc w:val="center"/>
        <w:rPr/>
      </w:pPr>
      <w:r>
        <w:rPr>
          <w:rtl w:val="0"/>
        </w:rPr>
        <w:t xml:space="preserve"> </w:t>
      </w:r>
    </w:p>
    <w:p w:rsidR="00000000" w:rsidDel="00000000" w:rsidP="00000000" w:rsidRDefault="00000000" w:rsidRPr="00000000" w14:paraId="0000000A">
      <w:pPr>
        <w:spacing w:after="240" w:before="240" w:lineRule="auto"/>
        <w:ind w:left="1080" w:hanging="360"/>
        <w:jc w:val="center"/>
        <w:rPr/>
      </w:pPr>
      <w:r>
        <w:rPr>
          <w:rtl w:val="0"/>
        </w:rPr>
        <w:t xml:space="preserve">In Partial Fulfillment</w:t>
      </w:r>
    </w:p>
    <w:p w:rsidR="00000000" w:rsidDel="00000000" w:rsidP="00000000" w:rsidRDefault="00000000" w:rsidRPr="00000000" w14:paraId="0000000B">
      <w:pPr>
        <w:spacing w:after="240" w:before="240" w:lineRule="auto"/>
        <w:ind w:left="1080" w:hanging="360"/>
        <w:jc w:val="center"/>
        <w:rPr/>
      </w:pPr>
      <w:r>
        <w:rPr>
          <w:rtl w:val="0"/>
        </w:rPr>
        <w:t xml:space="preserve">of the Requirements for the Degree of</w:t>
      </w:r>
    </w:p>
    <w:p w:rsidR="00000000" w:rsidDel="00000000" w:rsidP="00000000" w:rsidRDefault="00000000" w:rsidRPr="00000000" w14:paraId="0000000C">
      <w:pPr>
        <w:spacing w:after="240" w:before="240" w:lineRule="auto"/>
        <w:ind w:left="1080" w:hanging="360"/>
        <w:jc w:val="center"/>
        <w:rPr/>
      </w:pPr>
      <w:r>
        <w:rPr>
          <w:rtl w:val="0"/>
        </w:rPr>
        <w:t xml:space="preserve">Bachelor of Science in Computer Science</w:t>
      </w:r>
    </w:p>
    <w:p w:rsidR="00000000" w:rsidDel="00000000" w:rsidP="00000000" w:rsidRDefault="00000000" w:rsidRPr="00000000" w14:paraId="0000000D">
      <w:pPr>
        <w:spacing w:after="240" w:before="240" w:lineRule="auto"/>
        <w:ind w:left="1080" w:hanging="360"/>
        <w:jc w:val="center"/>
        <w:rPr/>
      </w:pPr>
      <w:r>
        <w:rPr>
          <w:rtl w:val="0"/>
        </w:rPr>
        <w:t xml:space="preserve"> </w:t>
      </w:r>
    </w:p>
    <w:p w:rsidR="00000000" w:rsidDel="00000000" w:rsidP="00000000" w:rsidRDefault="00000000" w:rsidRPr="00000000" w14:paraId="0000000E">
      <w:pPr>
        <w:spacing w:after="240" w:before="240" w:lineRule="auto"/>
        <w:ind w:left="1080" w:hanging="360"/>
        <w:jc w:val="center"/>
        <w:rPr/>
      </w:pPr>
      <w:r>
        <w:rPr>
          <w:rtl w:val="0"/>
        </w:rPr>
        <w:t xml:space="preserve">by</w:t>
      </w:r>
    </w:p>
    <w:p w:rsidR="00000000" w:rsidDel="00000000" w:rsidP="00000000" w:rsidRDefault="00000000" w:rsidRPr="00000000" w14:paraId="0000000F">
      <w:pPr>
        <w:spacing w:after="240" w:before="240" w:lineRule="auto"/>
        <w:ind w:left="1080" w:hanging="360"/>
        <w:jc w:val="center"/>
        <w:rPr/>
      </w:pPr>
      <w:r>
        <w:rPr>
          <w:rtl w:val="0"/>
        </w:rPr>
        <w:t xml:space="preserve">Calpoporo, Jose Angelo C.</w:t>
      </w:r>
    </w:p>
    <w:p w:rsidR="00000000" w:rsidDel="00000000" w:rsidP="00000000" w:rsidRDefault="00000000" w:rsidRPr="00000000" w14:paraId="00000010">
      <w:pPr>
        <w:spacing w:after="240" w:before="240" w:lineRule="auto"/>
        <w:ind w:left="1080" w:hanging="360"/>
        <w:jc w:val="center"/>
        <w:rPr/>
      </w:pPr>
      <w:r>
        <w:rPr>
          <w:rtl w:val="0"/>
        </w:rPr>
        <w:t xml:space="preserve">Carlos, Miguel Sebastian C.</w:t>
      </w:r>
    </w:p>
    <w:p w:rsidR="00000000" w:rsidDel="00000000" w:rsidP="00000000" w:rsidRDefault="00000000" w:rsidRPr="00000000" w14:paraId="00000011">
      <w:pPr>
        <w:spacing w:after="240" w:before="240" w:lineRule="auto"/>
        <w:ind w:left="1080" w:hanging="360"/>
        <w:jc w:val="center"/>
        <w:rPr/>
      </w:pPr>
      <w:r>
        <w:rPr>
          <w:rtl w:val="0"/>
        </w:rPr>
        <w:t xml:space="preserve">Ong, Kyle Edward M.</w:t>
      </w:r>
    </w:p>
    <w:p w:rsidR="00000000" w:rsidDel="00000000" w:rsidP="00000000" w:rsidRDefault="00000000" w:rsidRPr="00000000" w14:paraId="00000012">
      <w:pPr>
        <w:spacing w:after="240" w:before="240" w:lineRule="auto"/>
        <w:ind w:left="1080" w:hanging="360"/>
        <w:jc w:val="center"/>
        <w:rPr/>
      </w:pPr>
      <w:r>
        <w:rPr>
          <w:rtl w:val="0"/>
        </w:rPr>
        <w:t xml:space="preserve">Reinante, Christian Victor G.</w:t>
      </w:r>
    </w:p>
    <w:p w:rsidR="00000000" w:rsidDel="00000000" w:rsidP="00000000" w:rsidRDefault="00000000" w:rsidRPr="00000000" w14:paraId="00000013">
      <w:pPr>
        <w:spacing w:after="240" w:before="240" w:lineRule="auto"/>
        <w:ind w:left="1080" w:hanging="360"/>
        <w:rPr/>
      </w:pPr>
      <w:r>
        <w:rPr>
          <w:rtl w:val="0"/>
        </w:rPr>
        <w:t xml:space="preserve"> </w:t>
      </w:r>
    </w:p>
    <w:p w:rsidR="00000000" w:rsidDel="00000000" w:rsidP="00000000" w:rsidRDefault="00000000" w:rsidRPr="00000000" w14:paraId="00000014">
      <w:pPr>
        <w:spacing w:after="240" w:before="240" w:lineRule="auto"/>
        <w:ind w:left="1080" w:hanging="360"/>
        <w:jc w:val="center"/>
        <w:rPr/>
      </w:pPr>
      <w:r>
        <w:rPr>
          <w:rtl w:val="0"/>
        </w:rPr>
        <w:t xml:space="preserve">Mr. Gregory G. Cu</w:t>
      </w:r>
    </w:p>
    <w:p w:rsidR="00000000" w:rsidDel="00000000" w:rsidP="00000000" w:rsidRDefault="00000000" w:rsidRPr="00000000" w14:paraId="00000015">
      <w:pPr>
        <w:spacing w:after="240" w:before="240" w:lineRule="auto"/>
        <w:ind w:left="1080" w:hanging="360"/>
        <w:jc w:val="center"/>
        <w:rPr/>
      </w:pPr>
      <w:r>
        <w:rPr>
          <w:rtl w:val="0"/>
        </w:rPr>
        <w:t xml:space="preserve">Faculty Adviser</w:t>
      </w:r>
    </w:p>
    <w:p w:rsidR="00000000" w:rsidDel="00000000" w:rsidP="00000000" w:rsidRDefault="00000000" w:rsidRPr="00000000" w14:paraId="00000016">
      <w:pPr>
        <w:spacing w:after="240" w:before="240" w:lineRule="auto"/>
        <w:ind w:left="1080" w:hanging="360"/>
        <w:jc w:val="center"/>
        <w:rPr/>
      </w:pPr>
      <w:r>
        <w:rPr>
          <w:rtl w:val="0"/>
        </w:rPr>
        <w:t xml:space="preserve"> October 24, 2026</w:t>
      </w:r>
    </w:p>
    <w:p w:rsidR="00000000" w:rsidDel="00000000" w:rsidP="00000000" w:rsidRDefault="00000000" w:rsidRPr="00000000" w14:paraId="00000017">
      <w:pPr>
        <w:spacing w:after="240" w:before="240" w:lineRule="auto"/>
        <w:ind w:left="1080" w:hanging="360"/>
        <w:jc w:val="center"/>
        <w:rPr/>
      </w:pPr>
      <w:r>
        <w:rPr>
          <w:rtl w:val="0"/>
        </w:rPr>
        <w:t xml:space="preserve">Abstract</w:t>
      </w:r>
    </w:p>
    <w:p w:rsidR="00000000" w:rsidDel="00000000" w:rsidP="00000000" w:rsidRDefault="00000000" w:rsidRPr="00000000" w14:paraId="00000018">
      <w:pPr>
        <w:spacing w:after="240" w:before="240" w:lineRule="auto"/>
        <w:rPr/>
      </w:pPr>
      <w:r>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Pr>
          <w:rtl w:val="0"/>
        </w:rPr>
        <w:t xml:space="preserve">This study addresses this gap by designing and generating a hardware-derived cross-layer dataset from an ESP32-based ESP-WIFI-MESH testbed deployed in a controlled indoor environment. A network of </w:t>
      </w:r>
      <w:r>
        <w:rPr>
          <w:highlight w:val="yellow"/>
          <w:rtl w:val="0"/>
        </w:rPr>
        <w:t xml:space="preserve">8</w:t>
      </w:r>
      <w:r>
        <w:rPr>
          <w:rtl w:val="0"/>
        </w:rPr>
        <w:t xml:space="preserve">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Pr>
          <w:rtl w:val="0"/>
        </w:rPr>
        <w:t xml:space="preserve"> </w:t>
      </w:r>
    </w:p>
    <w:p w:rsidR="00000000" w:rsidDel="00000000" w:rsidP="00000000" w:rsidRDefault="00000000" w:rsidRPr="00000000" w14:paraId="0000001C">
      <w:pPr>
        <w:spacing w:after="240" w:before="240" w:lineRule="auto"/>
        <w:rPr/>
      </w:pPr>
      <w:r>
        <w:rPr>
          <w:rtl w:val="0"/>
        </w:rPr>
        <w:t xml:space="preserve"> </w:t>
      </w:r>
    </w:p>
    <w:p w:rsidR="00000000" w:rsidDel="00000000" w:rsidP="00000000" w:rsidRDefault="00000000" w:rsidRPr="00000000" w14:paraId="0000001D">
      <w:pPr>
        <w:spacing w:after="240" w:before="240" w:lineRule="auto"/>
        <w:rPr/>
      </w:pPr>
      <w:r>
        <w:rPr>
          <w:rtl w:val="0"/>
        </w:rPr>
        <w:t xml:space="preserve"> </w:t>
      </w:r>
    </w:p>
    <w:p w:rsidR="00000000" w:rsidDel="00000000" w:rsidP="00000000" w:rsidRDefault="00000000" w:rsidRPr="00000000" w14:paraId="0000001E">
      <w:pPr>
        <w:spacing w:after="240" w:before="240" w:lineRule="auto"/>
        <w:rPr/>
      </w:pPr>
      <w:r>
        <w:rPr>
          <w:rtl w:val="0"/>
        </w:rPr>
        <w:t xml:space="preserve"> </w:t>
      </w:r>
    </w:p>
    <w:p w:rsidR="00000000" w:rsidDel="00000000" w:rsidP="00000000" w:rsidRDefault="00000000" w:rsidRPr="00000000" w14:paraId="0000001F">
      <w:pPr>
        <w:spacing w:after="240" w:before="240" w:lineRule="auto"/>
        <w:rPr/>
      </w:pPr>
      <w:r>
        <w:rPr>
          <w:rtl w:val="0"/>
        </w:rPr>
        <w:t xml:space="preserve"> </w:t>
      </w:r>
    </w:p>
    <w:p w:rsidR="00000000" w:rsidDel="00000000" w:rsidP="00000000" w:rsidRDefault="00000000" w:rsidRPr="00000000" w14:paraId="00000020">
      <w:pPr>
        <w:spacing w:after="240" w:before="240" w:lineRule="auto"/>
        <w:rPr/>
      </w:pPr>
      <w:r>
        <w:rPr>
          <w:rtl w:val="0"/>
        </w:rPr>
        <w:t xml:space="preserve"> </w:t>
      </w:r>
    </w:p>
    <w:p w:rsidR="00000000" w:rsidDel="00000000" w:rsidP="00000000" w:rsidRDefault="00000000" w:rsidRPr="00000000" w14:paraId="00000021">
      <w:pPr>
        <w:spacing w:after="240" w:before="240" w:lineRule="auto"/>
        <w:rPr/>
      </w:pPr>
      <w:r>
        <w:rPr>
          <w:rtl w:val="0"/>
        </w:rPr>
        <w:t xml:space="preserve"> </w:t>
      </w:r>
    </w:p>
    <w:p w:rsidR="00000000" w:rsidDel="00000000" w:rsidP="00000000" w:rsidRDefault="00000000" w:rsidRPr="00000000" w14:paraId="00000022">
      <w:pPr>
        <w:spacing w:after="240" w:before="240" w:lineRule="auto"/>
        <w:rPr/>
      </w:pPr>
      <w:r>
        <w:rPr>
          <w:rtl w:val="0"/>
        </w:rPr>
        <w:t xml:space="preserve"> </w:t>
      </w:r>
    </w:p>
    <w:p w:rsidR="00000000" w:rsidDel="00000000" w:rsidP="00000000" w:rsidRDefault="00000000" w:rsidRPr="00000000" w14:paraId="00000023">
      <w:pPr>
        <w:spacing w:after="240" w:before="240" w:lineRule="auto"/>
        <w:rPr/>
      </w:pPr>
      <w:r>
        <w:rPr>
          <w:rtl w:val="0"/>
        </w:rPr>
        <w:t xml:space="preserve"> </w:t>
      </w:r>
    </w:p>
    <w:p w:rsidR="00000000" w:rsidDel="00000000" w:rsidP="00000000" w:rsidRDefault="00000000" w:rsidRPr="00000000" w14:paraId="00000024">
      <w:pPr>
        <w:spacing w:after="240" w:before="240" w:lineRule="auto"/>
        <w:rPr/>
      </w:pPr>
      <w:r>
        <w:rPr>
          <w:rtl w:val="0"/>
        </w:rPr>
        <w:t xml:space="preserve"> </w:t>
      </w:r>
    </w:p>
    <w:p w:rsidR="00000000" w:rsidDel="00000000" w:rsidP="00000000" w:rsidRDefault="00000000" w:rsidRPr="00000000" w14:paraId="00000025">
      <w:pPr>
        <w:spacing w:after="240" w:before="240" w:lineRule="auto"/>
        <w:rPr/>
      </w:pPr>
      <w:r>
        <w:rPr>
          <w:rtl w:val="0"/>
        </w:rPr>
        <w:t xml:space="preserve"> </w:t>
      </w:r>
    </w:p>
    <w:p w:rsidR="00000000" w:rsidDel="00000000" w:rsidP="00000000" w:rsidRDefault="00000000" w:rsidRPr="00000000" w14:paraId="00000026">
      <w:pPr>
        <w:spacing w:after="240" w:before="240" w:lineRule="auto"/>
        <w:rPr/>
      </w:pPr>
      <w:r>
        <w:rPr>
          <w:rtl w:val="0"/>
        </w:rPr>
        <w:t xml:space="preserve"> </w:t>
      </w:r>
    </w:p>
    <w:p w:rsidR="00000000" w:rsidDel="00000000" w:rsidP="00000000" w:rsidRDefault="00000000" w:rsidRPr="00000000" w14:paraId="00000027">
      <w:pPr>
        <w:spacing w:after="240" w:before="240" w:lineRule="auto"/>
        <w:rPr/>
      </w:pPr>
      <w:r>
        <w:rPr>
          <w:rtl w:val="0"/>
        </w:rPr>
        <w:t xml:space="preserve"> </w:t>
      </w:r>
    </w:p>
    <w:p w:rsidR="00000000" w:rsidDel="00000000" w:rsidP="00000000" w:rsidRDefault="00000000" w:rsidRPr="00000000" w14:paraId="00000028">
      <w:pPr>
        <w:spacing w:after="240" w:before="240" w:lineRule="auto"/>
        <w:rPr>
          <w:b w:val="1"/>
          <w:bCs w:val="1"/>
          <w:sz w:val="40"/>
          <w:szCs w:val="40"/>
        </w:rPr>
      </w:pPr>
      <w:r>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Pr>
          <w:rtl w:val="0"/>
        </w:rPr>
        <w:t xml:space="preserve">1. Introduction</w:t>
      </w:r>
    </w:p>
    <w:p w:rsidR="00000000" w:rsidDel="00000000" w:rsidP="00000000" w:rsidRDefault="00000000" w:rsidRPr="00000000" w14:paraId="0000002A">
      <w:pPr>
        <w:spacing w:before="60" w:lineRule="auto"/>
        <w:ind w:left="360" w:firstLine="0"/>
        <w:jc w:val="left"/>
        <w:rPr/>
      </w:pPr>
      <w:r>
        <w:rPr>
          <w:rtl w:val="0"/>
        </w:rPr>
        <w:t xml:space="preserve">1.1. Overview</w:t>
      </w:r>
    </w:p>
    <w:p w:rsidR="00000000" w:rsidDel="00000000" w:rsidP="00000000" w:rsidRDefault="00000000" w:rsidRPr="00000000" w14:paraId="0000002B">
      <w:pPr>
        <w:spacing w:before="60" w:lineRule="auto"/>
        <w:ind w:left="360" w:firstLine="0"/>
        <w:jc w:val="left"/>
        <w:rPr/>
      </w:pPr>
      <w:r>
        <w:rPr>
          <w:rtl w:val="0"/>
        </w:rPr>
        <w:t xml:space="preserve">1.2. Problem Statement</w:t>
      </w:r>
    </w:p>
    <w:p w:rsidR="00000000" w:rsidDel="00000000" w:rsidP="00000000" w:rsidRDefault="00000000" w:rsidRPr="00000000" w14:paraId="0000002C">
      <w:pPr>
        <w:spacing w:before="60" w:lineRule="auto"/>
        <w:ind w:left="360" w:firstLine="0"/>
        <w:jc w:val="left"/>
        <w:rPr/>
      </w:pPr>
      <w:r>
        <w:rPr>
          <w:rtl w:val="0"/>
        </w:rPr>
        <w:t xml:space="preserve">1.3. Research Objectives</w:t>
      </w:r>
    </w:p>
    <w:p w:rsidR="00000000" w:rsidDel="00000000" w:rsidP="00000000" w:rsidRDefault="00000000" w:rsidRPr="00000000" w14:paraId="0000002D">
      <w:pPr>
        <w:spacing w:before="60" w:lineRule="auto"/>
        <w:ind w:left="720" w:firstLine="0"/>
        <w:jc w:val="left"/>
        <w:rPr/>
      </w:pPr>
      <w:r>
        <w:rPr>
          <w:rtl w:val="0"/>
        </w:rPr>
        <w:t xml:space="preserve">1.3.1. General Objective</w:t>
      </w:r>
    </w:p>
    <w:p w:rsidR="00000000" w:rsidDel="00000000" w:rsidP="00000000" w:rsidRDefault="00000000" w:rsidRPr="00000000" w14:paraId="0000002E">
      <w:pPr>
        <w:spacing w:before="60" w:lineRule="auto"/>
        <w:ind w:left="720" w:firstLine="0"/>
        <w:jc w:val="left"/>
        <w:rPr/>
      </w:pPr>
      <w:r>
        <w:rPr>
          <w:rtl w:val="0"/>
        </w:rPr>
        <w:t xml:space="preserve">1.3.2. Specific Objectives</w:t>
      </w:r>
    </w:p>
    <w:p w:rsidR="00000000" w:rsidDel="00000000" w:rsidP="00000000" w:rsidRDefault="00000000" w:rsidRPr="00000000" w14:paraId="0000002F">
      <w:pPr>
        <w:spacing w:before="60" w:lineRule="auto"/>
        <w:ind w:left="360" w:firstLine="0"/>
        <w:jc w:val="left"/>
        <w:rPr/>
      </w:pPr>
      <w:r>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Pr>
          <w:rtl w:val="0"/>
        </w:rPr>
        <w:t xml:space="preserve">1.4.1. Limitations of the Study</w:t>
      </w:r>
    </w:p>
    <w:p w:rsidR="00000000" w:rsidDel="00000000" w:rsidP="00000000" w:rsidRDefault="00000000" w:rsidRPr="00000000" w14:paraId="00000031">
      <w:pPr>
        <w:spacing w:before="60" w:lineRule="auto"/>
        <w:ind w:left="360" w:firstLine="0"/>
        <w:jc w:val="left"/>
        <w:rPr/>
      </w:pPr>
      <w:r>
        <w:rPr>
          <w:rtl w:val="0"/>
        </w:rPr>
        <w:t xml:space="preserve">1.5. Significance of the Study</w:t>
      </w:r>
    </w:p>
    <w:p w:rsidR="00000000" w:rsidDel="00000000" w:rsidP="00000000" w:rsidRDefault="00000000" w:rsidRPr="00000000" w14:paraId="00000032">
      <w:pPr>
        <w:spacing w:before="60" w:lineRule="auto"/>
        <w:ind w:left="360" w:firstLine="0"/>
        <w:jc w:val="left"/>
        <w:rPr/>
      </w:pPr>
      <w:r>
        <w:rPr>
          <w:rtl w:val="0"/>
        </w:rPr>
        <w:t xml:space="preserve">1.6. Resources</w:t>
      </w:r>
    </w:p>
    <w:p w:rsidR="00000000" w:rsidDel="00000000" w:rsidP="00000000" w:rsidRDefault="00000000" w:rsidRPr="00000000" w14:paraId="00000033">
      <w:pPr>
        <w:spacing w:before="60" w:lineRule="auto"/>
        <w:ind w:left="720" w:firstLine="0"/>
        <w:jc w:val="left"/>
        <w:rPr/>
      </w:pPr>
      <w:r>
        <w:rPr>
          <w:rtl w:val="0"/>
        </w:rPr>
        <w:t xml:space="preserve">1.6.1. Hardware</w:t>
      </w:r>
    </w:p>
    <w:p w:rsidR="00000000" w:rsidDel="00000000" w:rsidP="00000000" w:rsidRDefault="00000000" w:rsidRPr="00000000" w14:paraId="00000034">
      <w:pPr>
        <w:spacing w:before="60" w:lineRule="auto"/>
        <w:ind w:left="720" w:firstLine="0"/>
        <w:jc w:val="left"/>
        <w:rPr/>
      </w:pPr>
      <w:r>
        <w:rPr>
          <w:rtl w:val="0"/>
        </w:rPr>
        <w:t xml:space="preserve">1.6.2. Software</w:t>
      </w:r>
    </w:p>
    <w:p w:rsidR="00000000" w:rsidDel="00000000" w:rsidP="00000000" w:rsidRDefault="00000000" w:rsidRPr="00000000" w14:paraId="00000035">
      <w:pPr>
        <w:spacing w:before="60" w:lineRule="auto"/>
        <w:jc w:val="left"/>
        <w:rPr/>
      </w:pPr>
      <w:r>
        <w:rPr>
          <w:rtl w:val="0"/>
        </w:rPr>
        <w:t xml:space="preserve">2. Review of Related References</w:t>
      </w:r>
    </w:p>
    <w:p w:rsidR="00000000" w:rsidDel="00000000" w:rsidP="00000000" w:rsidRDefault="00000000" w:rsidRPr="00000000" w14:paraId="00000036">
      <w:pPr>
        <w:spacing w:before="60" w:lineRule="auto"/>
        <w:ind w:left="360" w:firstLine="0"/>
        <w:jc w:val="left"/>
        <w:rPr/>
      </w:pPr>
      <w:r>
        <w:rPr>
          <w:rtl w:val="0"/>
        </w:rPr>
        <w:t xml:space="preserve">2.1. Wireless Mesh Networks (WMNs)</w:t>
      </w:r>
    </w:p>
    <w:p w:rsidR="00000000" w:rsidDel="00000000" w:rsidP="00000000" w:rsidRDefault="00000000" w:rsidRPr="00000000" w14:paraId="00000037">
      <w:pPr>
        <w:spacing w:before="60" w:lineRule="auto"/>
        <w:ind w:left="360" w:firstLine="0"/>
        <w:jc w:val="left"/>
        <w:rPr/>
      </w:pPr>
      <w:r>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Pr>
          <w:rtl w:val="0"/>
        </w:rPr>
        <w:t xml:space="preserve">2.6. Cross Layer</w:t>
      </w:r>
    </w:p>
    <w:p w:rsidR="00000000" w:rsidDel="00000000" w:rsidP="00000000" w:rsidRDefault="00000000" w:rsidRPr="00000000" w14:paraId="0000003C">
      <w:pPr>
        <w:spacing w:before="60" w:lineRule="auto"/>
        <w:ind w:left="360" w:firstLine="0"/>
        <w:jc w:val="left"/>
        <w:rPr/>
      </w:pPr>
      <w:r>
        <w:rPr>
          <w:rtl w:val="0"/>
        </w:rPr>
        <w:t xml:space="preserve">2.7. ESP32 Technical Literature</w:t>
      </w:r>
    </w:p>
    <w:p w:rsidR="00000000" w:rsidDel="00000000" w:rsidP="00000000" w:rsidRDefault="00000000" w:rsidRPr="00000000" w14:paraId="0000003D">
      <w:pPr>
        <w:spacing w:before="60" w:lineRule="auto"/>
        <w:ind w:left="360" w:firstLine="0"/>
        <w:jc w:val="left"/>
        <w:rPr/>
      </w:pPr>
      <w:r>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Pr>
          <w:rtl w:val="0"/>
        </w:rPr>
        <w:t xml:space="preserve">3. Theoretical Framework</w:t>
      </w:r>
    </w:p>
    <w:p w:rsidR="00000000" w:rsidDel="00000000" w:rsidP="00000000" w:rsidRDefault="00000000" w:rsidRPr="00000000" w14:paraId="00000041">
      <w:pPr>
        <w:spacing w:before="60" w:lineRule="auto"/>
        <w:ind w:left="360" w:firstLine="0"/>
        <w:jc w:val="left"/>
        <w:rPr/>
      </w:pPr>
      <w:r>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Pr>
          <w:rtl w:val="0"/>
        </w:rPr>
        <w:t xml:space="preserve">3.1.3.1. Control Plane</w:t>
      </w:r>
    </w:p>
    <w:p w:rsidR="00000000" w:rsidDel="00000000" w:rsidP="00000000" w:rsidRDefault="00000000" w:rsidRPr="00000000" w14:paraId="00000046">
      <w:pPr>
        <w:spacing w:before="60" w:lineRule="auto"/>
        <w:ind w:left="1080" w:firstLine="0"/>
        <w:jc w:val="left"/>
        <w:rPr/>
      </w:pPr>
      <w:r>
        <w:rPr>
          <w:rtl w:val="0"/>
        </w:rPr>
        <w:t xml:space="preserve">3.1.3.2. Data Plane</w:t>
      </w:r>
    </w:p>
    <w:p w:rsidR="00000000" w:rsidDel="00000000" w:rsidP="00000000" w:rsidRDefault="00000000" w:rsidRPr="00000000" w14:paraId="00000047">
      <w:pPr>
        <w:spacing w:before="60" w:lineRule="auto"/>
        <w:ind w:left="360" w:firstLine="0"/>
        <w:jc w:val="left"/>
        <w:rPr/>
      </w:pPr>
      <w:r>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Pr>
          <w:rtl w:val="0"/>
        </w:rPr>
        <w:t xml:space="preserve">3.2.1.2. Parent Selection Criteria</w:t>
      </w:r>
    </w:p>
    <w:p w:rsidR="00000000" w:rsidDel="00000000" w:rsidP="00000000" w:rsidRDefault="00000000" w:rsidRPr="00000000" w14:paraId="0000004B">
      <w:pPr>
        <w:spacing w:before="60" w:lineRule="auto"/>
        <w:ind w:left="720" w:firstLine="0"/>
        <w:jc w:val="left"/>
        <w:rPr/>
      </w:pPr>
      <w:r>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Pr>
          <w:rtl w:val="0"/>
        </w:rPr>
        <w:t xml:space="preserve">3.3. Routing-Based Attack Theory</w:t>
      </w:r>
    </w:p>
    <w:p w:rsidR="00000000" w:rsidDel="00000000" w:rsidP="00000000" w:rsidRDefault="00000000" w:rsidRPr="00000000" w14:paraId="00000054">
      <w:pPr>
        <w:spacing w:before="60" w:lineRule="auto"/>
        <w:ind w:left="720" w:firstLine="0"/>
        <w:jc w:val="left"/>
        <w:rPr/>
      </w:pPr>
      <w:r>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Pr>
          <w:rtl w:val="0"/>
        </w:rPr>
        <w:t xml:space="preserve">3.4.1.1. Physical Layer Effects</w:t>
      </w:r>
    </w:p>
    <w:p w:rsidR="00000000" w:rsidDel="00000000" w:rsidP="00000000" w:rsidRDefault="00000000" w:rsidRPr="00000000" w14:paraId="00000060">
      <w:pPr>
        <w:spacing w:before="60" w:lineRule="auto"/>
        <w:ind w:left="1080" w:firstLine="0"/>
        <w:jc w:val="left"/>
        <w:rPr/>
      </w:pPr>
      <w:r>
        <w:rPr>
          <w:rtl w:val="0"/>
        </w:rPr>
        <w:t xml:space="preserve">3.4.1.2. MAC Layer Effects</w:t>
      </w:r>
    </w:p>
    <w:p w:rsidR="00000000" w:rsidDel="00000000" w:rsidP="00000000" w:rsidRDefault="00000000" w:rsidRPr="00000000" w14:paraId="00000061">
      <w:pPr>
        <w:spacing w:before="60" w:lineRule="auto"/>
        <w:ind w:left="1080" w:firstLine="0"/>
        <w:jc w:val="left"/>
        <w:rPr/>
      </w:pPr>
      <w:r>
        <w:rPr>
          <w:rtl w:val="0"/>
        </w:rPr>
        <w:t xml:space="preserve">3.4.1.3. Network Layer Effects</w:t>
      </w:r>
    </w:p>
    <w:p w:rsidR="00000000" w:rsidDel="00000000" w:rsidP="00000000" w:rsidRDefault="00000000" w:rsidRPr="00000000" w14:paraId="00000062">
      <w:pPr>
        <w:spacing w:before="60" w:lineRule="auto"/>
        <w:ind w:left="720" w:firstLine="0"/>
        <w:jc w:val="left"/>
        <w:rPr/>
      </w:pPr>
      <w:r>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Pr>
          <w:rtl w:val="0"/>
        </w:rPr>
        <w:t xml:space="preserve">3.4.5.1. Observational Objectives</w:t>
      </w:r>
    </w:p>
    <w:p w:rsidR="00000000" w:rsidDel="00000000" w:rsidP="00000000" w:rsidRDefault="00000000" w:rsidRPr="00000000" w14:paraId="0000006A">
      <w:pPr>
        <w:spacing w:before="60" w:lineRule="auto"/>
        <w:ind w:left="1080" w:firstLine="0"/>
        <w:jc w:val="left"/>
        <w:rPr/>
      </w:pPr>
      <w:r>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Pr>
          <w:rtl w:val="0"/>
        </w:rPr>
        <w:t xml:space="preserve">3.5.7. Expected Contribution</w:t>
      </w:r>
    </w:p>
    <w:p w:rsidR="00000000" w:rsidDel="00000000" w:rsidP="00000000" w:rsidRDefault="00000000" w:rsidRPr="00000000" w14:paraId="00000077">
      <w:pPr>
        <w:spacing w:before="60" w:lineRule="auto"/>
        <w:ind w:left="720" w:firstLine="0"/>
        <w:jc w:val="left"/>
        <w:rPr/>
      </w:pPr>
      <w:r>
        <w:rPr>
          <w:rtl w:val="0"/>
        </w:rPr>
        <w:t xml:space="preserve">3.5.8. Framework Summary</w:t>
      </w:r>
    </w:p>
    <w:p w:rsidR="00000000" w:rsidDel="00000000" w:rsidP="00000000" w:rsidRDefault="00000000" w:rsidRPr="00000000" w14:paraId="00000078">
      <w:pPr>
        <w:spacing w:before="60" w:lineRule="auto"/>
        <w:jc w:val="left"/>
        <w:rPr/>
      </w:pPr>
      <w:r>
        <w:rPr>
          <w:rtl w:val="0"/>
        </w:rPr>
        <w:t xml:space="preserve">4. Research Design</w:t>
      </w:r>
    </w:p>
    <w:p w:rsidR="00000000" w:rsidDel="00000000" w:rsidP="00000000" w:rsidRDefault="00000000" w:rsidRPr="00000000" w14:paraId="00000079">
      <w:pPr>
        <w:spacing w:before="60" w:lineRule="auto"/>
        <w:ind w:left="360" w:firstLine="0"/>
        <w:jc w:val="left"/>
        <w:rPr/>
      </w:pPr>
      <w:r>
        <w:rPr>
          <w:rtl w:val="0"/>
        </w:rPr>
        <w:t xml:space="preserve">4.1. Architectural Design</w:t>
      </w:r>
    </w:p>
    <w:p w:rsidR="00000000" w:rsidDel="00000000" w:rsidP="00000000" w:rsidRDefault="00000000" w:rsidRPr="00000000" w14:paraId="0000007A">
      <w:pPr>
        <w:spacing w:before="60" w:lineRule="auto"/>
        <w:ind w:left="360" w:firstLine="0"/>
        <w:jc w:val="left"/>
        <w:rPr/>
      </w:pPr>
      <w:r>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Pr>
          <w:rtl w:val="0"/>
        </w:rPr>
        <w:t xml:space="preserve">4.2.1.4. Implementation Summary</w:t>
      </w:r>
    </w:p>
    <w:p w:rsidR="00000000" w:rsidDel="00000000" w:rsidP="00000000" w:rsidRDefault="00000000" w:rsidRPr="00000000" w14:paraId="00000080">
      <w:pPr>
        <w:spacing w:before="60" w:lineRule="auto"/>
        <w:ind w:left="720" w:firstLine="0"/>
        <w:jc w:val="left"/>
        <w:rPr/>
      </w:pPr>
      <w:r>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Pr>
          <w:rtl w:val="0"/>
        </w:rPr>
        <w:t xml:space="preserve">4.2.2.1. Star Topology</w:t>
      </w:r>
    </w:p>
    <w:p w:rsidR="00000000" w:rsidDel="00000000" w:rsidP="00000000" w:rsidRDefault="00000000" w:rsidRPr="00000000" w14:paraId="00000082">
      <w:pPr>
        <w:spacing w:before="60" w:lineRule="auto"/>
        <w:ind w:left="1080" w:firstLine="0"/>
        <w:jc w:val="left"/>
        <w:rPr/>
      </w:pPr>
      <w:r>
        <w:rPr>
          <w:rtl w:val="0"/>
        </w:rPr>
        <w:t xml:space="preserve">4.2.2.2. Tree Topology</w:t>
      </w:r>
    </w:p>
    <w:p w:rsidR="00000000" w:rsidDel="00000000" w:rsidP="00000000" w:rsidRDefault="00000000" w:rsidRPr="00000000" w14:paraId="00000083">
      <w:pPr>
        <w:spacing w:before="60" w:lineRule="auto"/>
        <w:ind w:left="1080" w:firstLine="0"/>
        <w:jc w:val="left"/>
        <w:rPr/>
      </w:pPr>
      <w:r>
        <w:rPr>
          <w:rtl w:val="0"/>
        </w:rPr>
        <w:t xml:space="preserve">4.2.2.3. Linear Chain Topology</w:t>
      </w:r>
    </w:p>
    <w:p w:rsidR="00000000" w:rsidDel="00000000" w:rsidP="00000000" w:rsidRDefault="00000000" w:rsidRPr="00000000" w14:paraId="00000084">
      <w:pPr>
        <w:spacing w:before="60" w:lineRule="auto"/>
        <w:ind w:left="1080" w:firstLine="0"/>
        <w:jc w:val="left"/>
        <w:rPr/>
      </w:pPr>
      <w:r>
        <w:rPr>
          <w:rtl w:val="0"/>
        </w:rPr>
        <w:t xml:space="preserve">4.2.2.4. Partial Mesh Topology</w:t>
      </w:r>
    </w:p>
    <w:p w:rsidR="00000000" w:rsidDel="00000000" w:rsidP="00000000" w:rsidRDefault="00000000" w:rsidRPr="00000000" w14:paraId="00000085">
      <w:pPr>
        <w:spacing w:before="60" w:lineRule="auto"/>
        <w:ind w:left="1080" w:firstLine="0"/>
        <w:jc w:val="left"/>
        <w:rPr/>
      </w:pPr>
      <w:r>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Pr>
          <w:rtl w:val="0"/>
        </w:rPr>
        <w:t xml:space="preserve">4.2.3. Data Collection</w:t>
      </w:r>
    </w:p>
    <w:p w:rsidR="00000000" w:rsidDel="00000000" w:rsidP="00000000" w:rsidRDefault="00000000" w:rsidRPr="00000000" w14:paraId="00000087">
      <w:pPr>
        <w:spacing w:before="60" w:lineRule="auto"/>
        <w:ind w:left="1080" w:firstLine="0"/>
        <w:jc w:val="left"/>
        <w:rPr/>
      </w:pPr>
      <w:r>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Pr>
          <w:rtl w:val="0"/>
        </w:rPr>
        <w:t xml:space="preserve">A. Physical Layer (PHY) Metrics</w:t>
      </w:r>
    </w:p>
    <w:p w:rsidR="00000000" w:rsidDel="00000000" w:rsidP="00000000" w:rsidRDefault="00000000" w:rsidRPr="00000000" w14:paraId="00000089">
      <w:pPr>
        <w:spacing w:before="60" w:lineRule="auto"/>
        <w:ind w:left="1440" w:firstLine="0"/>
        <w:jc w:val="left"/>
        <w:rPr/>
      </w:pPr>
      <w:r>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Pr>
          <w:rtl w:val="0"/>
        </w:rPr>
        <w:t xml:space="preserve">C. Network Layer Metrics</w:t>
      </w:r>
    </w:p>
    <w:p w:rsidR="00000000" w:rsidDel="00000000" w:rsidP="00000000" w:rsidRDefault="00000000" w:rsidRPr="00000000" w14:paraId="0000008B">
      <w:pPr>
        <w:spacing w:before="60" w:lineRule="auto"/>
        <w:ind w:left="1440" w:firstLine="0"/>
        <w:jc w:val="left"/>
        <w:rPr/>
      </w:pPr>
      <w:r>
        <w:rPr>
          <w:rtl w:val="0"/>
        </w:rPr>
        <w:t xml:space="preserve">D. Probe Generation</w:t>
      </w:r>
    </w:p>
    <w:p w:rsidR="00000000" w:rsidDel="00000000" w:rsidP="00000000" w:rsidRDefault="00000000" w:rsidRPr="00000000" w14:paraId="0000008C">
      <w:pPr>
        <w:spacing w:before="60" w:lineRule="auto"/>
        <w:ind w:left="1080" w:firstLine="0"/>
        <w:jc w:val="left"/>
        <w:rPr/>
      </w:pPr>
      <w:r>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Pr>
          <w:rtl w:val="0"/>
        </w:rPr>
        <w:t xml:space="preserve">A. Attack Node Types</w:t>
      </w:r>
    </w:p>
    <w:p w:rsidR="00000000" w:rsidDel="00000000" w:rsidP="00000000" w:rsidRDefault="00000000" w:rsidRPr="00000000" w14:paraId="0000008E">
      <w:pPr>
        <w:spacing w:before="60" w:lineRule="auto"/>
        <w:ind w:left="1440" w:firstLine="0"/>
        <w:jc w:val="left"/>
        <w:rPr/>
      </w:pPr>
      <w:r>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Pr>
          <w:rtl w:val="0"/>
        </w:rPr>
        <w:t xml:space="preserve">A. Sampling Loop</w:t>
      </w:r>
    </w:p>
    <w:p w:rsidR="00000000" w:rsidDel="00000000" w:rsidP="00000000" w:rsidRDefault="00000000" w:rsidRPr="00000000" w14:paraId="00000092">
      <w:pPr>
        <w:spacing w:before="60" w:lineRule="auto"/>
        <w:ind w:left="1440" w:firstLine="0"/>
        <w:jc w:val="left"/>
        <w:rPr/>
      </w:pPr>
      <w:r>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Pr>
          <w:rtl w:val="0"/>
        </w:rPr>
        <w:t xml:space="preserve">A. Phase Control Algorithm</w:t>
      </w:r>
    </w:p>
    <w:p w:rsidR="00000000" w:rsidDel="00000000" w:rsidP="00000000" w:rsidRDefault="00000000" w:rsidRPr="00000000" w14:paraId="00000096">
      <w:pPr>
        <w:spacing w:before="60" w:lineRule="auto"/>
        <w:ind w:left="1440" w:firstLine="0"/>
        <w:jc w:val="left"/>
        <w:rPr/>
      </w:pPr>
      <w:r>
        <w:rPr>
          <w:rtl w:val="0"/>
        </w:rPr>
        <w:t xml:space="preserve">B. Phase Broadcast Mechanism</w:t>
      </w:r>
    </w:p>
    <w:p w:rsidR="00000000" w:rsidDel="00000000" w:rsidP="00000000" w:rsidRDefault="00000000" w:rsidRPr="00000000" w14:paraId="00000097">
      <w:pPr>
        <w:spacing w:before="60" w:lineRule="auto"/>
        <w:ind w:left="1080" w:firstLine="0"/>
        <w:jc w:val="left"/>
        <w:rPr/>
      </w:pPr>
      <w:r>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Pr>
          <w:rtl w:val="0"/>
        </w:rPr>
        <w:t xml:space="preserve">A. Local Storage Architecture</w:t>
      </w:r>
    </w:p>
    <w:p w:rsidR="00000000" w:rsidDel="00000000" w:rsidP="00000000" w:rsidRDefault="00000000" w:rsidRPr="00000000" w14:paraId="0000009A">
      <w:pPr>
        <w:spacing w:before="60" w:lineRule="auto"/>
        <w:ind w:left="1440" w:firstLine="0"/>
        <w:jc w:val="left"/>
        <w:rPr/>
      </w:pPr>
      <w:r>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Pr>
          <w:rtl w:val="0"/>
        </w:rPr>
        <w:t xml:space="preserve">4.2.4. Feature Extraction</w:t>
      </w:r>
    </w:p>
    <w:p w:rsidR="00000000" w:rsidDel="00000000" w:rsidP="00000000" w:rsidRDefault="00000000" w:rsidRPr="00000000" w14:paraId="0000009E">
      <w:pPr>
        <w:spacing w:before="60" w:lineRule="auto"/>
        <w:ind w:left="1080" w:firstLine="0"/>
        <w:jc w:val="left"/>
        <w:rPr/>
      </w:pPr>
      <w:r>
        <w:rPr>
          <w:rtl w:val="0"/>
        </w:rPr>
        <w:t xml:space="preserve">4.2.4.1 Preprocessing</w:t>
      </w:r>
    </w:p>
    <w:p w:rsidR="00000000" w:rsidDel="00000000" w:rsidP="00000000" w:rsidRDefault="00000000" w:rsidRPr="00000000" w14:paraId="0000009F">
      <w:pPr>
        <w:spacing w:before="60" w:lineRule="auto"/>
        <w:ind w:left="1080" w:firstLine="0"/>
        <w:jc w:val="left"/>
        <w:rPr/>
      </w:pPr>
      <w:r>
        <w:rPr>
          <w:rtl w:val="0"/>
        </w:rPr>
        <w:t xml:space="preserve">4.2.4.2 Feature Computation</w:t>
      </w:r>
    </w:p>
    <w:p w:rsidR="00000000" w:rsidDel="00000000" w:rsidP="00000000" w:rsidRDefault="00000000" w:rsidRPr="00000000" w14:paraId="000000A0">
      <w:pPr>
        <w:spacing w:before="60" w:lineRule="auto"/>
        <w:ind w:left="1440" w:firstLine="0"/>
        <w:jc w:val="left"/>
        <w:rPr/>
      </w:pPr>
      <w:r>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Pr>
          <w:rtl w:val="0"/>
        </w:rPr>
        <w:t xml:space="preserve">B. Link Reliability Features</w:t>
      </w:r>
    </w:p>
    <w:p w:rsidR="00000000" w:rsidDel="00000000" w:rsidP="00000000" w:rsidRDefault="00000000" w:rsidRPr="00000000" w14:paraId="000000A2">
      <w:pPr>
        <w:spacing w:before="60" w:lineRule="auto"/>
        <w:ind w:left="1440" w:firstLine="0"/>
        <w:jc w:val="left"/>
        <w:rPr/>
      </w:pPr>
      <w:r>
        <w:rPr>
          <w:rtl w:val="0"/>
        </w:rPr>
        <w:t xml:space="preserve">C. Topology Stability Features</w:t>
      </w:r>
    </w:p>
    <w:p w:rsidR="00000000" w:rsidDel="00000000" w:rsidP="00000000" w:rsidRDefault="00000000" w:rsidRPr="00000000" w14:paraId="000000A3">
      <w:pPr>
        <w:spacing w:before="60" w:lineRule="auto"/>
        <w:ind w:left="1440" w:firstLine="0"/>
        <w:jc w:val="left"/>
        <w:rPr/>
      </w:pPr>
      <w:r>
        <w:rPr>
          <w:rtl w:val="0"/>
        </w:rPr>
        <w:t xml:space="preserve">D. Physical Layer Features</w:t>
      </w:r>
    </w:p>
    <w:p w:rsidR="00000000" w:rsidDel="00000000" w:rsidP="00000000" w:rsidRDefault="00000000" w:rsidRPr="00000000" w14:paraId="000000A4">
      <w:pPr>
        <w:spacing w:before="60" w:lineRule="auto"/>
        <w:ind w:left="1440" w:firstLine="0"/>
        <w:jc w:val="left"/>
        <w:rPr/>
      </w:pPr>
      <w:r>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Pr>
          <w:rtl w:val="0"/>
        </w:rPr>
        <w:t xml:space="preserve">4.2.4.3 Feature Summary</w:t>
      </w:r>
    </w:p>
    <w:p w:rsidR="00000000" w:rsidDel="00000000" w:rsidP="00000000" w:rsidRDefault="00000000" w:rsidRPr="00000000" w14:paraId="000000A7">
      <w:pPr>
        <w:spacing w:before="60" w:lineRule="auto"/>
        <w:ind w:left="1080" w:firstLine="0"/>
        <w:jc w:val="left"/>
        <w:rPr/>
      </w:pPr>
      <w:r>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Pr>
          <w:rtl w:val="0"/>
        </w:rPr>
        <w:t xml:space="preserve">4.2.5. Data Clustering</w:t>
      </w:r>
    </w:p>
    <w:p w:rsidR="00000000" w:rsidDel="00000000" w:rsidP="00000000" w:rsidRDefault="00000000" w:rsidRPr="00000000" w14:paraId="000000AB">
      <w:pPr>
        <w:spacing w:before="60" w:lineRule="auto"/>
        <w:ind w:left="1080" w:firstLine="0"/>
        <w:jc w:val="left"/>
        <w:rPr/>
      </w:pPr>
      <w:r>
        <w:rPr>
          <w:rtl w:val="0"/>
        </w:rPr>
        <w:t xml:space="preserve">4.2.5.1. Feature Normalization</w:t>
      </w:r>
    </w:p>
    <w:p w:rsidR="00000000" w:rsidDel="00000000" w:rsidP="00000000" w:rsidRDefault="00000000" w:rsidRPr="00000000" w14:paraId="000000AC">
      <w:pPr>
        <w:spacing w:before="60" w:lineRule="auto"/>
        <w:ind w:left="1080" w:firstLine="0"/>
        <w:jc w:val="left"/>
        <w:rPr/>
      </w:pPr>
      <w:r>
        <w:rPr>
          <w:rtl w:val="0"/>
        </w:rPr>
        <w:t xml:space="preserve">4.2.5.2. Clustering Algorithms</w:t>
      </w:r>
    </w:p>
    <w:p w:rsidR="00000000" w:rsidDel="00000000" w:rsidP="00000000" w:rsidRDefault="00000000" w:rsidRPr="00000000" w14:paraId="000000AD">
      <w:pPr>
        <w:spacing w:before="60" w:lineRule="auto"/>
        <w:ind w:left="1440" w:firstLine="0"/>
        <w:jc w:val="left"/>
        <w:rPr/>
      </w:pPr>
      <w:r>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Pr>
          <w:rtl w:val="0"/>
        </w:rPr>
        <w:t xml:space="preserve">B. K‑Means (Comparative Baseline)</w:t>
      </w:r>
    </w:p>
    <w:p w:rsidR="00000000" w:rsidDel="00000000" w:rsidP="00000000" w:rsidRDefault="00000000" w:rsidRPr="00000000" w14:paraId="000000AF">
      <w:pPr>
        <w:spacing w:before="60" w:lineRule="auto"/>
        <w:ind w:left="1440" w:firstLine="0"/>
        <w:jc w:val="left"/>
        <w:rPr/>
      </w:pPr>
      <w:r>
        <w:rPr>
          <w:rtl w:val="0"/>
        </w:rPr>
        <w:t xml:space="preserve">C. Linkage Method Selection</w:t>
      </w:r>
    </w:p>
    <w:p w:rsidR="00000000" w:rsidDel="00000000" w:rsidP="00000000" w:rsidRDefault="00000000" w:rsidRPr="00000000" w14:paraId="000000B0">
      <w:pPr>
        <w:spacing w:before="60" w:lineRule="auto"/>
        <w:ind w:left="1440" w:firstLine="0"/>
        <w:jc w:val="left"/>
        <w:rPr/>
      </w:pPr>
      <w:r>
        <w:rPr>
          <w:rtl w:val="0"/>
        </w:rPr>
        <w:t xml:space="preserve">D. Cluster Selection</w:t>
      </w:r>
    </w:p>
    <w:p w:rsidR="00000000" w:rsidDel="00000000" w:rsidP="00000000" w:rsidRDefault="00000000" w:rsidRPr="00000000" w14:paraId="000000B1">
      <w:pPr>
        <w:spacing w:before="60" w:lineRule="auto"/>
        <w:ind w:left="1440" w:firstLine="0"/>
        <w:jc w:val="left"/>
        <w:rPr/>
      </w:pPr>
      <w:r>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Pr>
          <w:rtl w:val="0"/>
        </w:rPr>
        <w:t xml:space="preserve">G. Cluster Number Selection</w:t>
      </w:r>
    </w:p>
    <w:p w:rsidR="00000000" w:rsidDel="00000000" w:rsidP="00000000" w:rsidRDefault="00000000" w:rsidRPr="00000000" w14:paraId="000000B3">
      <w:pPr>
        <w:spacing w:before="60" w:lineRule="auto"/>
        <w:ind w:left="1440" w:firstLine="0"/>
        <w:jc w:val="left"/>
        <w:rPr/>
      </w:pPr>
      <w:r>
        <w:rPr>
          <w:rtl w:val="0"/>
        </w:rPr>
        <w:t xml:space="preserve">H. Spectral Clustering</w:t>
      </w:r>
    </w:p>
    <w:p w:rsidR="00000000" w:rsidDel="00000000" w:rsidP="00000000" w:rsidRDefault="00000000" w:rsidRPr="00000000" w14:paraId="000000B4">
      <w:pPr>
        <w:spacing w:before="60" w:lineRule="auto"/>
        <w:ind w:left="1440" w:firstLine="0"/>
        <w:jc w:val="left"/>
        <w:rPr/>
      </w:pPr>
      <w:r>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Pr>
          <w:rtl w:val="0"/>
        </w:rPr>
        <w:t xml:space="preserve">J. Spectral Embedding</w:t>
      </w:r>
    </w:p>
    <w:p w:rsidR="00000000" w:rsidDel="00000000" w:rsidP="00000000" w:rsidRDefault="00000000" w:rsidRPr="00000000" w14:paraId="000000B6">
      <w:pPr>
        <w:spacing w:before="60" w:lineRule="auto"/>
        <w:ind w:left="1440" w:firstLine="0"/>
        <w:jc w:val="left"/>
        <w:rPr/>
      </w:pPr>
      <w:r>
        <w:rPr>
          <w:rtl w:val="0"/>
        </w:rPr>
        <w:t xml:space="preserve">K. Cluster Number Selection</w:t>
      </w:r>
    </w:p>
    <w:p w:rsidR="00000000" w:rsidDel="00000000" w:rsidP="00000000" w:rsidRDefault="00000000" w:rsidRPr="00000000" w14:paraId="000000B7">
      <w:pPr>
        <w:spacing w:before="60" w:lineRule="auto"/>
        <w:ind w:left="1080" w:firstLine="0"/>
        <w:jc w:val="left"/>
        <w:rPr/>
      </w:pPr>
      <w:r>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Pr>
          <w:rtl w:val="0"/>
        </w:rPr>
        <w:t xml:space="preserve">A. Silhouette Score</w:t>
      </w:r>
    </w:p>
    <w:p w:rsidR="00000000" w:rsidDel="00000000" w:rsidP="00000000" w:rsidRDefault="00000000" w:rsidRPr="00000000" w14:paraId="000000B9">
      <w:pPr>
        <w:spacing w:before="60" w:lineRule="auto"/>
        <w:ind w:left="1440" w:firstLine="0"/>
        <w:jc w:val="left"/>
        <w:rPr/>
      </w:pPr>
      <w:r>
        <w:rPr>
          <w:rtl w:val="0"/>
        </w:rPr>
        <w:t xml:space="preserve">B. Davies–Bouldin Index</w:t>
      </w:r>
    </w:p>
    <w:p w:rsidR="00000000" w:rsidDel="00000000" w:rsidP="00000000" w:rsidRDefault="00000000" w:rsidRPr="00000000" w14:paraId="000000BA">
      <w:pPr>
        <w:spacing w:before="60" w:lineRule="auto"/>
        <w:ind w:left="1440" w:firstLine="0"/>
        <w:jc w:val="left"/>
        <w:rPr/>
      </w:pPr>
      <w:r>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Pr>
          <w:rtl w:val="0"/>
        </w:rPr>
        <w:t xml:space="preserve">4.3. Theoretical Analysis</w:t>
      </w:r>
    </w:p>
    <w:p w:rsidR="00000000" w:rsidDel="00000000" w:rsidP="00000000" w:rsidRDefault="00000000" w:rsidRPr="00000000" w14:paraId="000000C9">
      <w:pPr>
        <w:spacing w:before="60" w:lineRule="auto"/>
        <w:ind w:left="720" w:firstLine="0"/>
        <w:jc w:val="left"/>
        <w:rPr/>
      </w:pPr>
      <w:r>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Pr>
          <w:rtl w:val="0"/>
        </w:rPr>
        <w:t xml:space="preserve">4.3.2.5. Validation Theory</w:t>
      </w:r>
    </w:p>
    <w:p w:rsidR="00000000" w:rsidDel="00000000" w:rsidP="00000000" w:rsidRDefault="00000000" w:rsidRPr="00000000" w14:paraId="000000D6">
      <w:pPr>
        <w:spacing w:before="60" w:lineRule="auto"/>
        <w:ind w:left="1080" w:firstLine="0"/>
        <w:jc w:val="left"/>
        <w:rPr/>
      </w:pPr>
      <w:r>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Pr>
          <w:rtl w:val="0"/>
        </w:rPr>
        <w:t xml:space="preserve">4.3.2.7. Theoretical Expectation</w:t>
      </w:r>
    </w:p>
    <w:p w:rsidR="00000000" w:rsidDel="00000000" w:rsidP="00000000" w:rsidRDefault="00000000" w:rsidRPr="00000000" w14:paraId="000000D8">
      <w:pPr>
        <w:spacing w:before="60" w:lineRule="auto"/>
        <w:ind w:left="360" w:firstLine="0"/>
        <w:jc w:val="left"/>
        <w:rPr/>
      </w:pPr>
      <w:r>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Pr>
          <w:highlight w:val="yellow"/>
          <w:rtl w:val="0"/>
        </w:rPr>
        <w:t xml:space="preserve">5.7. Conclusion</w:t>
      </w:r>
    </w:p>
    <w:p w:rsidR="00000000" w:rsidDel="00000000" w:rsidP="00000000" w:rsidRDefault="00000000" w:rsidRPr="00000000" w14:paraId="000000E1">
      <w:pPr>
        <w:spacing w:before="60" w:lineRule="auto"/>
        <w:jc w:val="left"/>
        <w:rPr/>
      </w:pPr>
      <w:r>
        <w:rPr>
          <w:rtl w:val="0"/>
        </w:rPr>
        <w:t xml:space="preserve">Appendix A.  Bibliography</w:t>
      </w:r>
    </w:p>
    <w:p w:rsidR="00000000" w:rsidDel="00000000" w:rsidP="00000000" w:rsidRDefault="00000000" w:rsidRPr="00000000" w14:paraId="000000E2">
      <w:pPr>
        <w:spacing w:before="60" w:lineRule="auto"/>
        <w:jc w:val="left"/>
        <w:rPr/>
      </w:pPr>
      <w:r>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Pr>
          <w:highlight w:val="yellow"/>
          <w:rtl w:val="0"/>
        </w:rPr>
        <w:t xml:space="preserve">Appendix D. Placeholder Register</w:t>
      </w:r>
    </w:p>
    <w:p w:rsidR="00000000" w:rsidDel="00000000" w:rsidP="00000000" w:rsidRDefault="00000000" w:rsidRPr="00000000" w14:paraId="000000E5">
      <w:pPr>
        <w:rPr/>
      </w:pPr>
      <w:r>
        <w:rPr>
          <w:rtl w:val="0"/>
        </w:rPr>
        <w:t xml:space="preserve"> </w:t>
      </w:r>
    </w:p>
    <w:p w:rsidR="00000000" w:rsidDel="00000000" w:rsidP="00000000" w:rsidRDefault="00000000" w:rsidRPr="00000000" w14:paraId="000000E6">
      <w:pPr>
        <w:rPr/>
      </w:pPr>
      <w:r>
        <w:rPr>
          <w:rtl w:val="0"/>
        </w:rPr>
        <w:t xml:space="preserve"> </w:t>
      </w:r>
    </w:p>
    <w:p w:rsidR="00000000" w:rsidDel="00000000" w:rsidP="00000000" w:rsidRDefault="00000000" w:rsidRPr="00000000" w14:paraId="000000E7">
      <w:pPr>
        <w:spacing w:after="240" w:before="240" w:lineRule="auto"/>
        <w:rPr/>
      </w:pPr>
      <w:r>
        <w:rPr>
          <w:rtl w:val="0"/>
        </w:rPr>
        <w:t xml:space="preserve"> </w:t>
      </w:r>
    </w:p>
    <w:p w:rsidR="00000000" w:rsidDel="00000000" w:rsidP="00000000" w:rsidRDefault="00000000" w:rsidRPr="00000000" w14:paraId="000000E8">
      <w:pPr>
        <w:spacing w:after="240" w:before="240" w:lineRule="auto"/>
        <w:rPr/>
      </w:pPr>
      <w:r>
        <w:rPr>
          <w:rtl w:val="0"/>
        </w:rPr>
        <w:t xml:space="preserve"> </w:t>
      </w:r>
    </w:p>
    <w:p w:rsidR="00000000" w:rsidDel="00000000" w:rsidP="00000000" w:rsidRDefault="00000000" w:rsidRPr="00000000" w14:paraId="000000E9">
      <w:pPr>
        <w:spacing w:after="240" w:before="240" w:lineRule="auto"/>
        <w:rPr/>
      </w:pPr>
      <w:r>
        <w:rPr>
          <w:rtl w:val="0"/>
        </w:rPr>
        <w:t xml:space="preserve"> </w:t>
      </w:r>
    </w:p>
    <w:p w:rsidR="00000000" w:rsidDel="00000000" w:rsidP="00000000" w:rsidRDefault="00000000" w:rsidRPr="00000000" w14:paraId="000000EA">
      <w:pPr>
        <w:spacing w:after="240" w:before="240" w:lineRule="auto"/>
        <w:rPr/>
      </w:pPr>
      <w:r>
        <w:rPr>
          <w:rtl w:val="0"/>
        </w:rPr>
        <w:t xml:space="preserve"> </w:t>
      </w:r>
    </w:p>
    <w:p w:rsidR="00000000" w:rsidDel="00000000" w:rsidP="00000000" w:rsidRDefault="00000000" w:rsidRPr="00000000" w14:paraId="000000EB">
      <w:pPr>
        <w:spacing w:after="240" w:before="240" w:lineRule="auto"/>
        <w:rPr/>
      </w:pPr>
      <w:r>
        <w:rPr>
          <w:rtl w:val="0"/>
        </w:rPr>
        <w:t xml:space="preserve"> </w:t>
      </w:r>
    </w:p>
    <w:p w:rsidR="00000000" w:rsidDel="00000000" w:rsidP="00000000" w:rsidRDefault="00000000" w:rsidRPr="00000000" w14:paraId="000000EC">
      <w:pPr>
        <w:spacing w:after="240" w:before="240" w:lineRule="auto"/>
        <w:rPr/>
      </w:pPr>
      <w:r>
        <w:rPr>
          <w:rtl w:val="0"/>
        </w:rPr>
        <w:t xml:space="preserve"> </w:t>
      </w:r>
    </w:p>
    <w:p w:rsidR="00000000" w:rsidDel="00000000" w:rsidP="00000000" w:rsidRDefault="00000000" w:rsidRPr="00000000" w14:paraId="000000ED">
      <w:pPr>
        <w:spacing w:after="240" w:before="240" w:lineRule="auto"/>
        <w:rPr/>
      </w:pPr>
      <w:r>
        <w:rPr>
          <w:rtl w:val="0"/>
        </w:rPr>
        <w:t xml:space="preserve"> </w:t>
      </w:r>
    </w:p>
    <w:p w:rsidR="00000000" w:rsidDel="00000000" w:rsidP="00000000" w:rsidRDefault="00000000" w:rsidRPr="00000000" w14:paraId="000000EE">
      <w:pPr>
        <w:spacing w:after="240" w:before="240" w:lineRule="auto"/>
        <w:rPr/>
      </w:pPr>
      <w:r>
        <w:rPr>
          <w:rtl w:val="0"/>
        </w:rPr>
        <w:t xml:space="preserve"> </w:t>
      </w:r>
    </w:p>
    <w:p w:rsidR="00000000" w:rsidDel="00000000" w:rsidP="00000000" w:rsidRDefault="00000000" w:rsidRPr="00000000" w14:paraId="000000EF">
      <w:pPr>
        <w:spacing w:after="240" w:before="240" w:lineRule="auto"/>
        <w:rPr/>
      </w:pPr>
      <w:r>
        <w:rPr>
          <w:rtl w:val="0"/>
        </w:rPr>
        <w:t xml:space="preserve"> </w:t>
      </w:r>
    </w:p>
    <w:p w:rsidR="00000000" w:rsidDel="00000000" w:rsidP="00000000" w:rsidRDefault="00000000" w:rsidRPr="00000000" w14:paraId="000000F0">
      <w:pPr>
        <w:spacing w:after="240" w:before="240" w:lineRule="auto"/>
        <w:rPr/>
      </w:pPr>
      <w:r>
        <w:rPr>
          <w:rtl w:val="0"/>
        </w:rPr>
        <w:t xml:space="preserve"> </w:t>
      </w:r>
    </w:p>
    <w:p w:rsidR="00000000" w:rsidDel="00000000" w:rsidP="00000000" w:rsidRDefault="00000000" w:rsidRPr="00000000" w14:paraId="000000F1">
      <w:pPr>
        <w:spacing w:after="240" w:before="240" w:lineRule="auto"/>
        <w:rPr/>
      </w:pPr>
      <w:r>
        <w:rPr>
          <w:rtl w:val="0"/>
        </w:rPr>
        <w:t xml:space="preserve"> </w:t>
      </w:r>
    </w:p>
    <w:p w:rsidR="00000000" w:rsidDel="00000000" w:rsidP="00000000" w:rsidRDefault="00000000" w:rsidRPr="00000000" w14:paraId="000000F2">
      <w:pPr>
        <w:spacing w:after="240" w:before="240" w:lineRule="auto"/>
        <w:rPr/>
      </w:pPr>
      <w:r>
        <w:rPr>
          <w:rtl w:val="0"/>
        </w:rPr>
        <w:t xml:space="preserve"> </w:t>
      </w:r>
    </w:p>
    <w:p w:rsidR="00000000" w:rsidDel="00000000" w:rsidP="00000000" w:rsidRDefault="00000000" w:rsidRPr="00000000" w14:paraId="000000F3">
      <w:pPr>
        <w:spacing w:after="240" w:before="240" w:lineRule="auto"/>
        <w:rPr/>
      </w:pPr>
      <w:r>
        <w:rPr>
          <w:rtl w:val="0"/>
        </w:rPr>
        <w:t xml:space="preserve"> </w:t>
      </w:r>
    </w:p>
    <w:p w:rsidR="00000000" w:rsidDel="00000000" w:rsidP="00000000" w:rsidRDefault="00000000" w:rsidRPr="00000000" w14:paraId="000000F4">
      <w:pPr>
        <w:spacing w:after="240" w:before="240" w:lineRule="auto"/>
        <w:rPr/>
      </w:pPr>
      <w:r>
        <w:rPr>
          <w:rtl w:val="0"/>
        </w:rPr>
        <w:t xml:space="preserve"> </w:t>
      </w:r>
    </w:p>
    <w:p w:rsidR="00000000" w:rsidDel="00000000" w:rsidP="00000000" w:rsidRDefault="00000000" w:rsidRPr="00000000" w14:paraId="000000F5">
      <w:pPr>
        <w:spacing w:after="240" w:before="240" w:lineRule="auto"/>
        <w:rPr/>
      </w:pPr>
      <w:r>
        <w:rPr>
          <w:rtl w:val="0"/>
        </w:rPr>
        <w:t xml:space="preserve"> </w:t>
      </w:r>
    </w:p>
    <w:p w:rsidR="00000000" w:rsidDel="00000000" w:rsidP="00000000" w:rsidRDefault="00000000" w:rsidRPr="00000000" w14:paraId="000000F6">
      <w:pPr>
        <w:spacing w:after="240" w:before="240" w:lineRule="auto"/>
        <w:rPr/>
      </w:pPr>
      <w:r>
        <w:rPr>
          <w:rtl w:val="0"/>
        </w:rPr>
        <w:t xml:space="preserve"> </w:t>
      </w:r>
    </w:p>
    <w:p w:rsidR="00000000" w:rsidDel="00000000" w:rsidP="00000000" w:rsidRDefault="00000000" w:rsidRPr="00000000" w14:paraId="000000F7">
      <w:pPr>
        <w:spacing w:after="240" w:before="240" w:lineRule="auto"/>
        <w:rPr/>
      </w:pPr>
      <w:r>
        <w:rPr>
          <w:rtl w:val="0"/>
        </w:rPr>
        <w:t xml:space="preserve"> </w:t>
      </w:r>
    </w:p>
    <w:p w:rsidR="00000000" w:rsidDel="00000000" w:rsidP="00000000" w:rsidRDefault="00000000" w:rsidRPr="00000000" w14:paraId="000000F8">
      <w:pPr>
        <w:spacing w:after="240" w:before="240" w:lineRule="auto"/>
        <w:rPr/>
      </w:pPr>
      <w:r>
        <w:rPr>
          <w:rtl w:val="0"/>
        </w:rPr>
        <w:t xml:space="preserve"> </w:t>
      </w:r>
    </w:p>
    <w:p w:rsidR="00000000" w:rsidDel="00000000" w:rsidP="00000000" w:rsidRDefault="00000000" w:rsidRPr="00000000" w14:paraId="000000F9">
      <w:pPr>
        <w:spacing w:after="240" w:before="240" w:lineRule="auto"/>
        <w:rPr/>
      </w:pPr>
      <w:r>
        <w:rPr>
          <w:rtl w:val="0"/>
        </w:rPr>
        <w:t xml:space="preserve"> </w:t>
      </w:r>
    </w:p>
    <w:p w:rsidR="00000000" w:rsidDel="00000000" w:rsidP="00000000" w:rsidRDefault="00000000" w:rsidRPr="00000000" w14:paraId="000000FA">
      <w:pPr>
        <w:spacing w:after="240" w:before="240" w:lineRule="auto"/>
        <w:rPr>
          <w:b w:val="1"/>
          <w:bCs w:val="1"/>
          <w:sz w:val="40"/>
          <w:szCs w:val="40"/>
        </w:rPr>
      </w:pPr>
      <w:r>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Pr>
          <w:rtl w:val="0"/>
        </w:rPr>
        <w:t xml:space="preserve">Table 2.5 Summary of ML/Anomaly-Based IDS............................................................... 25</w:t>
      </w:r>
    </w:p>
    <w:p w:rsidR="00000000" w:rsidDel="00000000" w:rsidP="00000000" w:rsidRDefault="00000000" w:rsidRPr="00000000" w14:paraId="00000100">
      <w:pPr>
        <w:spacing w:before="60" w:lineRule="auto"/>
        <w:jc w:val="left"/>
        <w:rPr/>
      </w:pPr>
      <w:r>
        <w:rPr>
          <w:rtl w:val="0"/>
        </w:rPr>
        <w:t xml:space="preserve">Table 2.6 Summary of Cross-Layer.................................................................................. 27</w:t>
      </w:r>
    </w:p>
    <w:p w:rsidR="00000000" w:rsidDel="00000000" w:rsidP="00000000" w:rsidRDefault="00000000" w:rsidRPr="00000000" w14:paraId="00000101">
      <w:pPr>
        <w:spacing w:before="60" w:lineRule="auto"/>
        <w:jc w:val="left"/>
        <w:rPr/>
      </w:pPr>
      <w:r>
        <w:rPr>
          <w:rtl w:val="0"/>
        </w:rPr>
        <w:t xml:space="preserve">Table 2.7 Summary of ESP32 Technical Literature........................................................... 29</w:t>
      </w:r>
    </w:p>
    <w:p w:rsidR="00000000" w:rsidDel="00000000" w:rsidP="00000000" w:rsidRDefault="00000000" w:rsidRPr="00000000" w14:paraId="00000102">
      <w:pPr>
        <w:spacing w:before="60" w:lineRule="auto"/>
        <w:jc w:val="left"/>
        <w:rPr/>
      </w:pPr>
      <w:r>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Pr>
          <w:rtl w:val="0"/>
        </w:rPr>
        <w:t xml:space="preserve">Table 3.1 ESP-WIFI-MESH Node Roles and Responsibilities............................................ 40</w:t>
      </w:r>
    </w:p>
    <w:p w:rsidR="00000000" w:rsidDel="00000000" w:rsidP="00000000" w:rsidRDefault="00000000" w:rsidRPr="00000000" w14:paraId="00000106">
      <w:pPr>
        <w:spacing w:before="60" w:lineRule="auto"/>
        <w:jc w:val="left"/>
        <w:rPr/>
      </w:pPr>
      <w:r>
        <w:rPr>
          <w:rtl w:val="0"/>
        </w:rPr>
        <w:t xml:space="preserve">Table 3.2 ESP-WIFI-MESH Default RSSI Thresholds....................................................... 41</w:t>
      </w:r>
    </w:p>
    <w:p w:rsidR="00000000" w:rsidDel="00000000" w:rsidP="00000000" w:rsidRDefault="00000000" w:rsidRPr="00000000" w14:paraId="00000107">
      <w:pPr>
        <w:spacing w:before="60" w:lineRule="auto"/>
        <w:jc w:val="left"/>
        <w:rPr/>
      </w:pPr>
      <w:r>
        <w:rPr>
          <w:rtl w:val="0"/>
        </w:rPr>
        <w:t xml:space="preserve">Table 3.3 Expected RSSI Ranges by Node Position........................................................... 43</w:t>
      </w:r>
    </w:p>
    <w:p w:rsidR="00000000" w:rsidDel="00000000" w:rsidP="00000000" w:rsidRDefault="00000000" w:rsidRPr="00000000" w14:paraId="00000108">
      <w:pPr>
        <w:spacing w:before="60" w:lineRule="auto"/>
        <w:jc w:val="left"/>
        <w:rPr/>
      </w:pPr>
      <w:r>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Pr>
          <w:rtl w:val="0"/>
        </w:rPr>
        <w:t xml:space="preserve">Table 4.1  Phase Definition and Labeling.......................................................................... 61</w:t>
      </w:r>
    </w:p>
    <w:p w:rsidR="00000000" w:rsidDel="00000000" w:rsidP="00000000" w:rsidRDefault="00000000" w:rsidRPr="00000000" w14:paraId="0000010E">
      <w:pPr>
        <w:spacing w:before="60" w:lineRule="auto"/>
        <w:jc w:val="left"/>
        <w:rPr/>
      </w:pPr>
      <w:r>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Pr>
          <w:highlight w:val="yellow"/>
          <w:rtl w:val="0"/>
        </w:rPr>
        <w:t xml:space="preserve">Table 4.7 Run Scenarios and Run Status (provisional, </w:t>
      </w:r>
      <w:r>
        <w:rPr>
          <w:highlight w:val="green"/>
          <w:rtl w:val="0"/>
        </w:rPr>
        <w:t xml:space="preserve">44</w:t>
      </w:r>
      <w:r>
        <w:rPr>
          <w:highlight w:val="yellow"/>
          <w:rtl w:val="0"/>
        </w:rPr>
        <w:t xml:space="preserve"> runs)............ 97</w:t>
      </w:r>
    </w:p>
    <w:p w:rsidR="00000000" w:rsidDel="00000000" w:rsidP="00000000" w:rsidRDefault="00000000" w:rsidRPr="00000000" w14:paraId="00000114">
      <w:pPr>
        <w:spacing w:before="60" w:lineRule="auto"/>
        <w:jc w:val="left"/>
        <w:rPr/>
      </w:pPr>
      <w:r>
        <w:rPr>
          <w:rtl w:val="0"/>
        </w:rPr>
        <w:t xml:space="preserve">Table 4.8 Physical Layer (PHY) Metrics........................................................................... 99</w:t>
      </w:r>
    </w:p>
    <w:p w:rsidR="00000000" w:rsidDel="00000000" w:rsidP="00000000" w:rsidRDefault="00000000" w:rsidRPr="00000000" w14:paraId="00000115">
      <w:pPr>
        <w:spacing w:before="60" w:lineRule="auto"/>
        <w:jc w:val="left"/>
        <w:rPr/>
      </w:pPr>
      <w:r>
        <w:rPr>
          <w:highlight w:val="yellow"/>
          <w:rtl w:val="0"/>
        </w:rPr>
        <w:t xml:space="preserve">Table 4.9 Medium Access Control (MAC) Layer Metrics and Application Counters (D-15)</w:t>
      </w:r>
      <w:r>
        <w:rPr>
          <w:rtl w:val="0"/>
        </w:rPr>
        <w:t xml:space="preserve">. 99</w:t>
      </w:r>
    </w:p>
    <w:p w:rsidR="00000000" w:rsidDel="00000000" w:rsidP="00000000" w:rsidRDefault="00000000" w:rsidRPr="00000000" w14:paraId="00000116">
      <w:pPr>
        <w:spacing w:before="60" w:lineRule="auto"/>
        <w:jc w:val="left"/>
        <w:rPr/>
      </w:pPr>
      <w:r>
        <w:rPr>
          <w:rtl w:val="0"/>
        </w:rPr>
        <w:t xml:space="preserve">Table 4.10 Network Layer Metrics................................................................................... 99</w:t>
      </w:r>
    </w:p>
    <w:p w:rsidR="00000000" w:rsidDel="00000000" w:rsidP="00000000" w:rsidRDefault="00000000" w:rsidRPr="00000000" w14:paraId="00000117">
      <w:pPr>
        <w:spacing w:before="60" w:lineRule="auto"/>
        <w:jc w:val="left"/>
        <w:rPr/>
      </w:pPr>
      <w:r>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Pr>
          <w:rtl w:val="0"/>
        </w:rPr>
        <w:t xml:space="preserve">Table 4.13 Experimental Phase Label Encoding.............................................................. 105</w:t>
      </w:r>
    </w:p>
    <w:p w:rsidR="00000000" w:rsidDel="00000000" w:rsidP="00000000" w:rsidRDefault="00000000" w:rsidRPr="00000000" w14:paraId="0000011A">
      <w:pPr>
        <w:spacing w:before="60" w:lineRule="auto"/>
        <w:jc w:val="left"/>
        <w:rPr/>
      </w:pPr>
      <w:r>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Pr>
          <w:rtl w:val="0"/>
        </w:rPr>
        <w:t xml:space="preserve">Table 4.16 Window Aggregation.................................................................................... 111</w:t>
      </w:r>
    </w:p>
    <w:p w:rsidR="00000000" w:rsidDel="00000000" w:rsidP="00000000" w:rsidRDefault="00000000" w:rsidRPr="00000000" w14:paraId="0000011D">
      <w:pPr>
        <w:spacing w:before="60" w:lineRule="auto"/>
        <w:jc w:val="left"/>
        <w:rPr/>
      </w:pPr>
      <w:r>
        <w:rPr>
          <w:rtl w:val="0"/>
        </w:rPr>
        <w:t xml:space="preserve">Table 4.17 Feature Summary......................................................................................... 117</w:t>
      </w:r>
    </w:p>
    <w:p w:rsidR="00000000" w:rsidDel="00000000" w:rsidP="00000000" w:rsidRDefault="00000000" w:rsidRPr="00000000" w14:paraId="0000011E">
      <w:pPr>
        <w:spacing w:before="60" w:lineRule="auto"/>
        <w:jc w:val="left"/>
        <w:rPr/>
      </w:pPr>
      <w:r>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Pr>
          <w:rtl w:val="0"/>
        </w:rPr>
        <w:t xml:space="preserve">Figure 3.1 Architecture of ESP32-WFI-MESH................................................................. 39</w:t>
      </w:r>
    </w:p>
    <w:p w:rsidR="00000000" w:rsidDel="00000000" w:rsidP="00000000" w:rsidRDefault="00000000" w:rsidRPr="00000000" w14:paraId="00000131">
      <w:pPr>
        <w:spacing w:before="60" w:lineRule="auto"/>
        <w:jc w:val="left"/>
        <w:rPr/>
      </w:pPr>
      <w:r>
        <w:rPr>
          <w:rtl w:val="0"/>
        </w:rPr>
        <w:t xml:space="preserve">Figure 3.2 Conceptual Framework of the Study................................................................. 57</w:t>
      </w:r>
    </w:p>
    <w:p w:rsidR="00000000" w:rsidDel="00000000" w:rsidP="00000000" w:rsidRDefault="00000000" w:rsidRPr="00000000" w14:paraId="00000132">
      <w:pPr>
        <w:spacing w:before="60" w:lineRule="auto"/>
        <w:jc w:val="left"/>
        <w:rPr/>
      </w:pPr>
      <w:r>
        <w:rPr>
          <w:rtl w:val="0"/>
        </w:rPr>
        <w:t xml:space="preserve">Figure 4.1 Architecture Design........................................................................................ 59</w:t>
      </w:r>
    </w:p>
    <w:p w:rsidR="00000000" w:rsidDel="00000000" w:rsidP="00000000" w:rsidRDefault="00000000" w:rsidRPr="00000000" w14:paraId="00000133">
      <w:pPr>
        <w:spacing w:before="60" w:lineRule="auto"/>
        <w:jc w:val="left"/>
        <w:rPr/>
      </w:pPr>
      <w:r>
        <w:rPr>
          <w:rtl w:val="0"/>
        </w:rPr>
        <w:t xml:space="preserve">Figure 4.2 Root Phase Controller..................................................................................... 61</w:t>
      </w:r>
    </w:p>
    <w:p w:rsidR="00000000" w:rsidDel="00000000" w:rsidP="00000000" w:rsidRDefault="00000000" w:rsidRPr="00000000" w14:paraId="00000134">
      <w:pPr>
        <w:spacing w:before="60" w:lineRule="auto"/>
        <w:jc w:val="left"/>
        <w:rPr/>
      </w:pPr>
      <w:r>
        <w:rPr>
          <w:rtl w:val="0"/>
        </w:rPr>
        <w:t xml:space="preserve">Figure 4.3: Node Phase Monitor....................................................................................... 63</w:t>
      </w:r>
    </w:p>
    <w:p w:rsidR="00000000" w:rsidDel="00000000" w:rsidP="00000000" w:rsidRDefault="00000000" w:rsidRPr="00000000" w14:paraId="00000135">
      <w:pPr>
        <w:spacing w:before="60" w:lineRule="auto"/>
        <w:jc w:val="left"/>
        <w:rPr/>
      </w:pPr>
      <w:r>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Pr>
          <w:rtl w:val="0"/>
        </w:rPr>
        <w:t xml:space="preserve">Figure 4.5 Blackhole Attacker Relay Loop....................................................................... 67</w:t>
      </w:r>
    </w:p>
    <w:p w:rsidR="00000000" w:rsidDel="00000000" w:rsidP="00000000" w:rsidRDefault="00000000" w:rsidRPr="00000000" w14:paraId="00000137">
      <w:pPr>
        <w:spacing w:before="60" w:lineRule="auto"/>
        <w:jc w:val="left"/>
        <w:rPr/>
      </w:pPr>
      <w:r>
        <w:rPr>
          <w:rtl w:val="0"/>
        </w:rPr>
        <w:t xml:space="preserve">Figure 4.6 Blackhole Attacker Decision Flowchart............................................................ 69</w:t>
      </w:r>
    </w:p>
    <w:p w:rsidR="00000000" w:rsidDel="00000000" w:rsidP="00000000" w:rsidRDefault="00000000" w:rsidRPr="00000000" w14:paraId="00000138">
      <w:pPr>
        <w:spacing w:before="60" w:lineRule="auto"/>
        <w:jc w:val="left"/>
        <w:rPr/>
      </w:pPr>
      <w:r>
        <w:rPr>
          <w:rtl w:val="0"/>
        </w:rPr>
        <w:t xml:space="preserve">Figure 4.7 Baseline vs Suppression Sequence Diagram...................................................... 71</w:t>
      </w:r>
    </w:p>
    <w:p w:rsidR="00000000" w:rsidDel="00000000" w:rsidP="00000000" w:rsidRDefault="00000000" w:rsidRPr="00000000" w14:paraId="00000139">
      <w:pPr>
        <w:spacing w:before="60" w:lineRule="auto"/>
        <w:jc w:val="left"/>
        <w:rPr/>
      </w:pPr>
      <w:r>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Pr>
          <w:rtl w:val="0"/>
        </w:rPr>
        <w:t xml:space="preserve">Figure 4.9 Wormhole Tunnel Packet Structure.................................................................. 76</w:t>
      </w:r>
    </w:p>
    <w:p w:rsidR="00000000" w:rsidDel="00000000" w:rsidP="00000000" w:rsidRDefault="00000000" w:rsidRPr="00000000" w14:paraId="0000013B">
      <w:pPr>
        <w:spacing w:before="60" w:lineRule="auto"/>
        <w:jc w:val="left"/>
        <w:rPr/>
      </w:pPr>
      <w:r>
        <w:rPr>
          <w:rtl w:val="0"/>
        </w:rPr>
        <w:t xml:space="preserve">Figure 4.10 Attacker B – Relay and Tunnel...................................................................... 77</w:t>
      </w:r>
    </w:p>
    <w:p w:rsidR="00000000" w:rsidDel="00000000" w:rsidP="00000000" w:rsidRDefault="00000000" w:rsidRPr="00000000" w14:paraId="0000013C">
      <w:pPr>
        <w:spacing w:before="60" w:lineRule="auto"/>
        <w:jc w:val="left"/>
        <w:rPr/>
      </w:pPr>
      <w:r>
        <w:rPr>
          <w:rtl w:val="0"/>
        </w:rPr>
        <w:t xml:space="preserve">Figure 4.11 Attacker B (Leaf-side) Process Flowchart....................................................... 80</w:t>
      </w:r>
    </w:p>
    <w:p w:rsidR="00000000" w:rsidDel="00000000" w:rsidP="00000000" w:rsidRDefault="00000000" w:rsidRPr="00000000" w14:paraId="0000013D">
      <w:pPr>
        <w:spacing w:before="60" w:lineRule="auto"/>
        <w:jc w:val="left"/>
        <w:rPr/>
      </w:pPr>
      <w:r>
        <w:rPr>
          <w:rtl w:val="0"/>
        </w:rPr>
        <w:t xml:space="preserve">Figure 4.12 Attacker A – Tunnel Receive and Inject.......................................................... 80</w:t>
      </w:r>
    </w:p>
    <w:p w:rsidR="00000000" w:rsidDel="00000000" w:rsidP="00000000" w:rsidRDefault="00000000" w:rsidRPr="00000000" w14:paraId="0000013E">
      <w:pPr>
        <w:spacing w:before="60" w:lineRule="auto"/>
        <w:jc w:val="left"/>
        <w:rPr/>
      </w:pPr>
      <w:r>
        <w:rPr>
          <w:rtl w:val="0"/>
        </w:rPr>
        <w:t xml:space="preserve">Figure 4.13 Attacker A (Root-side) Process Flowchart...................................................... 84</w:t>
      </w:r>
    </w:p>
    <w:p w:rsidR="00000000" w:rsidDel="00000000" w:rsidP="00000000" w:rsidRDefault="00000000" w:rsidRPr="00000000" w14:paraId="0000013F">
      <w:pPr>
        <w:spacing w:before="60" w:lineRule="auto"/>
        <w:jc w:val="left"/>
        <w:rPr/>
      </w:pPr>
      <w:r>
        <w:rPr>
          <w:rtl w:val="0"/>
        </w:rPr>
        <w:t xml:space="preserve">Figure 4.14 Wormhole Shortcut Relay Mechanism............................................................ 85</w:t>
      </w:r>
    </w:p>
    <w:p w:rsidR="00000000" w:rsidDel="00000000" w:rsidP="00000000" w:rsidRDefault="00000000" w:rsidRPr="00000000" w14:paraId="00000140">
      <w:pPr>
        <w:spacing w:before="60" w:lineRule="auto"/>
        <w:jc w:val="left"/>
        <w:rPr/>
      </w:pPr>
      <w:r>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Pr>
          <w:rtl w:val="0"/>
        </w:rPr>
        <w:t xml:space="preserve">Figure 4.16 Wormhole Attack on Star Topology............................................................... 90</w:t>
      </w:r>
    </w:p>
    <w:p w:rsidR="00000000" w:rsidDel="00000000" w:rsidP="00000000" w:rsidRDefault="00000000" w:rsidRPr="00000000" w14:paraId="00000142">
      <w:pPr>
        <w:spacing w:before="60" w:lineRule="auto"/>
        <w:jc w:val="left"/>
        <w:rPr/>
      </w:pPr>
      <w:r>
        <w:rPr>
          <w:rtl w:val="0"/>
        </w:rPr>
        <w:t xml:space="preserve">Figure 4.17 Blackhole Attack on Star Topology................................................................ 91</w:t>
      </w:r>
    </w:p>
    <w:p w:rsidR="00000000" w:rsidDel="00000000" w:rsidP="00000000" w:rsidRDefault="00000000" w:rsidRPr="00000000" w14:paraId="00000143">
      <w:pPr>
        <w:spacing w:before="60" w:lineRule="auto"/>
        <w:jc w:val="left"/>
        <w:rPr/>
      </w:pPr>
      <w:r>
        <w:rPr>
          <w:rtl w:val="0"/>
        </w:rPr>
        <w:t xml:space="preserve">Figure 4.18 Wormhole Attack on Tree Topology.............................................................. 92</w:t>
      </w:r>
    </w:p>
    <w:p w:rsidR="00000000" w:rsidDel="00000000" w:rsidP="00000000" w:rsidRDefault="00000000" w:rsidRPr="00000000" w14:paraId="00000144">
      <w:pPr>
        <w:spacing w:before="60" w:lineRule="auto"/>
        <w:jc w:val="left"/>
        <w:rPr/>
      </w:pPr>
      <w:r>
        <w:rPr>
          <w:rtl w:val="0"/>
        </w:rPr>
        <w:t xml:space="preserve">Figure 4.19 Blackhole Attack on Tree Topology............................................................... 93</w:t>
      </w:r>
    </w:p>
    <w:p w:rsidR="00000000" w:rsidDel="00000000" w:rsidP="00000000" w:rsidRDefault="00000000" w:rsidRPr="00000000" w14:paraId="00000145">
      <w:pPr>
        <w:spacing w:before="60" w:lineRule="auto"/>
        <w:jc w:val="left"/>
        <w:rPr/>
      </w:pPr>
      <w:r>
        <w:rPr>
          <w:rtl w:val="0"/>
        </w:rPr>
        <w:t xml:space="preserve">Figure 4.20 Wormhole Attack on Linear Chain Topology.................................................. 93</w:t>
      </w:r>
    </w:p>
    <w:p w:rsidR="00000000" w:rsidDel="00000000" w:rsidP="00000000" w:rsidRDefault="00000000" w:rsidRPr="00000000" w14:paraId="00000146">
      <w:pPr>
        <w:spacing w:before="60" w:lineRule="auto"/>
        <w:jc w:val="left"/>
        <w:rPr/>
      </w:pPr>
      <w:r>
        <w:rPr>
          <w:rtl w:val="0"/>
        </w:rPr>
        <w:t xml:space="preserve">Figure 4.21 Blackhole Attack on Linear Chain Topology................................................... 94</w:t>
      </w:r>
    </w:p>
    <w:p w:rsidR="00000000" w:rsidDel="00000000" w:rsidP="00000000" w:rsidRDefault="00000000" w:rsidRPr="00000000" w14:paraId="00000147">
      <w:pPr>
        <w:spacing w:before="60" w:lineRule="auto"/>
        <w:jc w:val="left"/>
        <w:rPr/>
      </w:pPr>
      <w:r>
        <w:rPr>
          <w:rtl w:val="0"/>
        </w:rPr>
        <w:t xml:space="preserve">Figure 4.22 Wormhole Attack on Partial Mesh Topology.................................................. 95</w:t>
      </w:r>
    </w:p>
    <w:p w:rsidR="00000000" w:rsidDel="00000000" w:rsidP="00000000" w:rsidRDefault="00000000" w:rsidRPr="00000000" w14:paraId="00000148">
      <w:pPr>
        <w:spacing w:before="60" w:lineRule="auto"/>
        <w:jc w:val="left"/>
        <w:rPr/>
      </w:pPr>
      <w:r>
        <w:rPr>
          <w:rtl w:val="0"/>
        </w:rPr>
        <w:t xml:space="preserve">Figure 4.23 Blackhole Attack on Partial Mesh Topology................................................... 96</w:t>
      </w:r>
    </w:p>
    <w:p w:rsidR="00000000" w:rsidDel="00000000" w:rsidP="00000000" w:rsidRDefault="00000000" w:rsidRPr="00000000" w14:paraId="00000149">
      <w:pPr>
        <w:spacing w:before="60" w:lineRule="auto"/>
        <w:jc w:val="left"/>
        <w:rPr/>
      </w:pPr>
      <w:r>
        <w:rPr>
          <w:rtl w:val="0"/>
        </w:rPr>
        <w:t xml:space="preserve">Figure 4.24 Victim Node Telemetry Sampling Loop........................................................ 102</w:t>
      </w:r>
    </w:p>
    <w:p w:rsidR="00000000" w:rsidDel="00000000" w:rsidP="00000000" w:rsidRDefault="00000000" w:rsidRPr="00000000" w14:paraId="0000014A">
      <w:pPr>
        <w:spacing w:before="60" w:lineRule="auto"/>
        <w:jc w:val="left"/>
        <w:rPr/>
      </w:pPr>
      <w:r>
        <w:rPr>
          <w:rtl w:val="0"/>
        </w:rPr>
        <w:t xml:space="preserve">Figure 4.25 Forwarding Counter Update (Attack Node)................................................... 103</w:t>
      </w:r>
    </w:p>
    <w:p w:rsidR="00000000" w:rsidDel="00000000" w:rsidP="00000000" w:rsidRDefault="00000000" w:rsidRPr="00000000" w14:paraId="0000014B">
      <w:pPr>
        <w:spacing w:before="60" w:lineRule="auto"/>
        <w:jc w:val="left"/>
        <w:rPr/>
      </w:pPr>
      <w:r>
        <w:rPr>
          <w:rtl w:val="0"/>
        </w:rPr>
        <w:t xml:space="preserve">Figure 4.26 Tunnel Metric Sampling.............................................................................. 103</w:t>
      </w:r>
    </w:p>
    <w:p w:rsidR="00000000" w:rsidDel="00000000" w:rsidP="00000000" w:rsidRDefault="00000000" w:rsidRPr="00000000" w14:paraId="0000014C">
      <w:pPr>
        <w:spacing w:before="60" w:lineRule="auto"/>
        <w:jc w:val="left"/>
        <w:rPr/>
      </w:pPr>
      <w:r>
        <w:rPr>
          <w:rtl w:val="0"/>
        </w:rPr>
        <w:t xml:space="preserve">Figure 4.27 Experimental Phase Control (Root Node)...................................................... 104</w:t>
      </w:r>
    </w:p>
    <w:p w:rsidR="00000000" w:rsidDel="00000000" w:rsidP="00000000" w:rsidRDefault="00000000" w:rsidRPr="00000000" w14:paraId="0000014D">
      <w:pPr>
        <w:spacing w:before="60" w:lineRule="auto"/>
        <w:jc w:val="left"/>
        <w:rPr/>
      </w:pPr>
      <w:r>
        <w:rPr>
          <w:rtl w:val="0"/>
        </w:rPr>
        <w:t xml:space="preserve">Figure 4.28 </w:t>
      </w:r>
      <w:r>
        <w:rPr>
          <w:highlight w:val="yellow"/>
          <w:rtl w:val="0"/>
        </w:rPr>
        <w:t xml:space="preserve">Log Retrieval Routes</w:t>
      </w:r>
      <w:r>
        <w:rPr>
          <w:rtl w:val="0"/>
        </w:rPr>
        <w:t xml:space="preserve">................................................................................... 107</w:t>
      </w:r>
    </w:p>
    <w:p w:rsidR="00000000" w:rsidDel="00000000" w:rsidP="00000000" w:rsidRDefault="00000000" w:rsidRPr="00000000" w14:paraId="0000014E">
      <w:pPr>
        <w:spacing w:before="60" w:lineRule="auto"/>
        <w:jc w:val="left"/>
        <w:rPr/>
      </w:pPr>
      <w:r>
        <w:rPr>
          <w:rtl w:val="0"/>
        </w:rPr>
        <w:t xml:space="preserve">Figure 4.29 Core, Border, and Noise Points in DBSCAN................................................. 124</w:t>
      </w:r>
    </w:p>
    <w:p w:rsidR="00000000" w:rsidDel="00000000" w:rsidP="00000000" w:rsidRDefault="00000000" w:rsidRPr="00000000" w14:paraId="0000014F">
      <w:pPr>
        <w:spacing w:before="60" w:lineRule="auto"/>
        <w:jc w:val="left"/>
        <w:rPr/>
      </w:pPr>
      <w:r>
        <w:rPr>
          <w:rtl w:val="0"/>
        </w:rPr>
        <w:t xml:space="preserve">Figure 4.30 DBSCAN Cluster Formation with Noise....................................................... 124</w:t>
      </w:r>
    </w:p>
    <w:p w:rsidR="00000000" w:rsidDel="00000000" w:rsidP="00000000" w:rsidRDefault="00000000" w:rsidRPr="00000000" w14:paraId="00000150">
      <w:pPr>
        <w:spacing w:before="60" w:lineRule="auto"/>
        <w:jc w:val="left"/>
        <w:rPr/>
      </w:pPr>
      <w:r>
        <w:rPr>
          <w:rtl w:val="0"/>
        </w:rPr>
        <w:t xml:space="preserve">Figure 4.31 DBSCAN Density-Based Cluster Detection.................................................. 125</w:t>
      </w:r>
    </w:p>
    <w:p w:rsidR="00000000" w:rsidDel="00000000" w:rsidP="00000000" w:rsidRDefault="00000000" w:rsidRPr="00000000" w14:paraId="00000151">
      <w:pPr>
        <w:spacing w:before="60" w:lineRule="auto"/>
        <w:jc w:val="left"/>
        <w:rPr/>
      </w:pPr>
      <w:r>
        <w:rPr>
          <w:rtl w:val="0"/>
        </w:rPr>
        <w:t xml:space="preserve">Figure 4.32 Density Reachability in DBSCAN................................................................ 127</w:t>
      </w:r>
    </w:p>
    <w:p w:rsidR="00000000" w:rsidDel="00000000" w:rsidP="00000000" w:rsidRDefault="00000000" w:rsidRPr="00000000" w14:paraId="00000152">
      <w:pPr>
        <w:spacing w:before="60" w:lineRule="auto"/>
        <w:jc w:val="left"/>
        <w:rPr/>
      </w:pPr>
      <w:r>
        <w:rPr>
          <w:highlight w:val="yellow"/>
          <w:rtl w:val="0"/>
        </w:rPr>
        <w:t xml:space="preserve">Figure 4.33 t-SNE Cluster Visualization (example TSNE figure)</w:t>
      </w:r>
      <w:r>
        <w:rPr>
          <w:rtl w:val="0"/>
        </w:rPr>
        <w:t xml:space="preserve">...................................... 129</w:t>
      </w:r>
    </w:p>
    <w:p w:rsidR="00000000" w:rsidDel="00000000" w:rsidP="00000000" w:rsidRDefault="00000000" w:rsidRPr="00000000" w14:paraId="00000153">
      <w:pPr>
        <w:spacing w:before="60" w:lineRule="auto"/>
        <w:jc w:val="left"/>
        <w:rPr/>
      </w:pPr>
      <w:r>
        <w:rPr>
          <w:highlight w:val="yellow"/>
          <w:rtl w:val="0"/>
        </w:rPr>
        <w:t xml:space="preserve">Figure 4.34 Step-by-Step Cluster Formation Visualization</w:t>
      </w:r>
      <w:r>
        <w:rPr>
          <w:rtl w:val="0"/>
        </w:rPr>
        <w:t xml:space="preserve">............................................... 130</w:t>
      </w:r>
    </w:p>
    <w:p w:rsidR="00000000" w:rsidDel="00000000" w:rsidP="00000000" w:rsidRDefault="00000000" w:rsidRPr="00000000" w14:paraId="00000154">
      <w:pPr>
        <w:spacing w:before="60" w:lineRule="auto"/>
        <w:jc w:val="left"/>
        <w:rPr/>
      </w:pPr>
      <w:r>
        <w:rPr>
          <w:highlight w:val="yellow"/>
          <w:rtl w:val="0"/>
        </w:rPr>
        <w:t xml:space="preserve">Figure 4.35 K-Means Algorithm Flowchart. Adapted from Lloyd (1982).</w:t>
      </w:r>
      <w:r>
        <w:rPr>
          <w:rtl w:val="0"/>
        </w:rPr>
        <w:t xml:space="preserve">......................... 131</w:t>
      </w:r>
    </w:p>
    <w:p w:rsidR="00000000" w:rsidDel="00000000" w:rsidP="00000000" w:rsidRDefault="00000000" w:rsidRPr="00000000" w14:paraId="00000155">
      <w:pPr>
        <w:spacing w:before="60" w:lineRule="auto"/>
        <w:jc w:val="left"/>
        <w:rPr/>
      </w:pPr>
      <w:r>
        <w:rPr>
          <w:highlight w:val="yellow"/>
          <w:rtl w:val="0"/>
        </w:rPr>
        <w:t xml:space="preserve">Figure 4.36 Step-by-Step Cluster Formation Visualization. Adapted from Bishop (2006).</w:t>
      </w:r>
      <w:r>
        <w:rPr>
          <w:rtl w:val="0"/>
        </w:rPr>
        <w:t xml:space="preserve">.. 132</w:t>
      </w:r>
    </w:p>
    <w:p w:rsidR="00000000" w:rsidDel="00000000" w:rsidP="00000000" w:rsidRDefault="00000000" w:rsidRPr="00000000" w14:paraId="00000156">
      <w:pPr>
        <w:spacing w:before="60" w:lineRule="auto"/>
        <w:jc w:val="left"/>
        <w:rPr/>
      </w:pPr>
      <w:r>
        <w:rPr>
          <w:highlight w:val="yellow"/>
          <w:rtl w:val="0"/>
        </w:rPr>
        <w:t xml:space="preserve">Figure 4.37 Example Dendrogram</w:t>
      </w:r>
      <w:r>
        <w:rPr>
          <w:rtl w:val="0"/>
        </w:rPr>
        <w:t xml:space="preserve">.................................................................................. 135</w:t>
      </w:r>
    </w:p>
    <w:p w:rsidR="00000000" w:rsidDel="00000000" w:rsidP="00000000" w:rsidRDefault="00000000" w:rsidRPr="00000000" w14:paraId="00000157">
      <w:pPr>
        <w:spacing w:before="60" w:lineRule="auto"/>
        <w:jc w:val="left"/>
        <w:rPr/>
      </w:pPr>
      <w:r>
        <w:rPr>
          <w:highlight w:val="yellow"/>
          <w:rtl w:val="0"/>
        </w:rPr>
        <w:t xml:space="preserve">Figure 4.38 Hierarchical Clustering Dendrogram (Ward Method)</w:t>
      </w:r>
      <w:r>
        <w:rPr>
          <w:rtl w:val="0"/>
        </w:rPr>
        <w:t xml:space="preserve">..................................... 136</w:t>
      </w:r>
    </w:p>
    <w:p w:rsidR="00000000" w:rsidDel="00000000" w:rsidP="00000000" w:rsidRDefault="00000000" w:rsidRPr="00000000" w14:paraId="00000158">
      <w:pPr>
        <w:spacing w:before="60" w:lineRule="auto"/>
        <w:jc w:val="left"/>
        <w:rPr/>
      </w:pPr>
      <w:r>
        <w:rPr>
          <w:highlight w:val="yellow"/>
          <w:rtl w:val="0"/>
        </w:rPr>
        <w:t xml:space="preserve">Figure 4.39 Agglomerative vs Divisive Hierarchical Clustering</w:t>
      </w:r>
      <w:r>
        <w:rPr>
          <w:rtl w:val="0"/>
        </w:rPr>
        <w:t xml:space="preserve">........................................ 138</w:t>
      </w:r>
    </w:p>
    <w:p w:rsidR="00000000" w:rsidDel="00000000" w:rsidP="00000000" w:rsidRDefault="00000000" w:rsidRPr="00000000" w14:paraId="00000159">
      <w:pPr>
        <w:spacing w:before="60" w:lineRule="auto"/>
        <w:jc w:val="left"/>
        <w:rPr/>
      </w:pPr>
      <w:r>
        <w:rPr>
          <w:highlight w:val="yellow"/>
          <w:rtl w:val="0"/>
        </w:rPr>
        <w:t xml:space="preserve">Figure 4.40 Agglomerative Hierarchical Clustering Tree</w:t>
      </w:r>
      <w:r>
        <w:rPr>
          <w:rtl w:val="0"/>
        </w:rPr>
        <w:t xml:space="preserve">................................................. 139</w:t>
      </w:r>
    </w:p>
    <w:p w:rsidR="00000000" w:rsidDel="00000000" w:rsidP="00000000" w:rsidRDefault="00000000" w:rsidRPr="00000000" w14:paraId="0000015A">
      <w:pPr>
        <w:spacing w:before="60" w:lineRule="auto"/>
        <w:jc w:val="left"/>
        <w:rPr/>
      </w:pPr>
      <w:r>
        <w:rPr>
          <w:highlight w:val="yellow"/>
          <w:rtl w:val="0"/>
        </w:rPr>
        <w:t xml:space="preserve">Figure 4.41 Covariance Types in Gaussian Mixture Models</w:t>
      </w:r>
      <w:r>
        <w:rPr>
          <w:rtl w:val="0"/>
        </w:rPr>
        <w:t xml:space="preserve">............................................. 141</w:t>
      </w:r>
    </w:p>
    <w:p w:rsidR="00000000" w:rsidDel="00000000" w:rsidP="00000000" w:rsidRDefault="00000000" w:rsidRPr="00000000" w14:paraId="0000015B">
      <w:pPr>
        <w:spacing w:before="60" w:lineRule="auto"/>
        <w:jc w:val="left"/>
        <w:rPr/>
      </w:pPr>
      <w:r>
        <w:rPr>
          <w:highlight w:val="yellow"/>
          <w:rtl w:val="0"/>
        </w:rPr>
        <w:t xml:space="preserve">Figure 4.42 GMM Probability Density Contours</w:t>
      </w:r>
      <w:r>
        <w:rPr>
          <w:rtl w:val="0"/>
        </w:rPr>
        <w:t xml:space="preserve">............................................................. 142</w:t>
      </w:r>
    </w:p>
    <w:p w:rsidR="00000000" w:rsidDel="00000000" w:rsidP="00000000" w:rsidRDefault="00000000" w:rsidRPr="00000000" w14:paraId="0000015C">
      <w:pPr>
        <w:spacing w:before="60" w:lineRule="auto"/>
        <w:jc w:val="left"/>
        <w:rPr/>
      </w:pPr>
      <w:r>
        <w:rPr>
          <w:highlight w:val="yellow"/>
          <w:rtl w:val="0"/>
        </w:rPr>
        <w:t xml:space="preserve">Figure 4.43 Gaussian Mixture Model Clustering Example</w:t>
      </w:r>
      <w:r>
        <w:rPr>
          <w:rtl w:val="0"/>
        </w:rPr>
        <w:t xml:space="preserve">................................................ 143</w:t>
      </w:r>
    </w:p>
    <w:p w:rsidR="00000000" w:rsidDel="00000000" w:rsidP="00000000" w:rsidRDefault="00000000" w:rsidRPr="00000000" w14:paraId="0000015D">
      <w:pPr>
        <w:spacing w:before="60" w:lineRule="auto"/>
        <w:jc w:val="left"/>
        <w:rPr/>
      </w:pPr>
      <w:r>
        <w:rPr>
          <w:highlight w:val="yellow"/>
          <w:rtl w:val="0"/>
        </w:rPr>
        <w:t xml:space="preserve">Figure 4.44 Cluster Fitting Using Gaussian Mixture Model</w:t>
      </w:r>
      <w:r>
        <w:rPr>
          <w:rtl w:val="0"/>
        </w:rPr>
        <w:t xml:space="preserve">.............................................. 144</w:t>
      </w:r>
    </w:p>
    <w:p w:rsidR="00000000" w:rsidDel="00000000" w:rsidP="00000000" w:rsidRDefault="00000000" w:rsidRPr="00000000" w14:paraId="0000015E">
      <w:pPr>
        <w:spacing w:before="60" w:lineRule="auto"/>
        <w:jc w:val="left"/>
        <w:rPr/>
      </w:pPr>
      <w:r>
        <w:rPr>
          <w:highlight w:val="yellow"/>
          <w:rtl w:val="0"/>
        </w:rPr>
        <w:t xml:space="preserve">Figure 4.45 Spectral Clustering Algorithm Overview</w:t>
      </w:r>
      <w:r>
        <w:rPr>
          <w:rtl w:val="0"/>
        </w:rPr>
        <w:t xml:space="preserve">....................................................... 146</w:t>
      </w:r>
    </w:p>
    <w:p w:rsidR="00000000" w:rsidDel="00000000" w:rsidP="00000000" w:rsidRDefault="00000000" w:rsidRPr="00000000" w14:paraId="0000015F">
      <w:pPr>
        <w:spacing w:before="60" w:lineRule="auto"/>
        <w:jc w:val="left"/>
        <w:rPr/>
      </w:pPr>
      <w:r>
        <w:rPr>
          <w:highlight w:val="yellow"/>
          <w:rtl w:val="0"/>
        </w:rPr>
        <w:t xml:space="preserve">Figure 4.46 Eigenvector Components Used in Spectral Clustering</w:t>
      </w:r>
      <w:r>
        <w:rPr>
          <w:rtl w:val="0"/>
        </w:rPr>
        <w:t xml:space="preserve">.................................... 147</w:t>
      </w:r>
    </w:p>
    <w:p w:rsidR="00000000" w:rsidDel="00000000" w:rsidP="00000000" w:rsidRDefault="00000000" w:rsidRPr="00000000" w14:paraId="00000160">
      <w:pPr>
        <w:spacing w:before="60" w:lineRule="auto"/>
        <w:jc w:val="left"/>
        <w:rPr/>
      </w:pPr>
      <w:r>
        <w:rPr>
          <w:highlight w:val="yellow"/>
          <w:rtl w:val="0"/>
        </w:rPr>
        <w:t xml:space="preserve">Figure 4.47 Example of K-Means Clustering</w:t>
      </w:r>
      <w:r>
        <w:rPr>
          <w:rtl w:val="0"/>
        </w:rPr>
        <w:t xml:space="preserve">................................................................... 149</w:t>
      </w:r>
    </w:p>
    <w:p w:rsidR="00000000" w:rsidDel="00000000" w:rsidP="00000000" w:rsidRDefault="00000000" w:rsidRPr="00000000" w14:paraId="00000161">
      <w:pPr>
        <w:spacing w:before="60" w:lineRule="auto"/>
        <w:jc w:val="left"/>
        <w:rPr/>
      </w:pPr>
      <w:r>
        <w:rPr>
          <w:highlight w:val="yellow"/>
          <w:rtl w:val="0"/>
        </w:rPr>
        <w:t xml:space="preserve">Figure 4.48 Spectral Clustering Result on Non-Linear Data</w:t>
      </w:r>
      <w:r>
        <w:rPr>
          <w:rtl w:val="0"/>
        </w:rPr>
        <w:t xml:space="preserve">............................................. 150</w:t>
      </w:r>
    </w:p>
    <w:p w:rsidR="00000000" w:rsidDel="00000000" w:rsidP="00000000" w:rsidRDefault="00000000" w:rsidRPr="00000000" w14:paraId="00000162">
      <w:pPr>
        <w:spacing w:before="60" w:lineRule="auto"/>
        <w:jc w:val="left"/>
        <w:rPr>
          <w:highlight w:val="yellow"/>
        </w:rPr>
      </w:pPr>
      <w:r>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Pr>
          <w:highlight w:val="yellow"/>
          <w:rtl w:val="0"/>
        </w:rPr>
        <w:t xml:space="preserve">Figure 4.60 Wormhole Attack </w:t>
      </w:r>
      <w:r>
        <w:rPr>
          <w:highlight w:val="green"/>
          <w:rtl w:val="0"/>
        </w:rPr>
        <w:t xml:space="preserve">with a Malicious Node.</w:t>
      </w:r>
      <w:r>
        <w:rPr>
          <w:highlight w:val="yellow"/>
          <w:rtl w:val="0"/>
        </w:rPr>
        <w:t xml:space="preserve"> Adapted from Ramírez Gómez et al. [72, Figure 2].. 169</w:t>
      </w:r>
    </w:p>
    <w:p w:rsidR="00000000" w:rsidDel="00000000" w:rsidP="00000000" w:rsidRDefault="00000000" w:rsidRPr="00000000" w14:paraId="0000016E">
      <w:pPr>
        <w:spacing w:after="240" w:before="240" w:lineRule="auto"/>
        <w:rPr/>
      </w:pPr>
      <w:r>
        <w:rPr>
          <w:rtl w:val="0"/>
        </w:rPr>
        <w:t xml:space="preserve"> </w:t>
      </w:r>
    </w:p>
    <w:p w:rsidR="00000000" w:rsidDel="00000000" w:rsidP="00000000" w:rsidRDefault="00000000" w:rsidRPr="00000000" w14:paraId="0000016F">
      <w:pPr>
        <w:spacing w:after="240" w:before="240" w:lineRule="auto"/>
        <w:rPr/>
      </w:pPr>
      <w:r>
        <w:rPr>
          <w:rtl w:val="0"/>
        </w:rPr>
        <w:t xml:space="preserve"> </w:t>
      </w:r>
    </w:p>
    <w:p w:rsidR="00000000" w:rsidDel="00000000" w:rsidP="00000000" w:rsidRDefault="00000000" w:rsidRPr="00000000" w14:paraId="00000170">
      <w:pPr>
        <w:rPr/>
      </w:pPr>
      <w:r>
        <w:rPr>
          <w:rtl w:val="0"/>
        </w:rPr>
        <w:t xml:space="preserve"> </w:t>
      </w:r>
    </w:p>
    <w:p w:rsidR="00000000" w:rsidDel="00000000" w:rsidP="00000000" w:rsidRDefault="00000000" w:rsidRPr="00000000" w14:paraId="00000171">
      <w:pPr>
        <w:rPr/>
      </w:pPr>
      <w:r>
        <w:rPr>
          <w:rtl w:val="0"/>
        </w:rPr>
        <w:t xml:space="preserve"> </w:t>
      </w:r>
    </w:p>
    <w:p w:rsidR="00000000" w:rsidDel="00000000" w:rsidP="00000000" w:rsidRDefault="00000000" w:rsidRPr="00000000" w14:paraId="00000172">
      <w:pPr>
        <w:spacing w:after="240" w:before="240" w:lineRule="auto"/>
        <w:rPr/>
      </w:pPr>
      <w:r>
        <w:rPr>
          <w:rtl w:val="0"/>
        </w:rPr>
        <w:t xml:space="preserve"> </w:t>
      </w:r>
    </w:p>
    <w:p w:rsidR="00000000" w:rsidDel="00000000" w:rsidP="00000000" w:rsidRDefault="00000000" w:rsidRPr="00000000" w14:paraId="00000173">
      <w:pPr>
        <w:spacing w:after="240" w:before="240" w:lineRule="auto"/>
        <w:rPr/>
      </w:pPr>
      <w:r>
        <w:rPr>
          <w:rtl w:val="0"/>
        </w:rPr>
        <w:t xml:space="preserve"> </w:t>
      </w:r>
    </w:p>
    <w:p w:rsidR="00000000" w:rsidDel="00000000" w:rsidP="00000000" w:rsidRDefault="00000000" w:rsidRPr="00000000" w14:paraId="00000174">
      <w:pPr>
        <w:spacing w:after="240" w:before="240" w:lineRule="auto"/>
        <w:rPr/>
      </w:pPr>
      <w:r>
        <w:rPr>
          <w:rtl w:val="0"/>
        </w:rPr>
        <w:t xml:space="preserve"> </w:t>
      </w:r>
    </w:p>
    <w:p w:rsidR="00000000" w:rsidDel="00000000" w:rsidP="00000000" w:rsidRDefault="00000000" w:rsidRPr="00000000" w14:paraId="00000175">
      <w:pPr>
        <w:spacing w:after="240" w:before="240" w:lineRule="auto"/>
        <w:rPr/>
      </w:pPr>
      <w:r>
        <w:rPr>
          <w:rtl w:val="0"/>
        </w:rPr>
        <w:t xml:space="preserve"> </w:t>
      </w:r>
    </w:p>
    <w:p w:rsidR="00000000" w:rsidDel="00000000" w:rsidP="00000000" w:rsidRDefault="00000000" w:rsidRPr="00000000" w14:paraId="00000176">
      <w:pPr>
        <w:spacing w:after="240" w:before="240" w:lineRule="auto"/>
        <w:rPr/>
      </w:pPr>
      <w:r>
        <w:rPr>
          <w:rtl w:val="0"/>
        </w:rPr>
        <w:t xml:space="preserve"> </w:t>
      </w:r>
    </w:p>
    <w:p w:rsidR="00000000" w:rsidDel="00000000" w:rsidP="00000000" w:rsidRDefault="00000000" w:rsidRPr="00000000" w14:paraId="00000177">
      <w:pPr>
        <w:spacing w:after="240" w:before="240" w:lineRule="auto"/>
        <w:rPr/>
      </w:pPr>
      <w:r>
        <w:rPr>
          <w:rtl w:val="0"/>
        </w:rPr>
        <w:t xml:space="preserve"> </w:t>
      </w:r>
    </w:p>
    <w:p w:rsidR="00000000" w:rsidDel="00000000" w:rsidP="00000000" w:rsidRDefault="00000000" w:rsidRPr="00000000" w14:paraId="00000178">
      <w:pPr>
        <w:spacing w:after="240" w:before="240" w:lineRule="auto"/>
        <w:rPr/>
      </w:pPr>
      <w:r>
        <w:rPr>
          <w:rtl w:val="0"/>
        </w:rPr>
        <w:t xml:space="preserve"> </w:t>
      </w:r>
    </w:p>
    <w:p w:rsidR="00000000" w:rsidDel="00000000" w:rsidP="00000000" w:rsidRDefault="00000000" w:rsidRPr="00000000" w14:paraId="00000179">
      <w:pPr>
        <w:spacing w:after="240" w:before="240" w:lineRule="auto"/>
        <w:rPr/>
      </w:pPr>
      <w:r>
        <w:rPr>
          <w:rtl w:val="0"/>
        </w:rPr>
        <w:t xml:space="preserve"> </w:t>
      </w:r>
    </w:p>
    <w:p w:rsidR="00000000" w:rsidDel="00000000" w:rsidP="00000000" w:rsidRDefault="00000000" w:rsidRPr="00000000" w14:paraId="0000017A">
      <w:pPr>
        <w:spacing w:after="240" w:before="240" w:lineRule="auto"/>
        <w:rPr/>
      </w:pPr>
      <w:r>
        <w:rPr>
          <w:rtl w:val="0"/>
        </w:rPr>
        <w:t xml:space="preserve"> </w:t>
      </w:r>
    </w:p>
    <w:p w:rsidR="00000000" w:rsidDel="00000000" w:rsidP="00000000" w:rsidRDefault="00000000" w:rsidRPr="00000000" w14:paraId="0000017B">
      <w:pPr>
        <w:spacing w:after="240" w:before="240" w:lineRule="auto"/>
        <w:rPr/>
      </w:pPr>
      <w:r>
        <w:rPr>
          <w:rtl w:val="0"/>
        </w:rPr>
        <w:t xml:space="preserve"> </w:t>
      </w:r>
    </w:p>
    <w:p w:rsidR="00000000" w:rsidDel="00000000" w:rsidP="00000000" w:rsidRDefault="00000000" w:rsidRPr="00000000" w14:paraId="0000017C">
      <w:pPr>
        <w:spacing w:after="240" w:before="240" w:lineRule="auto"/>
        <w:rPr/>
      </w:pPr>
      <w:r>
        <w:rPr>
          <w:rtl w:val="0"/>
        </w:rPr>
        <w:t xml:space="preserve"> </w:t>
      </w:r>
    </w:p>
    <w:p w:rsidR="00000000" w:rsidDel="00000000" w:rsidP="00000000" w:rsidRDefault="00000000" w:rsidRPr="00000000" w14:paraId="0000017D">
      <w:pPr>
        <w:spacing w:after="240" w:before="240" w:lineRule="auto"/>
        <w:rPr/>
      </w:pPr>
      <w:r>
        <w:rPr>
          <w:rtl w:val="0"/>
        </w:rPr>
        <w:t xml:space="preserve"> </w:t>
      </w:r>
    </w:p>
    <w:p w:rsidR="00000000" w:rsidDel="00000000" w:rsidP="00000000" w:rsidRDefault="00000000" w:rsidRPr="00000000" w14:paraId="0000017E">
      <w:pPr>
        <w:spacing w:after="240" w:before="240" w:lineRule="auto"/>
        <w:rPr/>
      </w:pPr>
      <w:r>
        <w:rPr>
          <w:rtl w:val="0"/>
        </w:rPr>
        <w:t xml:space="preserve"> </w:t>
      </w:r>
    </w:p>
    <w:p w:rsidR="00000000" w:rsidDel="00000000" w:rsidP="00000000" w:rsidRDefault="00000000" w:rsidRPr="00000000" w14:paraId="0000017F">
      <w:pPr>
        <w:spacing w:after="240" w:before="240" w:lineRule="auto"/>
        <w:rPr/>
      </w:pPr>
      <w:r>
        <w:rPr>
          <w:rtl w:val="0"/>
        </w:rPr>
        <w:t xml:space="preserve"> </w:t>
      </w:r>
    </w:p>
    <w:p w:rsidR="00000000" w:rsidDel="00000000" w:rsidP="00000000" w:rsidRDefault="00000000" w:rsidRPr="00000000" w14:paraId="00000180">
      <w:pPr>
        <w:spacing w:after="240" w:before="240" w:lineRule="auto"/>
        <w:rPr>
          <w:b w:val="1"/>
          <w:bCs w:val="1"/>
          <w:sz w:val="40"/>
          <w:szCs w:val="40"/>
        </w:rPr>
      </w:pPr>
      <w:r>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Pr>
          <w:rtl w:val="0"/>
        </w:rPr>
        <w:t xml:space="preserve">Equation 4.1................................................................................................................. 109</w:t>
      </w:r>
    </w:p>
    <w:p w:rsidR="00000000" w:rsidDel="00000000" w:rsidP="00000000" w:rsidRDefault="00000000" w:rsidRPr="00000000" w14:paraId="00000182">
      <w:pPr>
        <w:spacing w:before="60" w:lineRule="auto"/>
        <w:jc w:val="left"/>
        <w:rPr/>
      </w:pPr>
      <w:r>
        <w:rPr>
          <w:rtl w:val="0"/>
        </w:rPr>
        <w:t xml:space="preserve">Equation 4.2................................................................................................................. 112</w:t>
      </w:r>
    </w:p>
    <w:p w:rsidR="00000000" w:rsidDel="00000000" w:rsidP="00000000" w:rsidRDefault="00000000" w:rsidRPr="00000000" w14:paraId="00000183">
      <w:pPr>
        <w:spacing w:before="60" w:lineRule="auto"/>
        <w:jc w:val="left"/>
        <w:rPr/>
      </w:pPr>
      <w:r>
        <w:rPr>
          <w:rtl w:val="0"/>
        </w:rPr>
        <w:t xml:space="preserve">Equation 4.3................................................................................................................. 112</w:t>
      </w:r>
    </w:p>
    <w:p w:rsidR="00000000" w:rsidDel="00000000" w:rsidP="00000000" w:rsidRDefault="00000000" w:rsidRPr="00000000" w14:paraId="00000184">
      <w:pPr>
        <w:spacing w:before="60" w:lineRule="auto"/>
        <w:jc w:val="left"/>
        <w:rPr/>
      </w:pPr>
      <w:r>
        <w:rPr>
          <w:rtl w:val="0"/>
        </w:rPr>
        <w:t xml:space="preserve">Equation 4.4................................................................................................................. 113</w:t>
      </w:r>
    </w:p>
    <w:p w:rsidR="00000000" w:rsidDel="00000000" w:rsidP="00000000" w:rsidRDefault="00000000" w:rsidRPr="00000000" w14:paraId="00000185">
      <w:pPr>
        <w:spacing w:before="60" w:lineRule="auto"/>
        <w:jc w:val="left"/>
        <w:rPr/>
      </w:pPr>
      <w:r>
        <w:rPr>
          <w:rtl w:val="0"/>
        </w:rPr>
        <w:t xml:space="preserve">Equation 4.5................................................................................................................. 113</w:t>
      </w:r>
    </w:p>
    <w:p w:rsidR="00000000" w:rsidDel="00000000" w:rsidP="00000000" w:rsidRDefault="00000000" w:rsidRPr="00000000" w14:paraId="00000186">
      <w:pPr>
        <w:spacing w:before="60" w:lineRule="auto"/>
        <w:jc w:val="left"/>
        <w:rPr/>
      </w:pPr>
      <w:r>
        <w:rPr>
          <w:rtl w:val="0"/>
        </w:rPr>
        <w:t xml:space="preserve">Equation 4.6................................................................................................................. 113</w:t>
      </w:r>
    </w:p>
    <w:p w:rsidR="00000000" w:rsidDel="00000000" w:rsidP="00000000" w:rsidRDefault="00000000" w:rsidRPr="00000000" w14:paraId="00000187">
      <w:pPr>
        <w:spacing w:before="60" w:lineRule="auto"/>
        <w:jc w:val="left"/>
        <w:rPr/>
      </w:pPr>
      <w:r>
        <w:rPr>
          <w:rtl w:val="0"/>
        </w:rPr>
        <w:t xml:space="preserve">Equation 4.7................................................................................................................. 113</w:t>
      </w:r>
    </w:p>
    <w:p w:rsidR="00000000" w:rsidDel="00000000" w:rsidP="00000000" w:rsidRDefault="00000000" w:rsidRPr="00000000" w14:paraId="00000188">
      <w:pPr>
        <w:spacing w:before="60" w:lineRule="auto"/>
        <w:jc w:val="left"/>
        <w:rPr/>
      </w:pPr>
      <w:r>
        <w:rPr>
          <w:rtl w:val="0"/>
        </w:rPr>
        <w:t xml:space="preserve">Equation 4.8................................................................................................................. 114</w:t>
      </w:r>
    </w:p>
    <w:p w:rsidR="00000000" w:rsidDel="00000000" w:rsidP="00000000" w:rsidRDefault="00000000" w:rsidRPr="00000000" w14:paraId="00000189">
      <w:pPr>
        <w:spacing w:before="60" w:lineRule="auto"/>
        <w:jc w:val="left"/>
        <w:rPr/>
      </w:pPr>
      <w:r>
        <w:rPr>
          <w:rtl w:val="0"/>
        </w:rPr>
        <w:t xml:space="preserve">Equation 4.9................................................................................................................. 114</w:t>
      </w:r>
    </w:p>
    <w:p w:rsidR="00000000" w:rsidDel="00000000" w:rsidP="00000000" w:rsidRDefault="00000000" w:rsidRPr="00000000" w14:paraId="0000018A">
      <w:pPr>
        <w:spacing w:before="60" w:lineRule="auto"/>
        <w:jc w:val="left"/>
        <w:rPr/>
      </w:pPr>
      <w:r>
        <w:rPr>
          <w:rtl w:val="0"/>
        </w:rPr>
        <w:t xml:space="preserve">Equation 4.10................................................................................................................ 114</w:t>
      </w:r>
    </w:p>
    <w:p w:rsidR="00000000" w:rsidDel="00000000" w:rsidP="00000000" w:rsidRDefault="00000000" w:rsidRPr="00000000" w14:paraId="0000018B">
      <w:pPr>
        <w:spacing w:before="60" w:lineRule="auto"/>
        <w:jc w:val="left"/>
        <w:rPr/>
      </w:pPr>
      <w:r>
        <w:rPr>
          <w:rtl w:val="0"/>
        </w:rPr>
        <w:t xml:space="preserve">Equation 4.11................................................................................................................ 114</w:t>
      </w:r>
    </w:p>
    <w:p w:rsidR="00000000" w:rsidDel="00000000" w:rsidP="00000000" w:rsidRDefault="00000000" w:rsidRPr="00000000" w14:paraId="0000018C">
      <w:pPr>
        <w:spacing w:before="60" w:lineRule="auto"/>
        <w:jc w:val="left"/>
        <w:rPr/>
      </w:pPr>
      <w:r>
        <w:rPr>
          <w:rtl w:val="0"/>
        </w:rPr>
        <w:t xml:space="preserve">Equation 4.12................................................................................................................ 115</w:t>
      </w:r>
    </w:p>
    <w:p w:rsidR="00000000" w:rsidDel="00000000" w:rsidP="00000000" w:rsidRDefault="00000000" w:rsidRPr="00000000" w14:paraId="0000018D">
      <w:pPr>
        <w:spacing w:before="60" w:lineRule="auto"/>
        <w:jc w:val="left"/>
        <w:rPr/>
      </w:pPr>
      <w:r>
        <w:rPr>
          <w:rtl w:val="0"/>
        </w:rPr>
        <w:t xml:space="preserve">Equation 4.13................................................................................................................ 115</w:t>
      </w:r>
    </w:p>
    <w:p w:rsidR="00000000" w:rsidDel="00000000" w:rsidP="00000000" w:rsidRDefault="00000000" w:rsidRPr="00000000" w14:paraId="0000018E">
      <w:pPr>
        <w:spacing w:before="60" w:lineRule="auto"/>
        <w:jc w:val="left"/>
        <w:rPr/>
      </w:pPr>
      <w:r>
        <w:rPr>
          <w:rtl w:val="0"/>
        </w:rPr>
        <w:t xml:space="preserve">Equation 4.14................................................................................................................ 115</w:t>
      </w:r>
    </w:p>
    <w:p w:rsidR="00000000" w:rsidDel="00000000" w:rsidP="00000000" w:rsidRDefault="00000000" w:rsidRPr="00000000" w14:paraId="0000018F">
      <w:pPr>
        <w:spacing w:before="60" w:lineRule="auto"/>
        <w:jc w:val="left"/>
        <w:rPr/>
      </w:pPr>
      <w:r>
        <w:rPr>
          <w:rtl w:val="0"/>
        </w:rPr>
        <w:t xml:space="preserve">Equation 4.15................................................................................................................ 115</w:t>
      </w:r>
    </w:p>
    <w:p w:rsidR="00000000" w:rsidDel="00000000" w:rsidP="00000000" w:rsidRDefault="00000000" w:rsidRPr="00000000" w14:paraId="00000190">
      <w:pPr>
        <w:spacing w:before="60" w:lineRule="auto"/>
        <w:jc w:val="left"/>
        <w:rPr/>
      </w:pPr>
      <w:r>
        <w:rPr>
          <w:rtl w:val="0"/>
        </w:rPr>
        <w:t xml:space="preserve">Equation 4.16................................................................................................................ 116</w:t>
      </w:r>
    </w:p>
    <w:p w:rsidR="00000000" w:rsidDel="00000000" w:rsidP="00000000" w:rsidRDefault="00000000" w:rsidRPr="00000000" w14:paraId="00000191">
      <w:pPr>
        <w:spacing w:before="60" w:lineRule="auto"/>
        <w:jc w:val="left"/>
        <w:rPr/>
      </w:pPr>
      <w:r>
        <w:rPr>
          <w:rtl w:val="0"/>
        </w:rPr>
        <w:t xml:space="preserve">Equation 4.17................................................................................................................ 116</w:t>
      </w:r>
    </w:p>
    <w:p w:rsidR="00000000" w:rsidDel="00000000" w:rsidP="00000000" w:rsidRDefault="00000000" w:rsidRPr="00000000" w14:paraId="00000192">
      <w:pPr>
        <w:spacing w:before="60" w:lineRule="auto"/>
        <w:jc w:val="left"/>
        <w:rPr/>
      </w:pPr>
      <w:r>
        <w:rPr>
          <w:rtl w:val="0"/>
        </w:rPr>
        <w:t xml:space="preserve">Equation 4.18................................................................................................................ 122</w:t>
      </w:r>
    </w:p>
    <w:p w:rsidR="00000000" w:rsidDel="00000000" w:rsidP="00000000" w:rsidRDefault="00000000" w:rsidRPr="00000000" w14:paraId="00000193">
      <w:pPr>
        <w:spacing w:before="60" w:lineRule="auto"/>
        <w:jc w:val="left"/>
        <w:rPr/>
      </w:pPr>
      <w:r>
        <w:rPr>
          <w:rtl w:val="0"/>
        </w:rPr>
        <w:t xml:space="preserve">Equation 4.19................................................................................................................ 151</w:t>
      </w:r>
    </w:p>
    <w:p w:rsidR="00000000" w:rsidDel="00000000" w:rsidP="00000000" w:rsidRDefault="00000000" w:rsidRPr="00000000" w14:paraId="00000194">
      <w:pPr>
        <w:spacing w:before="60" w:lineRule="auto"/>
        <w:jc w:val="left"/>
        <w:rPr/>
      </w:pPr>
      <w:r>
        <w:rPr>
          <w:rtl w:val="0"/>
        </w:rPr>
        <w:t xml:space="preserve">Equation 4.20................................................................................................................ 152</w:t>
      </w:r>
    </w:p>
    <w:p w:rsidR="00000000" w:rsidDel="00000000" w:rsidP="00000000" w:rsidRDefault="00000000" w:rsidRPr="00000000" w14:paraId="00000195">
      <w:pPr>
        <w:spacing w:before="60" w:lineRule="auto"/>
        <w:jc w:val="left"/>
        <w:rPr/>
      </w:pPr>
      <w:r>
        <w:rPr>
          <w:rtl w:val="0"/>
        </w:rPr>
        <w:t xml:space="preserve">Equation 4.21................................................................................................................ 152</w:t>
      </w:r>
    </w:p>
    <w:p w:rsidR="00000000" w:rsidDel="00000000" w:rsidP="00000000" w:rsidRDefault="00000000" w:rsidRPr="00000000" w14:paraId="00000196">
      <w:pPr>
        <w:spacing w:before="60" w:lineRule="auto"/>
        <w:jc w:val="left"/>
        <w:rPr/>
      </w:pPr>
      <w:r>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1440" w:hanging="720"/>
        <w:rPr/>
      </w:pPr>
      <w:bookmarkStart w:colFirst="0" w:colLast="0" w:name="_8ityplyfrfyf" w:id="0"/>
      <w:bookmarkEnd w:id="0"/>
      <w:r>
        <w:rPr>
          <w:b w:val="0"/>
          <w:bCs w:val="0"/>
          <w:sz w:val="14"/>
          <w:szCs w:val="14"/>
          <w:rtl w:val="0"/>
        </w:rPr>
        <w:t xml:space="preserve"> </w:t>
      </w:r>
      <w:r>
        <w:rPr>
          <w:rtl w:val="0"/>
        </w:rPr>
        <w:t xml:space="preserve">1.</w:t>
      </w:r>
      <w:r>
        <w:rPr>
          <w:b w:val="0"/>
          <w:bCs w:val="0"/>
          <w:sz w:val="14"/>
          <w:szCs w:val="14"/>
          <w:rtl w:val="0"/>
        </w:rPr>
        <w:t xml:space="preserve">          </w:t>
      </w:r>
      <w:r>
        <w:rPr>
          <w:rtl w:val="0"/>
        </w:rPr>
        <w:t xml:space="preserve">Introduction</w:t>
      </w:r>
    </w:p>
    <w:p w:rsidR="00000000" w:rsidDel="00000000" w:rsidP="00000000" w:rsidRDefault="00000000" w:rsidRPr="00000000" w14:paraId="0000019E">
      <w:pPr>
        <w:pStyle w:val="Heading2"/>
        <w:keepNext w:val="0"/>
        <w:keepLines w:val="0"/>
        <w:spacing w:before="0" w:lineRule="auto"/>
        <w:ind w:left="1800" w:hanging="900"/>
        <w:rPr/>
      </w:pPr>
      <w:bookmarkStart w:colFirst="0" w:colLast="0" w:name="_8wukylur2jg0" w:id="1"/>
      <w:bookmarkEnd w:id="1"/>
      <w:r>
        <w:rPr>
          <w:b w:val="0"/>
          <w:bCs w:val="0"/>
          <w:sz w:val="14"/>
          <w:szCs w:val="14"/>
          <w:rtl w:val="0"/>
        </w:rPr>
        <w:t xml:space="preserve"> </w:t>
      </w:r>
      <w:r>
        <w:rPr>
          <w:rtl w:val="0"/>
        </w:rPr>
        <w:t xml:space="preserve">1.1.</w:t>
      </w:r>
      <w:r>
        <w:rPr>
          <w:b w:val="0"/>
          <w:bCs w:val="0"/>
          <w:sz w:val="14"/>
          <w:szCs w:val="14"/>
          <w:rtl w:val="0"/>
        </w:rPr>
        <w:t xml:space="preserve">          </w:t>
      </w:r>
      <w:r>
        <w:rPr>
          <w:rtl w:val="0"/>
        </w:rPr>
        <w:t xml:space="preserve">Overview</w:t>
      </w:r>
    </w:p>
    <w:p w:rsidR="00000000" w:rsidDel="00000000" w:rsidP="00000000" w:rsidRDefault="00000000" w:rsidRPr="00000000" w14:paraId="0000019F">
      <w:pPr>
        <w:spacing w:after="240" w:before="240" w:lineRule="auto"/>
        <w:rPr/>
      </w:pPr>
      <w:r>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Pr>
          <w:rtl w:val="0"/>
        </w:rPr>
        <w:t xml:space="preserve">The ESP32 microcontroller is widely adopted in low-cost IoT deployments and academic research due to its integrated Wi-Fi capabilities, low power consumption, and support for ESP-WIFI-MESH networking [21].</w:t>
      </w:r>
      <w:r>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rsidR="00000000" w:rsidDel="00000000" w:rsidP="00000000" w:rsidRDefault="00000000" w:rsidRPr="00000000" w14:paraId="000001A2">
      <w:pPr>
        <w:spacing w:after="180" w:before="180" w:lineRule="auto"/>
        <w:rPr>
          <w:highlight w:val="yellow"/>
        </w:rPr>
      </w:pPr>
      <w:r>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rsidR="00000000" w:rsidDel="00000000" w:rsidP="00000000" w:rsidRDefault="00000000" w:rsidRPr="00000000" w14:paraId="000001A4">
      <w:pPr>
        <w:spacing w:after="240" w:before="240" w:lineRule="auto"/>
        <w:rPr/>
      </w:pPr>
      <w:r>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Pr>
          <w:highlight w:val="yellow"/>
          <w:rtl w:val="0"/>
        </w:rPr>
        <w:t xml:space="preserve">controlled attack scenarios, implemented as application-layer emulations of blackhole and wormhole behavior [25, 26]</w:t>
      </w:r>
      <w:r>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1800" w:hanging="900"/>
        <w:rPr/>
      </w:pPr>
      <w:bookmarkStart w:colFirst="0" w:colLast="0" w:name="_hxhv4ui9ksh5" w:id="2"/>
      <w:bookmarkEnd w:id="2"/>
      <w:r>
        <w:rPr>
          <w:b w:val="0"/>
          <w:bCs w:val="0"/>
          <w:sz w:val="14"/>
          <w:szCs w:val="14"/>
          <w:rtl w:val="0"/>
        </w:rPr>
        <w:t xml:space="preserve"> </w:t>
      </w:r>
      <w:r>
        <w:rPr>
          <w:rtl w:val="0"/>
        </w:rPr>
        <w:t xml:space="preserve">1.2.</w:t>
      </w:r>
      <w:r>
        <w:rPr>
          <w:b w:val="0"/>
          <w:bCs w:val="0"/>
          <w:sz w:val="14"/>
          <w:szCs w:val="14"/>
          <w:rtl w:val="0"/>
        </w:rPr>
        <w:t xml:space="preserve">          </w:t>
      </w:r>
      <w:r>
        <w:rPr>
          <w:rtl w:val="0"/>
        </w:rPr>
        <w:t xml:space="preserve">Problem Statement</w:t>
      </w:r>
    </w:p>
    <w:p w:rsidR="00000000" w:rsidDel="00000000" w:rsidP="00000000" w:rsidRDefault="00000000" w:rsidRPr="00000000" w14:paraId="000001A6">
      <w:pPr>
        <w:spacing w:after="240" w:before="240" w:lineRule="auto"/>
        <w:rPr/>
      </w:pPr>
      <w:r>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1800" w:hanging="900"/>
        <w:rPr/>
      </w:pPr>
      <w:bookmarkStart w:colFirst="0" w:colLast="0" w:name="_ltb7g94qufzc" w:id="3"/>
      <w:bookmarkEnd w:id="3"/>
      <w:r>
        <w:rPr>
          <w:b w:val="0"/>
          <w:bCs w:val="0"/>
          <w:sz w:val="14"/>
          <w:szCs w:val="14"/>
          <w:rtl w:val="0"/>
        </w:rPr>
        <w:t xml:space="preserve"> </w:t>
      </w:r>
      <w:r>
        <w:rPr>
          <w:rtl w:val="0"/>
        </w:rPr>
        <w:t xml:space="preserve">1.3.</w:t>
      </w:r>
      <w:r>
        <w:rPr>
          <w:b w:val="0"/>
          <w:bCs w:val="0"/>
          <w:sz w:val="14"/>
          <w:szCs w:val="14"/>
          <w:rtl w:val="0"/>
        </w:rPr>
        <w:t xml:space="preserve">          </w:t>
      </w:r>
      <w:r>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1080"/>
        <w:rPr/>
      </w:pPr>
      <w:bookmarkStart w:colFirst="0" w:colLast="0" w:name="_a63c5v4gbac6" w:id="4"/>
      <w:bookmarkEnd w:id="4"/>
      <w:r>
        <w:rPr>
          <w:b w:val="0"/>
          <w:bCs w:val="0"/>
          <w:sz w:val="14"/>
          <w:szCs w:val="14"/>
          <w:rtl w:val="0"/>
        </w:rPr>
        <w:t xml:space="preserve">  </w:t>
      </w:r>
      <w:r>
        <w:rPr>
          <w:rtl w:val="0"/>
        </w:rPr>
        <w:t xml:space="preserve">1.3.1.</w:t>
      </w:r>
      <w:r>
        <w:rPr>
          <w:b w:val="0"/>
          <w:bCs w:val="0"/>
          <w:sz w:val="14"/>
          <w:szCs w:val="14"/>
          <w:rtl w:val="0"/>
        </w:rPr>
        <w:t xml:space="preserve">          </w:t>
      </w:r>
      <w:r>
        <w:rPr>
          <w:rtl w:val="0"/>
        </w:rPr>
        <w:t xml:space="preserve">General Objective</w:t>
      </w:r>
    </w:p>
    <w:p w:rsidR="00000000" w:rsidDel="00000000" w:rsidP="00000000" w:rsidRDefault="00000000" w:rsidRPr="00000000" w14:paraId="000001AB">
      <w:pPr>
        <w:spacing w:after="240" w:before="240" w:lineRule="auto"/>
        <w:rPr>
          <w:highlight w:val="yellow"/>
        </w:rPr>
      </w:pPr>
      <w:r>
        <w:rPr>
          <w:rtl w:val="0"/>
        </w:rPr>
        <w:t xml:space="preserve">To design, generate, and analyze a comprehensive cross-layer dataset derived from an ESP32-based wireless mesh network to explore and evaluate behavioral differences between normal operation and</w:t>
      </w:r>
      <w:r>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1080"/>
        <w:rPr/>
      </w:pPr>
      <w:bookmarkStart w:colFirst="0" w:colLast="0" w:name="_7c8olugsved" w:id="5"/>
      <w:bookmarkEnd w:id="5"/>
      <w:r>
        <w:rPr>
          <w:b w:val="0"/>
          <w:bCs w:val="0"/>
          <w:sz w:val="14"/>
          <w:szCs w:val="14"/>
          <w:rtl w:val="0"/>
        </w:rPr>
        <w:t xml:space="preserve">  </w:t>
      </w:r>
      <w:r>
        <w:rPr>
          <w:rtl w:val="0"/>
        </w:rPr>
        <w:t xml:space="preserve">1.3.2.</w:t>
      </w:r>
      <w:r>
        <w:rPr>
          <w:b w:val="0"/>
          <w:bCs w:val="0"/>
          <w:sz w:val="14"/>
          <w:szCs w:val="14"/>
          <w:rtl w:val="0"/>
        </w:rPr>
        <w:t xml:space="preserve">          </w:t>
      </w:r>
      <w:r>
        <w:rPr>
          <w:rtl w:val="0"/>
        </w:rPr>
        <w:t xml:space="preserve">Specific Objectives</w:t>
      </w:r>
    </w:p>
    <w:p w:rsidR="00000000" w:rsidDel="00000000" w:rsidP="00000000" w:rsidRDefault="00000000" w:rsidRPr="00000000" w14:paraId="000001AD">
      <w:pPr>
        <w:spacing w:after="240" w:before="240" w:lineRule="auto"/>
        <w:rPr/>
      </w:pPr>
      <w:r>
        <w:rPr>
          <w:rtl w:val="0"/>
        </w:rPr>
        <w:t xml:space="preserve">Specifically, this study aims to:</w:t>
      </w:r>
    </w:p>
    <w:p w:rsidR="00000000" w:rsidDel="00000000" w:rsidP="00000000" w:rsidRDefault="00000000" w:rsidRPr="00000000" w14:paraId="000001AE">
      <w:pPr>
        <w:spacing w:after="200" w:before="240" w:lineRule="auto"/>
        <w:ind w:left="1080" w:hanging="360"/>
        <w:rPr/>
      </w:pPr>
      <w:r>
        <w:rPr>
          <w:rtl w:val="0"/>
        </w:rPr>
        <w:t xml:space="preserve">●</w:t>
      </w:r>
      <w:r>
        <w:rPr>
          <w:sz w:val="14"/>
          <w:szCs w:val="14"/>
          <w:rtl w:val="0"/>
        </w:rPr>
        <w:t xml:space="preserve">       </w:t>
      </w:r>
      <w:r>
        <w:rPr>
          <w:rtl w:val="0"/>
        </w:rPr>
        <w:t xml:space="preserve">To establish an ESP32-based wireless mesh testbed capable of generating realistic multi-hop network traffic under both normal operation and controlled attack scenarios.</w:t>
      </w:r>
    </w:p>
    <w:p w:rsidR="00000000" w:rsidDel="00000000" w:rsidP="00000000" w:rsidRDefault="00000000" w:rsidRPr="00000000" w14:paraId="000001AF">
      <w:pPr>
        <w:spacing w:after="200" w:lineRule="auto"/>
        <w:ind w:left="1080" w:hanging="360"/>
        <w:rPr/>
      </w:pPr>
      <w:r>
        <w:rPr>
          <w:rtl w:val="0"/>
        </w:rPr>
        <w:t xml:space="preserve">●</w:t>
      </w:r>
      <w:r>
        <w:rPr>
          <w:sz w:val="14"/>
          <w:szCs w:val="14"/>
          <w:rtl w:val="0"/>
        </w:rPr>
        <w:t xml:space="preserve">       </w:t>
      </w:r>
      <w:r>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080" w:hanging="360"/>
        <w:rPr/>
      </w:pPr>
      <w:r>
        <w:rPr>
          <w:rtl w:val="0"/>
        </w:rPr>
        <w:t xml:space="preserve">●</w:t>
      </w:r>
      <w:r>
        <w:rPr>
          <w:sz w:val="14"/>
          <w:szCs w:val="14"/>
          <w:rtl w:val="0"/>
        </w:rPr>
        <w:t xml:space="preserve">       </w:t>
      </w:r>
      <w:r>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r>
    </w:p>
    <w:p w:rsidR="00000000" w:rsidDel="00000000" w:rsidP="00000000" w:rsidRDefault="00000000" w:rsidRPr="00000000" w14:paraId="000001B1">
      <w:pPr>
        <w:pStyle w:val="Heading2"/>
        <w:keepNext w:val="0"/>
        <w:keepLines w:val="0"/>
        <w:spacing w:before="0" w:lineRule="auto"/>
        <w:ind w:left="1800" w:hanging="900"/>
        <w:rPr/>
      </w:pPr>
      <w:bookmarkStart w:colFirst="0" w:colLast="0" w:name="_kphywf6o7nyy" w:id="6"/>
      <w:bookmarkEnd w:id="6"/>
      <w:r>
        <w:rPr>
          <w:b w:val="0"/>
          <w:bCs w:val="0"/>
          <w:sz w:val="14"/>
          <w:szCs w:val="14"/>
          <w:rtl w:val="0"/>
        </w:rPr>
        <w:t xml:space="preserve"> </w:t>
      </w:r>
      <w:r>
        <w:rPr>
          <w:rtl w:val="0"/>
        </w:rPr>
        <w:t xml:space="preserve">1.4.</w:t>
      </w:r>
      <w:r>
        <w:rPr>
          <w:b w:val="0"/>
          <w:bCs w:val="0"/>
          <w:sz w:val="14"/>
          <w:szCs w:val="14"/>
          <w:rtl w:val="0"/>
        </w:rPr>
        <w:t xml:space="preserve">          </w:t>
      </w:r>
      <w:r>
        <w:rPr>
          <w:rtl w:val="0"/>
        </w:rPr>
        <w:t xml:space="preserve">Project Scope and Limitation</w:t>
      </w:r>
    </w:p>
    <w:p w:rsidR="00000000" w:rsidDel="00000000" w:rsidP="00000000" w:rsidRDefault="00000000" w:rsidRPr="00000000" w14:paraId="000001B2">
      <w:pPr>
        <w:spacing w:after="240" w:before="240" w:lineRule="auto"/>
        <w:rPr/>
      </w:pPr>
      <w:r>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Pr>
          <w:rtl w:val="0"/>
        </w:rPr>
        <w:t xml:space="preserve">Data collection is restricted to two primary network states: normal operation and controlled attack scenarios.  </w:t>
      </w:r>
      <w:r>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rsidR="00000000" w:rsidDel="00000000" w:rsidP="00000000" w:rsidRDefault="00000000" w:rsidRPr="00000000" w14:paraId="000001B4">
      <w:pPr>
        <w:spacing w:after="240" w:before="240" w:lineRule="auto"/>
        <w:rPr/>
      </w:pPr>
      <w:r>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1080"/>
        <w:rPr/>
      </w:pPr>
      <w:bookmarkStart w:colFirst="0" w:colLast="0" w:name="_nksrit81i0k5" w:id="7"/>
      <w:bookmarkEnd w:id="7"/>
      <w:r>
        <w:rPr>
          <w:b w:val="0"/>
          <w:bCs w:val="0"/>
          <w:sz w:val="14"/>
          <w:szCs w:val="14"/>
          <w:rtl w:val="0"/>
        </w:rPr>
        <w:t xml:space="preserve">  </w:t>
      </w:r>
      <w:r>
        <w:rPr>
          <w:rtl w:val="0"/>
        </w:rPr>
        <w:t xml:space="preserve">1.4.1.</w:t>
      </w:r>
      <w:r>
        <w:rPr>
          <w:b w:val="0"/>
          <w:bCs w:val="0"/>
          <w:sz w:val="14"/>
          <w:szCs w:val="14"/>
          <w:rtl w:val="0"/>
        </w:rPr>
        <w:t xml:space="preserve">          </w:t>
      </w:r>
      <w:r>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Pr>
          <w:highlight w:val="yellow"/>
          <w:rtl w:val="0"/>
        </w:rPr>
        <w:t xml:space="preserve">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w:t>
      </w:r>
      <w:del w:id="9100001" w:author="Claude" w:date="2026-10-20T13:40:00Z">
        <w:r>
          <w:rPr>
            <w:highlight w:val="yellow"/>
            <w:rtl w:val="0"/>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Pr>
          <w:highlight w:val="yellow"/>
          <w:rtl w:val="0"/>
        </w:rPr>
        <w:t xml:space="preserve">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w:t>
      </w:r>
      <w:r>
        <w:rPr>
          <w:highlight w:val="green"/>
          <w:rtl w:val="0"/>
        </w:rPr>
        <w:t xml:space="preserve">3.6.3</w:t>
      </w:r>
      <w:r>
        <w:rPr>
          <w:highlight w:val="yellow"/>
          <w:rtl w:val="0"/>
        </w:rPr>
        <w:t xml:space="preserve">). In the nine partial-mesh captures analysed so far, no node was seen under a second parent</w:t>
      </w:r>
      <w:r>
        <w:rPr>
          <w:highlight w:val="green"/>
          <w:rtl w:val="0"/>
        </w:rPr>
        <w:t xml:space="preserve"> during the labelled phases (baseline, attack and cooldown), and parent changes occurred only during mesh formation</w:t>
      </w:r>
      <w:r>
        <w:rPr>
          <w:highlight w:val="yellow"/>
          <w:rtl w:val="0"/>
        </w:rPr>
        <w:t xml:space="preserve">, so these runs behave as plain trees, and the partial-mesh results carry that limit (Section 4.2.7.5). </w:t>
      </w:r>
      <w:r>
        <w:rPr>
          <w:b w:val="1"/>
          <w:bCs w:val="1"/>
          <w:highlight w:val="cyan"/>
          <w:rtl w:val="0"/>
        </w:rPr>
        <w:t xml:space="preserve">[PENDING: final number of partial-mesh runs in which a node is seen under a second parent.]</w:t>
      </w:r>
      <w:r>
        <w:rPr>
          <w:highlight w:val="yellow"/>
          <w:rtl w:val="0"/>
        </w:rPr>
        <w:t xml:space="preserve"> </w:t>
      </w:r>
      <w:r>
        <w:rPr>
          <w:b w:val="1"/>
          <w:bCs w:val="1"/>
          <w:highlight w:val="green"/>
          <w:rtl w:val="0"/>
        </w:rPr>
        <w:t xml:space="preserve">None of the 435 campus capture files in the dataset has 0 rows. [PENDING: result of a deliberate mid-run-reset test that validates the fsync change (D-13) on hardware.]</w:t>
      </w:r>
    </w:p>
    <w:p w:rsidR="00000000" w:rsidDel="00000000" w:rsidP="00000000" w:rsidRDefault="00000000" w:rsidRPr="00000000" w14:paraId="000001B7">
      <w:pPr>
        <w:spacing w:after="180" w:before="180" w:lineRule="auto"/>
        <w:ind w:left="720" w:firstLine="0"/>
        <w:rPr>
          <w:highlight w:val="yellow"/>
        </w:rPr>
      </w:pPr>
      <w:r>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1800" w:hanging="900"/>
        <w:rPr/>
      </w:pPr>
      <w:bookmarkStart w:colFirst="0" w:colLast="0" w:name="_u6vzu251fggg" w:id="8"/>
      <w:bookmarkEnd w:id="8"/>
      <w:r>
        <w:rPr>
          <w:b w:val="0"/>
          <w:bCs w:val="0"/>
          <w:sz w:val="14"/>
          <w:szCs w:val="14"/>
          <w:rtl w:val="0"/>
        </w:rPr>
        <w:t xml:space="preserve"> </w:t>
      </w:r>
      <w:r>
        <w:rPr>
          <w:rtl w:val="0"/>
        </w:rPr>
        <w:t xml:space="preserve">1.5.</w:t>
      </w:r>
      <w:r>
        <w:rPr>
          <w:b w:val="0"/>
          <w:bCs w:val="0"/>
          <w:sz w:val="14"/>
          <w:szCs w:val="14"/>
          <w:rtl w:val="0"/>
        </w:rPr>
        <w:t xml:space="preserve">          </w:t>
      </w:r>
      <w:r>
        <w:rPr>
          <w:rtl w:val="0"/>
        </w:rPr>
        <w:t xml:space="preserve">Significance of the Study</w:t>
      </w:r>
    </w:p>
    <w:p w:rsidR="00000000" w:rsidDel="00000000" w:rsidP="00000000" w:rsidRDefault="00000000" w:rsidRPr="00000000" w14:paraId="000001BC">
      <w:pPr>
        <w:spacing w:after="240" w:before="240" w:lineRule="auto"/>
        <w:rPr/>
      </w:pPr>
      <w:r>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Pr>
          <w:rtl w:val="0"/>
        </w:rPr>
      </w:r>
    </w:p>
    <w:p w:rsidR="00000000" w:rsidDel="00000000" w:rsidP="00000000" w:rsidRDefault="00000000" w:rsidRPr="00000000" w14:paraId="000001C1">
      <w:pPr>
        <w:pStyle w:val="Heading2"/>
        <w:keepNext w:val="0"/>
        <w:keepLines w:val="0"/>
        <w:spacing w:before="0" w:lineRule="auto"/>
        <w:ind w:left="1800" w:hanging="900"/>
        <w:rPr/>
      </w:pPr>
      <w:bookmarkStart w:colFirst="0" w:colLast="0" w:name="_6piydstb2qvd" w:id="9"/>
      <w:bookmarkEnd w:id="9"/>
      <w:r>
        <w:rPr>
          <w:b w:val="0"/>
          <w:bCs w:val="0"/>
          <w:sz w:val="14"/>
          <w:szCs w:val="14"/>
          <w:rtl w:val="0"/>
        </w:rPr>
        <w:t xml:space="preserve"> </w:t>
      </w:r>
      <w:r>
        <w:rPr>
          <w:rtl w:val="0"/>
        </w:rPr>
        <w:t xml:space="preserve">1.6.</w:t>
      </w:r>
      <w:r>
        <w:rPr>
          <w:b w:val="0"/>
          <w:bCs w:val="0"/>
          <w:sz w:val="14"/>
          <w:szCs w:val="14"/>
          <w:rtl w:val="0"/>
        </w:rPr>
        <w:t xml:space="preserve">          </w:t>
      </w:r>
      <w:r>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1080"/>
        <w:rPr/>
      </w:pPr>
      <w:bookmarkStart w:colFirst="0" w:colLast="0" w:name="_s70b0ct1k85b" w:id="10"/>
      <w:bookmarkEnd w:id="10"/>
      <w:r>
        <w:rPr>
          <w:b w:val="0"/>
          <w:bCs w:val="0"/>
          <w:sz w:val="14"/>
          <w:szCs w:val="14"/>
          <w:rtl w:val="0"/>
        </w:rPr>
        <w:t xml:space="preserve">  </w:t>
      </w:r>
      <w:r>
        <w:rPr>
          <w:rtl w:val="0"/>
        </w:rPr>
        <w:t xml:space="preserve">1.6.1.</w:t>
      </w:r>
      <w:r>
        <w:rPr>
          <w:b w:val="0"/>
          <w:bCs w:val="0"/>
          <w:sz w:val="14"/>
          <w:szCs w:val="14"/>
          <w:rtl w:val="0"/>
        </w:rPr>
        <w:t xml:space="preserve">          </w:t>
      </w:r>
      <w:r>
        <w:rPr>
          <w:rtl w:val="0"/>
        </w:rPr>
        <w:t xml:space="preserve">Hardware</w:t>
      </w:r>
    </w:p>
    <w:p w:rsidR="00000000" w:rsidDel="00000000" w:rsidP="00000000" w:rsidRDefault="00000000" w:rsidRPr="00000000" w14:paraId="000001C3">
      <w:pPr>
        <w:ind w:left="1080" w:hanging="360"/>
        <w:rPr>
          <w:b w:val="1"/>
          <w:bCs w:val="1"/>
        </w:rPr>
      </w:pPr>
      <w:r>
        <w:rPr>
          <w:rtl w:val="0"/>
        </w:rPr>
        <w:t xml:space="preserve">●</w:t>
      </w:r>
      <w:r>
        <w:rPr>
          <w:sz w:val="14"/>
          <w:szCs w:val="14"/>
          <w:rtl w:val="0"/>
        </w:rPr>
        <w:t xml:space="preserve">   </w:t>
        <w:tab/>
      </w:r>
      <w:r>
        <w:rPr>
          <w:b w:val="1"/>
          <w:bCs w:val="1"/>
          <w:rtl w:val="0"/>
        </w:rPr>
        <w:t xml:space="preserve">ESP32 Development Boards (</w:t>
      </w:r>
      <w:r>
        <w:rPr>
          <w:b w:val="1"/>
          <w:bCs w:val="1"/>
          <w:highlight w:val="yellow"/>
          <w:rtl w:val="0"/>
        </w:rPr>
        <w:t xml:space="preserve">8</w:t>
      </w:r>
      <w:r>
        <w:rPr>
          <w:b w:val="1"/>
          <w:bCs w:val="1"/>
          <w:rtl w:val="0"/>
        </w:rPr>
        <w:t xml:space="preserve"> units)</w:t>
      </w:r>
    </w:p>
    <w:p w:rsidR="00000000" w:rsidDel="00000000" w:rsidP="00000000" w:rsidRDefault="00000000" w:rsidRPr="00000000" w14:paraId="000001C4">
      <w:pPr>
        <w:ind w:left="1800" w:hanging="360"/>
        <w:rPr/>
      </w:pPr>
      <w:r>
        <w:rPr>
          <w:rtl w:val="0"/>
        </w:rPr>
        <w:t xml:space="preserve">○</w:t>
      </w:r>
      <w:r>
        <w:rPr>
          <w:sz w:val="14"/>
          <w:szCs w:val="14"/>
          <w:rtl w:val="0"/>
        </w:rPr>
        <w:t xml:space="preserve">       </w:t>
      </w:r>
      <w:r>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Pr>
          <w:highlight w:val="green"/>
          <w:rtl w:val="0"/>
        </w:rPr>
        <w:t xml:space="preserve">8 ESP32 nodes (the root and seven children)</w:t>
      </w:r>
      <w:r>
        <w:rPr>
          <w:rtl w:val="0"/>
        </w:rPr>
        <w:t xml:space="preserve"> forms small-scale mesh topologies for controlled experimentation, traffic generation, and network metric logging.</w:t>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080" w:hanging="360"/>
        <w:rPr>
          <w:b w:val="1"/>
          <w:bCs w:val="1"/>
        </w:rPr>
      </w:pPr>
      <w:r>
        <w:rPr>
          <w:rtl w:val="0"/>
        </w:rPr>
        <w:t xml:space="preserve">●</w:t>
      </w:r>
      <w:r>
        <w:rPr>
          <w:sz w:val="14"/>
          <w:szCs w:val="14"/>
          <w:rtl w:val="0"/>
        </w:rPr>
        <w:t xml:space="preserve">   </w:t>
        <w:tab/>
      </w:r>
      <w:r>
        <w:rPr>
          <w:b w:val="1"/>
          <w:bCs w:val="1"/>
          <w:rtl w:val="0"/>
        </w:rPr>
        <w:t xml:space="preserve">Laptop Used as a Wireless Sniffer</w:t>
      </w:r>
      <w:r>
        <w:rPr>
          <w:rtl w:val="0"/>
        </w:rPr>
      </w:r>
    </w:p>
    <w:p w:rsidR="00000000" w:rsidDel="00000000" w:rsidP="00000000" w:rsidRDefault="00000000" w:rsidRPr="00000000" w14:paraId="000001C6">
      <w:pPr>
        <w:ind w:left="1800" w:hanging="360"/>
        <w:rPr/>
      </w:pPr>
      <w:r>
        <w:rPr>
          <w:rtl w:val="0"/>
        </w:rPr>
        <w:t xml:space="preserve">○</w:t>
      </w:r>
      <w:r>
        <w:rPr>
          <w:sz w:val="14"/>
          <w:szCs w:val="14"/>
          <w:rtl w:val="0"/>
        </w:rPr>
        <w:t xml:space="preserve">       </w:t>
      </w:r>
      <w:r>
        <w:rPr>
          <w:highlight w:val="green"/>
          <w:rtl w:val="0"/>
        </w:rPr>
        <w:t xml:space="preserve">A spare ESP32 board flashed with the project’s sniffer firmware listens passively on the mesh channel during selected runs and streams the 802.11 frames it hears to a laptop, which writes them to a Wireshark capture file (tools/sniff.py). The sniffer decodes</w:t>
      </w:r>
      <w:r>
        <w:rPr>
          <w:rtl w:val="0"/>
        </w:rPr>
        <w:t xml:space="preserve"> only 20 MHz channel widths, so the radio of every node is fixed to 20 MHz (D-14). The mesh traffic is encrypted, so the sniffer records which node transmitted, when, and whether a frame was retried, but not the contents of the probes. </w:t>
      </w:r>
    </w:p>
    <w:p w:rsidR="00000000" w:rsidDel="00000000" w:rsidP="00000000" w:rsidRDefault="00000000" w:rsidRPr="00000000" w14:paraId="000001C7">
      <w:pPr>
        <w:ind w:left="1080" w:hanging="360"/>
        <w:rPr>
          <w:b w:val="1"/>
          <w:bCs w:val="1"/>
        </w:rPr>
      </w:pPr>
      <w:r>
        <w:rPr>
          <w:rtl w:val="0"/>
        </w:rPr>
        <w:t xml:space="preserve">●</w:t>
      </w:r>
      <w:r>
        <w:rPr>
          <w:sz w:val="14"/>
          <w:szCs w:val="14"/>
          <w:rtl w:val="0"/>
        </w:rPr>
        <w:t xml:space="preserve">   </w:t>
        <w:tab/>
      </w:r>
      <w:r>
        <w:rPr>
          <w:b w:val="1"/>
          <w:bCs w:val="1"/>
          <w:rtl w:val="0"/>
        </w:rPr>
        <w:t xml:space="preserve">Laptop/Workstation (2–3 units)</w:t>
      </w:r>
    </w:p>
    <w:p w:rsidR="00000000" w:rsidDel="00000000" w:rsidP="00000000" w:rsidRDefault="00000000" w:rsidRPr="00000000" w14:paraId="000001C8">
      <w:pPr>
        <w:ind w:left="1800" w:hanging="360"/>
        <w:rPr/>
      </w:pPr>
      <w:r>
        <w:rPr>
          <w:rtl w:val="0"/>
        </w:rPr>
        <w:t xml:space="preserve">○</w:t>
      </w:r>
      <w:r>
        <w:rPr>
          <w:sz w:val="14"/>
          <w:szCs w:val="14"/>
          <w:rtl w:val="0"/>
        </w:rPr>
        <w:t xml:space="preserve">       </w:t>
      </w:r>
      <w:r>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Pr>
          <w:rtl w:val="0"/>
        </w:rPr>
        <w:t xml:space="preserve"> </w:t>
      </w:r>
    </w:p>
    <w:p w:rsidR="00000000" w:rsidDel="00000000" w:rsidP="00000000" w:rsidRDefault="00000000" w:rsidRPr="00000000" w14:paraId="000001CA">
      <w:pPr>
        <w:ind w:left="1080" w:hanging="360"/>
        <w:rPr>
          <w:b w:val="1"/>
          <w:bCs w:val="1"/>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080" w:hanging="360"/>
        <w:rPr>
          <w:b w:val="1"/>
          <w:bCs w:val="1"/>
        </w:rPr>
      </w:pPr>
      <w:r>
        <w:rPr>
          <w:rtl w:val="0"/>
        </w:rPr>
        <w:t xml:space="preserve">●</w:t>
      </w:r>
      <w:r>
        <w:rPr>
          <w:sz w:val="14"/>
          <w:szCs w:val="14"/>
          <w:rtl w:val="0"/>
        </w:rPr>
        <w:t xml:space="preserve">   </w:t>
        <w:tab/>
      </w:r>
      <w:r>
        <w:rPr>
          <w:b w:val="1"/>
          <w:bCs w:val="1"/>
          <w:rtl w:val="0"/>
        </w:rPr>
        <w:t xml:space="preserve">Monitoring and Diagnostic Tools</w:t>
      </w:r>
    </w:p>
    <w:p w:rsidR="00000000" w:rsidDel="00000000" w:rsidP="00000000" w:rsidRDefault="00000000" w:rsidRPr="00000000" w14:paraId="000001CD">
      <w:pPr>
        <w:spacing w:after="200" w:lineRule="auto"/>
        <w:ind w:left="1800" w:hanging="360"/>
        <w:rPr/>
      </w:pPr>
      <w:r>
        <w:rPr>
          <w:rtl w:val="0"/>
        </w:rPr>
        <w:t xml:space="preserve">○</w:t>
      </w:r>
      <w:r>
        <w:rPr>
          <w:sz w:val="14"/>
          <w:szCs w:val="14"/>
          <w:rtl w:val="0"/>
        </w:rPr>
        <w:t xml:space="preserve">   </w:t>
        <w:tab/>
      </w:r>
      <w:r>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rsidR="00000000" w:rsidDel="00000000" w:rsidP="00000000" w:rsidRDefault="00000000" w:rsidRPr="00000000" w14:paraId="000001CE">
      <w:pPr>
        <w:pStyle w:val="Heading3"/>
        <w:keepNext w:val="0"/>
        <w:keepLines w:val="0"/>
        <w:spacing w:after="120" w:before="200" w:lineRule="auto"/>
        <w:ind w:firstLine="1080"/>
        <w:rPr/>
      </w:pPr>
      <w:bookmarkStart w:colFirst="0" w:colLast="0" w:name="_mttmcjws53y4" w:id="11"/>
      <w:bookmarkEnd w:id="11"/>
      <w:r>
        <w:rPr>
          <w:b w:val="0"/>
          <w:bCs w:val="0"/>
          <w:sz w:val="14"/>
          <w:szCs w:val="14"/>
          <w:rtl w:val="0"/>
        </w:rPr>
        <w:t xml:space="preserve">  </w:t>
      </w:r>
      <w:r>
        <w:rPr>
          <w:rtl w:val="0"/>
        </w:rPr>
        <w:t xml:space="preserve">1.6.2.</w:t>
      </w:r>
      <w:r>
        <w:rPr>
          <w:b w:val="0"/>
          <w:bCs w:val="0"/>
          <w:sz w:val="14"/>
          <w:szCs w:val="14"/>
          <w:rtl w:val="0"/>
        </w:rPr>
        <w:t xml:space="preserve">          </w:t>
      </w:r>
      <w:r>
        <w:rPr>
          <w:rtl w:val="0"/>
        </w:rPr>
        <w:t xml:space="preserve">Software</w:t>
      </w:r>
    </w:p>
    <w:p w:rsidR="00000000" w:rsidDel="00000000" w:rsidP="00000000" w:rsidRDefault="00000000" w:rsidRPr="00000000" w14:paraId="000001CF">
      <w:pPr>
        <w:spacing w:after="240" w:before="240" w:lineRule="auto"/>
        <w:ind w:left="720" w:firstLine="0"/>
        <w:rPr/>
      </w:pPr>
      <w:r>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Pr>
          <w:rtl w:val="0"/>
        </w:rPr>
        <w:t xml:space="preserve">The mesh network is implemented using the ESP-IDF framework (version </w:t>
      </w:r>
      <w:r>
        <w:rPr>
          <w:highlight w:val="green"/>
          <w:rtl w:val="0"/>
        </w:rPr>
        <w:t xml:space="preserve">5.5.4, and 5.3.5 on one build laptop; each run log records the version that built its firmware)</w:t>
      </w:r>
      <w:r>
        <w:rPr>
          <w:rtl w:val="0"/>
        </w:rP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080" w:hanging="360"/>
        <w:rPr>
          <w:b w:val="1"/>
          <w:bCs w:val="1"/>
          <w:highlight w:val="yellow"/>
        </w:rPr>
      </w:pPr>
      <w:r>
        <w:rPr>
          <w:rtl w:val="0"/>
        </w:rPr>
        <w:t xml:space="preserve">●</w:t>
      </w:r>
      <w:r>
        <w:rPr>
          <w:sz w:val="14"/>
          <w:szCs w:val="14"/>
          <w:highlight w:val="yellow"/>
          <w:rtl w:val="0"/>
        </w:rPr>
        <w:t xml:space="preserve">       </w:t>
      </w:r>
      <w:r>
        <w:rPr>
          <w:b w:val="1"/>
          <w:bCs w:val="1"/>
          <w:highlight w:val="yellow"/>
          <w:rtl w:val="0"/>
        </w:rPr>
        <w:t xml:space="preserve">ESP-IDF SDK</w:t>
      </w:r>
    </w:p>
    <w:p w:rsidR="00000000" w:rsidDel="00000000" w:rsidP="00000000" w:rsidRDefault="00000000" w:rsidRPr="00000000" w14:paraId="000001D3">
      <w:pPr>
        <w:spacing w:after="200" w:lineRule="auto"/>
        <w:ind w:left="180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The ESP-IDF SDK </w:t>
      </w:r>
      <w:r>
        <w:rPr>
          <w:highlight w:val="green"/>
          <w:rtl w:val="0"/>
        </w:rPr>
        <w:t xml:space="preserve">(versions 5.5.4 and 5.3.5)</w:t>
      </w:r>
      <w:r>
        <w:rPr>
          <w:highlight w:val="yellow"/>
          <w:rtl w:val="0"/>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r>
        <w:rPr>
          <w:rtl w:val="0"/>
        </w:rPr>
      </w:r>
    </w:p>
    <w:p w:rsidR="00000000" w:rsidDel="00000000" w:rsidP="00000000" w:rsidRDefault="00000000" w:rsidRPr="00000000" w14:paraId="000001D4">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Wireshark</w:t>
      </w:r>
    </w:p>
    <w:p w:rsidR="00000000" w:rsidDel="00000000" w:rsidP="00000000" w:rsidRDefault="00000000" w:rsidRPr="00000000" w14:paraId="000001D5">
      <w:pPr>
        <w:spacing w:after="240" w:lineRule="auto"/>
        <w:ind w:left="1800" w:hanging="360"/>
        <w:rPr/>
      </w:pPr>
      <w:r>
        <w:rPr>
          <w:rtl w:val="0"/>
        </w:rPr>
        <w:t xml:space="preserve">○</w:t>
      </w:r>
      <w:r>
        <w:rPr>
          <w:sz w:val="14"/>
          <w:szCs w:val="14"/>
          <w:rtl w:val="0"/>
        </w:rPr>
        <w:t xml:space="preserve">       </w:t>
      </w:r>
      <w:r>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Pr>
          <w:rtl w:val="0"/>
        </w:rPr>
        <w:t xml:space="preserve"> </w:t>
      </w:r>
    </w:p>
    <w:p w:rsidR="00000000" w:rsidDel="00000000" w:rsidP="00000000" w:rsidRDefault="00000000" w:rsidRPr="00000000" w14:paraId="000001D6">
      <w:pPr>
        <w:spacing w:before="200" w:lineRule="auto"/>
        <w:ind w:left="1080" w:hanging="360"/>
        <w:rPr>
          <w:b w:val="1"/>
          <w:bCs w:val="1"/>
        </w:rPr>
      </w:pPr>
      <w:r>
        <w:rPr>
          <w:rtl w:val="0"/>
        </w:rPr>
        <w:t xml:space="preserve">●</w:t>
      </w:r>
      <w:r>
        <w:rPr>
          <w:sz w:val="14"/>
          <w:szCs w:val="14"/>
          <w:rtl w:val="0"/>
        </w:rPr>
        <w:t xml:space="preserve">       </w:t>
      </w:r>
      <w:r>
        <w:rPr>
          <w:b w:val="1"/>
          <w:bCs w:val="1"/>
          <w:rtl w:val="0"/>
        </w:rPr>
        <w:t xml:space="preserve">C / Python</w:t>
      </w:r>
    </w:p>
    <w:p w:rsidR="00000000" w:rsidDel="00000000" w:rsidP="00000000" w:rsidRDefault="00000000" w:rsidRPr="00000000" w14:paraId="000001D7">
      <w:pPr>
        <w:ind w:left="1800" w:hanging="360"/>
        <w:rPr>
          <w:highlight w:val="yellow"/>
        </w:rPr>
      </w:pPr>
      <w:r>
        <w:rPr>
          <w:rtl w:val="0"/>
        </w:rPr>
        <w:t xml:space="preserve">○</w:t>
      </w:r>
      <w:r>
        <w:rPr>
          <w:sz w:val="14"/>
          <w:szCs w:val="14"/>
          <w:rtl w:val="0"/>
        </w:rPr>
        <w:t xml:space="preserve">      </w:t>
      </w:r>
      <w:r>
        <w:rPr>
          <w:sz w:val="14"/>
          <w:szCs w:val="14"/>
          <w:highlight w:val="yellow"/>
          <w:rtl w:val="0"/>
        </w:rPr>
        <w:t xml:space="preserve"> </w:t>
      </w:r>
      <w:r>
        <w:rPr>
          <w:highlight w:val="yellow"/>
          <w:rtl w:val="0"/>
        </w:rPr>
        <w:t xml:space="preserve">C is used for implementing embedded logic on ESP32 nodes, including mesh operation, attack behavior control, and metric logging. Python </w:t>
      </w:r>
      <w:r>
        <w:rPr>
          <w:highlight w:val="green"/>
          <w:rtl w:val="0"/>
        </w:rPr>
        <w:t xml:space="preserve">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r>
        <w:rPr>
          <w:highlight w:val="yellow"/>
          <w:rtl w:val="0"/>
        </w:rPr>
        <w:t xml:space="preserve"> </w:t>
      </w:r>
      <w:r>
        <w:rPr>
          <w:rtl w:val="0"/>
        </w:rPr>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jf20c6nhf1n1" w:id="12"/>
      <w:bookmarkEnd w:id="12"/>
      <w:r>
        <w:rPr>
          <w:highlight w:val="yellow"/>
          <w:rtl w:val="0"/>
        </w:rPr>
        <w:t xml:space="preserve"> </w:t>
      </w:r>
    </w:p>
    <w:p w:rsidR="00000000" w:rsidDel="00000000" w:rsidP="00000000" w:rsidRDefault="00000000" w:rsidRPr="00000000" w14:paraId="000001D9">
      <w:pPr>
        <w:rPr/>
      </w:pPr>
      <w:r>
        <w:rPr>
          <w:rtl w:val="0"/>
        </w:rPr>
        <w:t xml:space="preserve"> </w:t>
      </w:r>
    </w:p>
    <w:p w:rsidR="00000000" w:rsidDel="00000000" w:rsidP="00000000" w:rsidRDefault="00000000" w:rsidRPr="00000000" w14:paraId="000001DA">
      <w:pPr>
        <w:rPr/>
      </w:pPr>
      <w:r>
        <w:rPr>
          <w:rtl w:val="0"/>
        </w:rPr>
        <w:t xml:space="preserve"> </w:t>
      </w:r>
    </w:p>
    <w:p w:rsidR="00000000" w:rsidDel="00000000" w:rsidP="00000000" w:rsidRDefault="00000000" w:rsidRPr="00000000" w14:paraId="000001DB">
      <w:pPr>
        <w:rPr/>
      </w:pPr>
      <w:r>
        <w:rPr>
          <w:rtl w:val="0"/>
        </w:rPr>
        <w:t xml:space="preserve"> </w:t>
      </w:r>
    </w:p>
    <w:p w:rsidR="00000000" w:rsidDel="00000000" w:rsidP="00000000" w:rsidRDefault="00000000" w:rsidRPr="00000000" w14:paraId="000001DC">
      <w:pPr>
        <w:rPr/>
      </w:pPr>
      <w:r>
        <w:rPr>
          <w:rtl w:val="0"/>
        </w:rPr>
        <w:t xml:space="preserve"> </w:t>
      </w:r>
    </w:p>
    <w:p w:rsidR="00000000" w:rsidDel="00000000" w:rsidP="00000000" w:rsidRDefault="00000000" w:rsidRPr="00000000" w14:paraId="000001DD">
      <w:pPr>
        <w:rPr/>
      </w:pPr>
      <w:r>
        <w:rPr>
          <w:rtl w:val="0"/>
        </w:rPr>
        <w:t xml:space="preserve"> </w:t>
      </w:r>
    </w:p>
    <w:p w:rsidR="00000000" w:rsidDel="00000000" w:rsidP="00000000" w:rsidRDefault="00000000" w:rsidRPr="00000000" w14:paraId="000001DE">
      <w:pPr>
        <w:rPr/>
      </w:pPr>
      <w:r>
        <w:rPr>
          <w:rtl w:val="0"/>
        </w:rPr>
        <w:t xml:space="preserve"> </w:t>
      </w:r>
    </w:p>
    <w:p w:rsidR="00000000" w:rsidDel="00000000" w:rsidP="00000000" w:rsidRDefault="00000000" w:rsidRPr="00000000" w14:paraId="000001DF">
      <w:pPr>
        <w:rPr/>
      </w:pPr>
      <w:r>
        <w:rPr>
          <w:rtl w:val="0"/>
        </w:rPr>
        <w:t xml:space="preserve"> </w:t>
      </w:r>
    </w:p>
    <w:p w:rsidR="00000000" w:rsidDel="00000000" w:rsidP="00000000" w:rsidRDefault="00000000" w:rsidRPr="00000000" w14:paraId="000001E0">
      <w:pPr>
        <w:rPr/>
      </w:pPr>
      <w:r>
        <w:rPr>
          <w:rtl w:val="0"/>
        </w:rPr>
        <w:t xml:space="preserve"> </w:t>
      </w:r>
    </w:p>
    <w:p w:rsidR="00000000" w:rsidDel="00000000" w:rsidP="00000000" w:rsidRDefault="00000000" w:rsidRPr="00000000" w14:paraId="000001E1">
      <w:pPr>
        <w:pStyle w:val="Heading1"/>
        <w:keepNext w:val="0"/>
        <w:keepLines w:val="0"/>
        <w:spacing w:after="0" w:lineRule="auto"/>
        <w:ind w:left="1440" w:hanging="720"/>
        <w:rPr/>
      </w:pPr>
      <w:bookmarkStart w:colFirst="0" w:colLast="0" w:name="_n3hpjyvs0r6p" w:id="13"/>
      <w:bookmarkEnd w:id="13"/>
      <w:r>
        <w:rPr>
          <w:b w:val="0"/>
          <w:bCs w:val="0"/>
          <w:sz w:val="14"/>
          <w:szCs w:val="14"/>
          <w:rtl w:val="0"/>
        </w:rPr>
        <w:t xml:space="preserve"> </w:t>
      </w:r>
      <w:r>
        <w:rPr>
          <w:rtl w:val="0"/>
        </w:rPr>
        <w:t xml:space="preserve">2.</w:t>
      </w:r>
      <w:r>
        <w:rPr>
          <w:b w:val="0"/>
          <w:bCs w:val="0"/>
          <w:sz w:val="14"/>
          <w:szCs w:val="14"/>
          <w:rtl w:val="0"/>
        </w:rPr>
        <w:t xml:space="preserve">          </w:t>
      </w:r>
      <w:r>
        <w:rPr>
          <w:sz w:val="14"/>
          <w:szCs w:val="14"/>
          <w:rtl w:val="0"/>
        </w:rPr>
        <w:t xml:space="preserve"> </w:t>
      </w:r>
      <w:r>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1800" w:hanging="900"/>
        <w:rPr/>
      </w:pPr>
      <w:bookmarkStart w:colFirst="0" w:colLast="0" w:name="_cg7k4o8kcrf2" w:id="14"/>
      <w:bookmarkEnd w:id="14"/>
      <w:r>
        <w:rPr>
          <w:b w:val="0"/>
          <w:bCs w:val="0"/>
          <w:sz w:val="14"/>
          <w:szCs w:val="14"/>
          <w:rtl w:val="0"/>
        </w:rPr>
        <w:t xml:space="preserve"> </w:t>
      </w:r>
      <w:r>
        <w:rPr>
          <w:rtl w:val="0"/>
        </w:rPr>
        <w:t xml:space="preserve">2.1.</w:t>
      </w:r>
      <w:r>
        <w:rPr>
          <w:b w:val="0"/>
          <w:bCs w:val="0"/>
          <w:sz w:val="14"/>
          <w:szCs w:val="14"/>
          <w:rtl w:val="0"/>
        </w:rPr>
        <w:t xml:space="preserve">          </w:t>
      </w:r>
      <w:r>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Pr>
          <w:i w:val="0"/>
          <w:iCs w:val="0"/>
          <w:color w:val="000000"/>
          <w:highlight w:val="cyan"/>
          <w:rtl w:val="0"/>
        </w:rPr>
        <w:t xml:space="preserve">and community and metropolitan area networks [1]</w:t>
      </w:r>
      <w:r>
        <w:rPr>
          <w:i w:val="0"/>
          <w:iCs w:val="0"/>
          <w:color w:val="000000"/>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276" w:lineRule="auto"/>
        <w:rPr>
          <w:i w:val="0"/>
          <w:iCs w:val="0"/>
          <w:color w:val="000000"/>
        </w:rPr>
      </w:pPr>
      <w:bookmarkStart w:colFirst="0" w:colLast="0" w:name="_qt1x7fxfrp7v" w:id="15"/>
      <w:bookmarkEnd w:id="15"/>
      <w:r>
        <w:rPr>
          <w:i w:val="0"/>
          <w:iCs w:val="0"/>
          <w:color w:val="000000"/>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50"/>
        <w:gridCol w:w="2280"/>
        <w:gridCol w:w="2535"/>
        <w:tblGridChange w:id="0">
          <w:tblGrid>
            <w:gridCol w:w="2280"/>
            <w:gridCol w:w="225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Defines WMN architecture &amp; roles (mesh routers/clients), and characterizes multi-hop/self-healing properties.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Pr>
                <w:i w:val="0"/>
                <w:iCs w:val="0"/>
                <w:color w:val="000000"/>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i w:val="0"/>
                <w:iCs w:val="0"/>
                <w:color w:val="000000"/>
              </w:rPr>
            </w:pPr>
            <w:bookmarkStart w:colFirst="0" w:colLast="0" w:name="_qu97fo6id0t1" w:id="16"/>
            <w:bookmarkEnd w:id="16"/>
            <w:r>
              <w:rPr>
                <w:i w:val="0"/>
                <w:iCs w:val="0"/>
                <w:color w:val="000000"/>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160" w:hanging="720"/>
        <w:jc w:val="center"/>
        <w:rPr>
          <w:b w:val="1"/>
          <w:bCs w:val="1"/>
          <w:i w:val="0"/>
          <w:iCs w:val="0"/>
          <w:color w:val="000000"/>
          <w:sz w:val="18"/>
          <w:szCs w:val="18"/>
        </w:rPr>
      </w:pPr>
      <w:bookmarkStart w:colFirst="0" w:colLast="0" w:name="_qt1x7fxfrp7v" w:id="15"/>
      <w:bookmarkEnd w:id="15"/>
      <w:r>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1800" w:hanging="900"/>
        <w:rPr/>
      </w:pPr>
      <w:bookmarkStart w:colFirst="0" w:colLast="0" w:name="_b81zrzy9j2sg" w:id="17"/>
      <w:bookmarkEnd w:id="17"/>
      <w:r>
        <w:rPr>
          <w:sz w:val="14"/>
          <w:szCs w:val="14"/>
          <w:rtl w:val="0"/>
        </w:rPr>
        <w:t xml:space="preserve"> </w:t>
      </w:r>
      <w:r>
        <w:rPr>
          <w:rtl w:val="0"/>
        </w:rPr>
        <w:t xml:space="preserve">2.2.</w:t>
      </w:r>
      <w:r>
        <w:rPr>
          <w:sz w:val="14"/>
          <w:szCs w:val="14"/>
          <w:rtl w:val="0"/>
        </w:rPr>
        <w:t xml:space="preserve">          </w:t>
      </w:r>
      <w:r>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Pr>
          <w:i w:val="0"/>
          <w:iCs w:val="0"/>
          <w:color w:val="000000"/>
          <w:highlight w:val="green"/>
          <w:rtl w:val="0"/>
        </w:rPr>
        <w:t xml:space="preserve">two separate models, an SVM and a DNN run at the base station and tested in NS-3.37, for IoT and WSN environments that detect wormhole attacks without special hardware and, in simulation, show</w:t>
      </w:r>
      <w:r>
        <w:rPr>
          <w:i w:val="0"/>
          <w:iCs w:val="0"/>
          <w:color w:val="000000"/>
          <w:rtl w:val="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276" w:lineRule="auto"/>
        <w:rPr>
          <w:i w:val="0"/>
          <w:iCs w:val="0"/>
          <w:color w:val="000000"/>
        </w:rPr>
      </w:pPr>
      <w:bookmarkStart w:colFirst="0" w:colLast="0" w:name="_l1yg19oiedd2" w:id="18"/>
      <w:bookmarkEnd w:id="18"/>
      <w:r>
        <w:rPr>
          <w:i w:val="0"/>
          <w:iCs w:val="0"/>
          <w:color w:val="000000"/>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Pr>
          <w:i w:val="0"/>
          <w:iCs w:val="0"/>
          <w:color w:val="000000"/>
          <w:highlight w:val="green"/>
          <w:rtl w:val="0"/>
        </w:rPr>
        <w:t xml:space="preserve">(89.29%),</w:t>
      </w:r>
      <w:r>
        <w:rPr>
          <w:i w:val="0"/>
          <w:iCs w:val="0"/>
          <w:color w:val="000000"/>
          <w:rtl w:val="0"/>
        </w:rPr>
        <w:t xml:space="preserve">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25"/>
        <w:gridCol w:w="2535"/>
        <w:tblGridChange w:id="0">
          <w:tblGrid>
            <w:gridCol w:w="2295"/>
            <w:gridCol w:w="2205"/>
            <w:gridCol w:w="232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Shows Machine Learning, which generally outperforms traditional methods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Two machine learning models (SVM and DNN) that spot</w:t>
            </w:r>
            <w:r>
              <w:rPr>
                <w:i w:val="0"/>
                <w:iCs w:val="0"/>
                <w:color w:val="000000"/>
                <w:rtl w:val="0"/>
              </w:rPr>
              <w:t xml:space="preserve">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highlight w:val="green"/>
                <w:rtl w:val="0"/>
              </w:rPr>
              <w:t xml:space="preserve">Separate SVM and DNN models at the base station (NS-3.37)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No special hardware; lower end-to-end latency in simulation; adaptive learning left as future work</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98–99% detection in ns-2 simulation; about 22% overhead</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significant improvements in detection rates compared to traditional rule-based systems; reduces false positives in dynamic mesh environments.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Demonstrates effective mitigation of blackhole attack impacts through simulation-based analysis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Pr>
                <w:i w:val="0"/>
                <w:iCs w:val="0"/>
                <w:color w:val="000000"/>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i w:val="0"/>
                <w:iCs w:val="0"/>
                <w:color w:val="000000"/>
              </w:rPr>
            </w:pPr>
            <w:bookmarkStart w:colFirst="0" w:colLast="0" w:name="_tmurub2cibfj" w:id="19"/>
            <w:bookmarkEnd w:id="19"/>
            <w:r>
              <w:rPr>
                <w:i w:val="0"/>
                <w:iCs w:val="0"/>
                <w:color w:val="000000"/>
                <w:rtl w:val="0"/>
              </w:rPr>
              <w:t xml:space="preserve">Achieves superior performance across delivery ratio </w:t>
            </w:r>
            <w:r>
              <w:rPr>
                <w:i w:val="0"/>
                <w:iCs w:val="0"/>
                <w:color w:val="000000"/>
                <w:highlight w:val="green"/>
                <w:rtl w:val="0"/>
              </w:rPr>
              <w:t xml:space="preserve">(89.29%),</w:t>
            </w:r>
            <w:r>
              <w:rPr>
                <w:i w:val="0"/>
                <w:iCs w:val="0"/>
                <w:color w:val="000000"/>
                <w:rtl w:val="0"/>
              </w:rPr>
              <w:t xml:space="preserve">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1yg19oiedd2" w:id="18"/>
      <w:bookmarkEnd w:id="18"/>
      <w:r>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1800" w:hanging="900"/>
        <w:rPr/>
      </w:pPr>
      <w:bookmarkStart w:colFirst="0" w:colLast="0" w:name="_eibhne2v7mi5" w:id="20"/>
      <w:bookmarkEnd w:id="20"/>
      <w:r>
        <w:rPr>
          <w:b w:val="0"/>
          <w:bCs w:val="0"/>
          <w:sz w:val="14"/>
          <w:szCs w:val="14"/>
          <w:rtl w:val="0"/>
        </w:rPr>
        <w:t xml:space="preserve"> </w:t>
      </w:r>
      <w:r>
        <w:rPr>
          <w:rtl w:val="0"/>
        </w:rPr>
        <w:t xml:space="preserve">2.3.</w:t>
      </w:r>
      <w:r>
        <w:rPr>
          <w:b w:val="0"/>
          <w:bCs w:val="0"/>
          <w:sz w:val="14"/>
          <w:szCs w:val="14"/>
          <w:rtl w:val="0"/>
        </w:rPr>
        <w:t xml:space="preserve">          </w:t>
      </w:r>
      <w:r>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highlight w:val="cyan"/>
          <w:rtl w:val="0"/>
        </w:rPr>
        <w:t xml:space="preserve">According to Al-Anzi [5], such autonomy and flexibility make WMNs highly adaptable for real-time applications such as disaster recovery, vehicular networks, and remote monitoring.</w:t>
      </w:r>
      <w:r>
        <w:rPr>
          <w:i w:val="0"/>
          <w:iCs w:val="0"/>
          <w:color w:val="000000"/>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Pr>
          <w:i w:val="0"/>
          <w:iCs w:val="0"/>
          <w:color w:val="000000"/>
          <w:highlight w:val="cyan"/>
          <w:rtl w:val="0"/>
        </w:rPr>
        <w:t xml:space="preserve">As Al-Anzi [5] notes, this centralized approach creates bottlenecks and single points of failure, which are unsuitable for large-scale, dynamically changing WMNs.</w:t>
      </w:r>
      <w:r>
        <w:rPr>
          <w:i w:val="0"/>
          <w:iCs w:val="0"/>
          <w:color w:val="000000"/>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276" w:lineRule="auto"/>
        <w:rPr>
          <w:i w:val="0"/>
          <w:iCs w:val="0"/>
          <w:color w:val="000000"/>
        </w:rPr>
      </w:pPr>
      <w:bookmarkStart w:colFirst="0" w:colLast="0" w:name="_rr8l2mjlzn03" w:id="21"/>
      <w:bookmarkEnd w:id="21"/>
      <w:r>
        <w:rPr>
          <w:i w:val="0"/>
          <w:iCs w:val="0"/>
          <w:color w:val="000000"/>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80"/>
        <w:gridCol w:w="2535"/>
        <w:tblGridChange w:id="0">
          <w:tblGrid>
            <w:gridCol w:w="2310"/>
            <w:gridCol w:w="222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Contribution</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Identifies resource centralization limits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Pr>
                <w:i w:val="0"/>
                <w:iCs w:val="0"/>
                <w:color w:val="000000"/>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i w:val="0"/>
                <w:iCs w:val="0"/>
                <w:color w:val="000000"/>
              </w:rPr>
            </w:pPr>
            <w:bookmarkStart w:colFirst="0" w:colLast="0" w:name="_kmmydl5dh8p5" w:id="22"/>
            <w:bookmarkEnd w:id="22"/>
            <w:r>
              <w:rPr>
                <w:i w:val="0"/>
                <w:iCs w:val="0"/>
                <w:color w:val="000000"/>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rr8l2mjlzn03" w:id="21"/>
      <w:bookmarkEnd w:id="21"/>
      <w:r>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1800" w:hanging="900"/>
        <w:rPr/>
      </w:pPr>
      <w:bookmarkStart w:colFirst="0" w:colLast="0" w:name="_cj9i38175h96" w:id="23"/>
      <w:bookmarkEnd w:id="23"/>
      <w:r>
        <w:rPr>
          <w:b w:val="0"/>
          <w:bCs w:val="0"/>
          <w:sz w:val="14"/>
          <w:szCs w:val="14"/>
          <w:rtl w:val="0"/>
        </w:rPr>
        <w:t xml:space="preserve"> </w:t>
      </w:r>
      <w:r>
        <w:rPr>
          <w:rtl w:val="0"/>
        </w:rPr>
        <w:t xml:space="preserve">2.4.</w:t>
      </w:r>
      <w:r>
        <w:rPr>
          <w:b w:val="0"/>
          <w:bCs w:val="0"/>
          <w:sz w:val="14"/>
          <w:szCs w:val="14"/>
          <w:rtl w:val="0"/>
        </w:rPr>
        <w:t xml:space="preserve">          </w:t>
      </w:r>
      <w:r>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276" w:lineRule="auto"/>
        <w:rPr>
          <w:i w:val="0"/>
          <w:iCs w:val="0"/>
          <w:color w:val="000000"/>
        </w:rPr>
      </w:pPr>
      <w:bookmarkStart w:colFirst="0" w:colLast="0" w:name="_81myo5ty3bfl" w:id="24"/>
      <w:bookmarkEnd w:id="24"/>
      <w:r>
        <w:rPr>
          <w:i w:val="0"/>
          <w:iCs w:val="0"/>
          <w:color w:val="000000"/>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95"/>
        <w:gridCol w:w="2550"/>
        <w:tblGridChange w:id="0">
          <w:tblGrid>
            <w:gridCol w:w="2265"/>
            <w:gridCol w:w="2235"/>
            <w:gridCol w:w="2295"/>
            <w:gridCol w:w="25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Pr>
                <w:i w:val="0"/>
                <w:iCs w:val="0"/>
                <w:color w:val="000000"/>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i w:val="0"/>
                <w:iCs w:val="0"/>
                <w:color w:val="000000"/>
              </w:rPr>
            </w:pPr>
            <w:bookmarkStart w:colFirst="0" w:colLast="0" w:name="_xtaahmslyyy4" w:id="25"/>
            <w:bookmarkEnd w:id="25"/>
            <w:r>
              <w:rPr>
                <w:i w:val="0"/>
                <w:iCs w:val="0"/>
                <w:color w:val="000000"/>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1myo5ty3bfl" w:id="24"/>
      <w:bookmarkEnd w:id="24"/>
      <w:r>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1800" w:hanging="900"/>
        <w:rPr/>
      </w:pPr>
      <w:bookmarkStart w:colFirst="0" w:colLast="0" w:name="_gn9jq9r6bzwl" w:id="26"/>
      <w:bookmarkEnd w:id="26"/>
      <w:r>
        <w:rPr>
          <w:b w:val="0"/>
          <w:bCs w:val="0"/>
          <w:sz w:val="14"/>
          <w:szCs w:val="14"/>
          <w:rtl w:val="0"/>
        </w:rPr>
        <w:t xml:space="preserve"> </w:t>
      </w:r>
      <w:r>
        <w:rPr>
          <w:rtl w:val="0"/>
        </w:rPr>
        <w:t xml:space="preserve">2.5.</w:t>
      </w:r>
      <w:r>
        <w:rPr>
          <w:b w:val="0"/>
          <w:bCs w:val="0"/>
          <w:sz w:val="14"/>
          <w:szCs w:val="14"/>
          <w:rtl w:val="0"/>
        </w:rPr>
        <w:t xml:space="preserve">          </w:t>
      </w:r>
      <w:r>
        <w:rPr>
          <w:sz w:val="14"/>
          <w:szCs w:val="14"/>
          <w:rtl w:val="0"/>
        </w:rPr>
        <w:t xml:space="preserve"> </w:t>
      </w:r>
      <w:r>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276" w:lineRule="auto"/>
        <w:rPr>
          <w:i w:val="0"/>
          <w:iCs w:val="0"/>
          <w:color w:val="000000"/>
        </w:rPr>
      </w:pPr>
      <w:bookmarkStart w:colFirst="0" w:colLast="0" w:name="_dmt16ov8y4ak" w:id="27"/>
      <w:bookmarkEnd w:id="27"/>
      <w:r>
        <w:rPr>
          <w:i w:val="0"/>
          <w:iCs w:val="0"/>
          <w:color w:val="000000"/>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295"/>
        <w:gridCol w:w="2535"/>
        <w:tblGridChange w:id="0">
          <w:tblGrid>
            <w:gridCol w:w="2295"/>
            <w:gridCol w:w="2205"/>
            <w:gridCol w:w="229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F1 about 0.96 on PhysioNet data</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Pr>
                <w:i w:val="0"/>
                <w:iCs w:val="0"/>
                <w:color w:val="000000"/>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i w:val="0"/>
                <w:iCs w:val="0"/>
                <w:color w:val="000000"/>
              </w:rPr>
            </w:pPr>
            <w:bookmarkStart w:colFirst="0" w:colLast="0" w:name="_fjfbj1ns3awp" w:id="28"/>
            <w:bookmarkEnd w:id="28"/>
            <w:r>
              <w:rPr>
                <w:i w:val="0"/>
                <w:iCs w:val="0"/>
                <w:color w:val="000000"/>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dmt16ov8y4ak" w:id="27"/>
      <w:bookmarkEnd w:id="27"/>
      <w:r>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1800" w:hanging="900"/>
        <w:rPr/>
      </w:pPr>
      <w:bookmarkStart w:colFirst="0" w:colLast="0" w:name="_7ptp2cfd5ntu" w:id="29"/>
      <w:bookmarkEnd w:id="29"/>
      <w:r>
        <w:rPr>
          <w:b w:val="0"/>
          <w:bCs w:val="0"/>
          <w:sz w:val="14"/>
          <w:szCs w:val="14"/>
          <w:rtl w:val="0"/>
        </w:rPr>
        <w:t xml:space="preserve"> </w:t>
      </w:r>
      <w:r>
        <w:rPr>
          <w:rtl w:val="0"/>
        </w:rPr>
        <w:t xml:space="preserve">2.6.</w:t>
      </w:r>
      <w:r>
        <w:rPr>
          <w:b w:val="0"/>
          <w:bCs w:val="0"/>
          <w:sz w:val="14"/>
          <w:szCs w:val="14"/>
          <w:rtl w:val="0"/>
        </w:rPr>
        <w:t xml:space="preserve">          </w:t>
      </w:r>
      <w:r>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Pr>
          <w:i w:val="0"/>
          <w:iCs w:val="0"/>
          <w:color w:val="000000"/>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Pr>
          <w:i w:val="0"/>
          <w:iCs w:val="0"/>
          <w:color w:val="000000"/>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Pr>
          <w:i w:val="0"/>
          <w:iCs w:val="0"/>
          <w:color w:val="000000"/>
          <w:highlight w:val="cyan"/>
          <w:rtl w:val="0"/>
        </w:rPr>
        <w:t xml:space="preserve">in Al-Anzi's IDS, forwarding rate, routing table changes, packet drop count and RSSI variance [5]</w:t>
      </w:r>
      <w:r>
        <w:rPr>
          <w:i w:val="0"/>
          <w:iCs w:val="0"/>
          <w:color w:val="000000"/>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276" w:lineRule="auto"/>
        <w:rPr>
          <w:i w:val="0"/>
          <w:iCs w:val="0"/>
          <w:color w:val="000000"/>
        </w:rPr>
      </w:pPr>
      <w:bookmarkStart w:colFirst="0" w:colLast="0" w:name="_pbio9qxejhvh" w:id="30"/>
      <w:bookmarkEnd w:id="30"/>
      <w:r>
        <w:rPr>
          <w:i w:val="0"/>
          <w:iCs w:val="0"/>
          <w:color w:val="000000"/>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80"/>
        <w:gridCol w:w="2565"/>
        <w:tblGridChange w:id="0">
          <w:tblGrid>
            <w:gridCol w:w="2280"/>
            <w:gridCol w:w="2220"/>
            <w:gridCol w:w="2280"/>
            <w:gridCol w:w="256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Enhanced visibility of multi-layer attacks, and identified synchronization delays and processing overhead as major constraints in resource-limited nodes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Performed well in most tested settings; performance declined sharply at the highest node speed and lowest power</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Selects efficient and useful features from a cross-layer architecture for intrusion detection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Pr>
                <w:i w:val="0"/>
                <w:iCs w:val="0"/>
                <w:color w:val="000000"/>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i w:val="0"/>
                <w:iCs w:val="0"/>
                <w:color w:val="000000"/>
              </w:rPr>
            </w:pPr>
            <w:bookmarkStart w:colFirst="0" w:colLast="0" w:name="_4chlkwlavxmu" w:id="31"/>
            <w:bookmarkEnd w:id="31"/>
            <w:r>
              <w:rPr>
                <w:i w:val="0"/>
                <w:iCs w:val="0"/>
                <w:color w:val="000000"/>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pbio9qxejhvh" w:id="30"/>
      <w:bookmarkEnd w:id="30"/>
      <w:r>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1800" w:hanging="900"/>
        <w:rPr/>
      </w:pPr>
      <w:bookmarkStart w:colFirst="0" w:colLast="0" w:name="_7ylxxyfc6vpj" w:id="32"/>
      <w:bookmarkEnd w:id="32"/>
      <w:r>
        <w:rPr>
          <w:b w:val="0"/>
          <w:bCs w:val="0"/>
          <w:sz w:val="14"/>
          <w:szCs w:val="14"/>
          <w:rtl w:val="0"/>
        </w:rPr>
        <w:t xml:space="preserve"> </w:t>
      </w:r>
      <w:r>
        <w:rPr>
          <w:rtl w:val="0"/>
        </w:rPr>
        <w:t xml:space="preserve">2.7.</w:t>
      </w:r>
      <w:r>
        <w:rPr>
          <w:b w:val="0"/>
          <w:bCs w:val="0"/>
          <w:sz w:val="14"/>
          <w:szCs w:val="14"/>
          <w:rtl w:val="0"/>
        </w:rPr>
        <w:t xml:space="preserve">          </w:t>
      </w:r>
      <w:r>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Empirical evaluations in open-access literature demonstrate the applicability of ESP-WIFI-MESH in real deployment scenarios. For example, Khan et al. [22] deployed an ESP-MESH network of </w:t>
      </w:r>
      <w:r>
        <w:rPr>
          <w:i w:val="0"/>
          <w:iCs w:val="0"/>
          <w:color w:val="000000"/>
          <w:highlight w:val="cyan"/>
          <w:rtl w:val="0"/>
        </w:rPr>
        <w:t xml:space="preserve">seven</w:t>
      </w:r>
      <w:r>
        <w:rPr>
          <w:i w:val="0"/>
          <w:iCs w:val="0"/>
          <w:color w:val="000000"/>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276" w:lineRule="auto"/>
        <w:rPr>
          <w:i w:val="0"/>
          <w:iCs w:val="0"/>
          <w:color w:val="000000"/>
        </w:rPr>
      </w:pPr>
      <w:bookmarkStart w:colFirst="0" w:colLast="0" w:name="_5dvnrx4oswd" w:id="33"/>
      <w:bookmarkEnd w:id="33"/>
      <w:r>
        <w:rPr>
          <w:i w:val="0"/>
          <w:iCs w:val="0"/>
          <w:color w:val="000000"/>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90"/>
        <w:gridCol w:w="2415"/>
        <w:gridCol w:w="2460"/>
        <w:tblGridChange w:id="0">
          <w:tblGrid>
            <w:gridCol w:w="2280"/>
            <w:gridCol w:w="2190"/>
            <w:gridCol w:w="2415"/>
            <w:gridCol w:w="246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Contribution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Defines the protocol behavior, forwarding requirements, and configuration parameters that form the baseline for understanding normal mesh operation and potential exploitation vectors</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Reports a packet delivery ratio above 97% and loss/error rates below 1.8% at all nodes except one outdoor node (H); network recovery in about 3.5–4.2 s in a short self-healing test</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Pr>
                <w:i w:val="0"/>
                <w:iCs w:val="0"/>
                <w:color w:val="000000"/>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i w:val="0"/>
                <w:iCs w:val="0"/>
                <w:color w:val="000000"/>
              </w:rPr>
            </w:pPr>
            <w:bookmarkStart w:colFirst="0" w:colLast="0" w:name="_1ulxif98asag" w:id="34"/>
            <w:bookmarkEnd w:id="34"/>
            <w:r>
              <w:rPr>
                <w:i w:val="0"/>
                <w:iCs w:val="0"/>
                <w:color w:val="000000"/>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dvnrx4oswd" w:id="33"/>
      <w:bookmarkEnd w:id="33"/>
      <w:r>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1800" w:hanging="900"/>
        <w:rPr/>
      </w:pPr>
      <w:bookmarkStart w:colFirst="0" w:colLast="0" w:name="_159vfoy6qzvb" w:id="35"/>
      <w:bookmarkEnd w:id="35"/>
      <w:r>
        <w:rPr>
          <w:b w:val="0"/>
          <w:bCs w:val="0"/>
          <w:sz w:val="14"/>
          <w:szCs w:val="14"/>
          <w:rtl w:val="0"/>
        </w:rPr>
        <w:t xml:space="preserve"> </w:t>
      </w:r>
      <w:r>
        <w:rPr>
          <w:rtl w:val="0"/>
        </w:rPr>
        <w:t xml:space="preserve">2.8.</w:t>
      </w:r>
      <w:r>
        <w:rPr>
          <w:b w:val="0"/>
          <w:bCs w:val="0"/>
          <w:sz w:val="14"/>
          <w:szCs w:val="14"/>
          <w:rtl w:val="0"/>
        </w:rPr>
        <w:t xml:space="preserve">          </w:t>
      </w:r>
      <w:r>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Pr>
          <w:i w:val="0"/>
          <w:iCs w:val="0"/>
          <w:color w:val="000000"/>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Pr>
          <w:i w:val="0"/>
          <w:iCs w:val="0"/>
          <w:color w:val="000000"/>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276" w:lineRule="auto"/>
        <w:rPr>
          <w:i w:val="0"/>
          <w:iCs w:val="0"/>
          <w:color w:val="000000"/>
        </w:rPr>
      </w:pPr>
      <w:bookmarkStart w:colFirst="0" w:colLast="0" w:name="_54ivisd3a592" w:id="36"/>
      <w:bookmarkEnd w:id="36"/>
      <w:r>
        <w:rPr>
          <w:i w:val="0"/>
          <w:iCs w:val="0"/>
          <w:color w:val="000000"/>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20"/>
        <w:tblGridChange w:id="0">
          <w:tblGrid>
            <w:gridCol w:w="2310"/>
            <w:gridCol w:w="2220"/>
            <w:gridCol w:w="2310"/>
            <w:gridCol w:w="252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Contribution</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Packet- and flow-based features dominate in their data; hop and neighbor features contribute least</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Reveals that models trained on one topology degrade significantly when tested on others; underscores the need for topology-aware dataset design in mesh network research</w:t>
            </w:r>
          </w:p>
        </w:tc>
      </w:tr>
      <w:tr>
        <w:trPr>
          <w:cantSplit w:val="0"/>
          <w:trHeight w:val="27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highlight w:val="cyan"/>
                <w:rtl w:val="0"/>
              </w:rPr>
              <w:t xml:space="preserve">Built from the port statistics of an emulated software-defined network and supports detection of attacks including blackhole;</w:t>
            </w:r>
            <w:r>
              <w:rPr>
                <w:i w:val="0"/>
                <w:iCs w:val="0"/>
                <w:color w:val="000000"/>
                <w:rtl w:val="0"/>
              </w:rPr>
              <w:t xml:space="preserve"> provides a basis for selecting forwarding-related features such as packet counters and traffic asymmetry indicators in the current study</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Addresses limitations of older datasets (KDD'99, NSL-KDD) by including modern attack types and more representative network traffic; provides a comprehensive feature set for IDS evaluation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22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Pr>
                <w:i w:val="0"/>
                <w:iCs w:val="0"/>
                <w:color w:val="000000"/>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i w:val="0"/>
                <w:iCs w:val="0"/>
                <w:color w:val="000000"/>
              </w:rPr>
            </w:pPr>
            <w:bookmarkStart w:colFirst="0" w:colLast="0" w:name="_ghwc8o2ur60e" w:id="37"/>
            <w:bookmarkEnd w:id="37"/>
            <w:r>
              <w:rPr>
                <w:i w:val="0"/>
                <w:iCs w:val="0"/>
                <w:color w:val="000000"/>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4ivisd3a592" w:id="36"/>
      <w:bookmarkEnd w:id="36"/>
      <w:r>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1800" w:hanging="900"/>
        <w:rPr/>
      </w:pPr>
      <w:bookmarkStart w:colFirst="0" w:colLast="0" w:name="_5320wqz2hsoa" w:id="38"/>
      <w:bookmarkEnd w:id="38"/>
      <w:r>
        <w:rPr>
          <w:b w:val="0"/>
          <w:bCs w:val="0"/>
          <w:sz w:val="14"/>
          <w:szCs w:val="14"/>
          <w:rtl w:val="0"/>
        </w:rPr>
        <w:t xml:space="preserve"> </w:t>
      </w:r>
      <w:r>
        <w:rPr>
          <w:rtl w:val="0"/>
        </w:rPr>
        <w:t xml:space="preserve">2.9.</w:t>
      </w:r>
      <w:r>
        <w:rPr>
          <w:b w:val="0"/>
          <w:bCs w:val="0"/>
          <w:sz w:val="14"/>
          <w:szCs w:val="14"/>
          <w:rtl w:val="0"/>
        </w:rPr>
        <w:t xml:space="preserve">          </w:t>
      </w:r>
      <w:r>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Tavallaee et al. [29] analyzed the weaknesses of the KDD Cup 99 dataset, including redundancy, imbalance, and unrealistic traffic representation. </w:t>
      </w:r>
      <w:r>
        <w:rPr>
          <w:i w:val="0"/>
          <w:iCs w:val="0"/>
          <w:color w:val="000000"/>
          <w:highlight w:val="cyan"/>
          <w:rtl w:val="0"/>
        </w:rPr>
        <w:t xml:space="preserve">They proposed NSL-KDD, which removes the redundant records, and showed that such flaws bias evaluation, which underscores the need to inspect the structure of a dataset before modelling it.</w:t>
      </w:r>
      <w:r>
        <w:rPr>
          <w:i w:val="0"/>
          <w:iCs w:val="0"/>
          <w:color w:val="000000"/>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Pr>
          <w:i w:val="0"/>
          <w:iCs w:val="0"/>
          <w:color w:val="000000"/>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276" w:lineRule="auto"/>
        <w:rPr>
          <w:i w:val="0"/>
          <w:iCs w:val="0"/>
          <w:color w:val="000000"/>
        </w:rPr>
      </w:pPr>
      <w:bookmarkStart w:colFirst="0" w:colLast="0" w:name="_8319eitfn11r" w:id="39"/>
      <w:bookmarkEnd w:id="39"/>
      <w:r>
        <w:rPr>
          <w:i w:val="0"/>
          <w:iCs w:val="0"/>
          <w:color w:val="000000"/>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310"/>
        <w:gridCol w:w="2535"/>
        <w:tblGridChange w:id="0">
          <w:tblGrid>
            <w:gridCol w:w="2265"/>
            <w:gridCol w:w="2235"/>
            <w:gridCol w:w="231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Shows that such flaws bias evaluation, which reinforces the need to inspect a dataset's structure (EDA)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the use of well-structured datasets and meaningful feature representations for anomaly modeling</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Reinforces the need to examine a dataset's features before modelling</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Covers only packet-based and flow-based traffic, so cross-layer and microcontroller-mesh data remain uncovered; situates the ESP32 cross-layer dataset within that gap</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Situates the clustering-based, unsupervised analysis used in this study among established anomaly detection approaches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selection of topology-based features (hop count dynamics, parent switching frequency) grounded in mesh network theory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Supports recording RSSI and packet delivery ratio without heavy payload inspection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Pr>
                <w:i w:val="0"/>
                <w:iCs w:val="0"/>
                <w:color w:val="000000"/>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i w:val="0"/>
                <w:iCs w:val="0"/>
                <w:color w:val="000000"/>
              </w:rPr>
            </w:pPr>
            <w:bookmarkStart w:colFirst="0" w:colLast="0" w:name="_oatqb319j4cp" w:id="40"/>
            <w:bookmarkEnd w:id="40"/>
            <w:r>
              <w:rPr>
                <w:i w:val="0"/>
                <w:iCs w:val="0"/>
                <w:color w:val="000000"/>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319eitfn11r" w:id="39"/>
      <w:bookmarkEnd w:id="39"/>
      <w:r>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1800" w:hanging="900"/>
        <w:rPr/>
      </w:pPr>
      <w:bookmarkStart w:colFirst="0" w:colLast="0" w:name="_7rx8sfunrb2h" w:id="41"/>
      <w:bookmarkEnd w:id="41"/>
      <w:r>
        <w:rPr>
          <w:rtl w:val="0"/>
        </w:rPr>
        <w:t xml:space="preserve">2.10.</w:t>
      </w:r>
      <w:r>
        <w:rPr>
          <w:b w:val="0"/>
          <w:bCs w:val="0"/>
          <w:sz w:val="14"/>
          <w:szCs w:val="14"/>
          <w:rtl w:val="0"/>
        </w:rPr>
        <w:t xml:space="preserve">          </w:t>
      </w:r>
      <w:r>
        <w:rPr>
          <w:rtl w:val="0"/>
        </w:rPr>
        <w:t xml:space="preserve">Exploratory Data Analysis and Clustering in Network Telemetry</w:t>
      </w:r>
    </w:p>
    <w:p w:rsidR="00000000" w:rsidDel="00000000" w:rsidP="00000000" w:rsidRDefault="00000000" w:rsidRPr="00000000" w14:paraId="000002C6">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276" w:lineRule="auto"/>
        <w:rPr>
          <w:i w:val="0"/>
          <w:iCs w:val="0"/>
          <w:color w:val="000000"/>
        </w:rPr>
      </w:pPr>
      <w:bookmarkStart w:colFirst="0" w:colLast="0" w:name="_5v3byj8gl09i" w:id="42"/>
      <w:bookmarkEnd w:id="42"/>
      <w:r>
        <w:rPr>
          <w:i w:val="0"/>
          <w:iCs w:val="0"/>
          <w:color w:val="000000"/>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05"/>
        <w:tblGridChange w:id="0">
          <w:tblGrid>
            <w:gridCol w:w="2310"/>
            <w:gridCol w:w="2220"/>
            <w:gridCol w:w="2310"/>
            <w:gridCol w:w="250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a dedicated EDA stage for examining cross-layer mesh metrics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log aggregation, timestamp alignment, and feature scaling before unsupervised methods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Justifies distribution analysis, topology visualization, and cross-layer correlation examination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exploratory clustering; reinforces careful feature examination before unsupervised methods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Identifies the scarcity of ground-truth data as an open gap, which motivates unsupervised baselining when labeled attack data are limited in IoT telemetry environments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Supports the use of unsupervised methods (e.g., autoencoders, density-based, and outlier detection techniques) to detect deviations without supervised labels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inspecting whether telemetry windows form separable visual groupings; supports exploratory cluster visualization rather than confirmatory validation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Useful for exploring global and local structure in mesh telemetry and examining topology-dependent grouping tendencies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Pr>
                <w:i w:val="0"/>
                <w:iCs w:val="0"/>
                <w:color w:val="000000"/>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i w:val="0"/>
                <w:iCs w:val="0"/>
                <w:color w:val="000000"/>
              </w:rPr>
            </w:pPr>
            <w:bookmarkStart w:colFirst="0" w:colLast="0" w:name="_hpxvo4qzs7fc" w:id="43"/>
            <w:bookmarkEnd w:id="43"/>
            <w:r>
              <w:rPr>
                <w:i w:val="0"/>
                <w:iCs w:val="0"/>
                <w:color w:val="000000"/>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1800" w:hanging="360"/>
        <w:jc w:val="center"/>
        <w:rPr>
          <w:b w:val="1"/>
          <w:bCs w:val="1"/>
          <w:i w:val="0"/>
          <w:iCs w:val="0"/>
          <w:color w:val="000000"/>
          <w:sz w:val="18"/>
          <w:szCs w:val="18"/>
        </w:rPr>
      </w:pPr>
      <w:bookmarkStart w:colFirst="0" w:colLast="0" w:name="_5v3byj8gl09i" w:id="42"/>
      <w:bookmarkEnd w:id="42"/>
      <w:r>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080" w:hanging="360"/>
        <w:jc w:val="center"/>
        <w:rPr/>
      </w:pPr>
      <w:r>
        <w:rPr>
          <w:rtl w:val="0"/>
        </w:rPr>
        <w:t xml:space="preserve"> </w:t>
      </w:r>
    </w:p>
    <w:p w:rsidR="00000000" w:rsidDel="00000000" w:rsidP="00000000" w:rsidRDefault="00000000" w:rsidRPr="00000000" w14:paraId="000002F9">
      <w:pPr>
        <w:pStyle w:val="Heading1"/>
        <w:keepNext w:val="0"/>
        <w:keepLines w:val="0"/>
        <w:spacing w:after="120" w:before="480" w:lineRule="auto"/>
        <w:ind w:left="1440" w:hanging="720"/>
        <w:rPr/>
      </w:pPr>
      <w:bookmarkStart w:colFirst="0" w:colLast="0" w:name="_b2kd8s9wsx7n" w:id="44"/>
      <w:bookmarkEnd w:id="44"/>
      <w:r>
        <w:rPr>
          <w:b w:val="0"/>
          <w:bCs w:val="0"/>
          <w:sz w:val="14"/>
          <w:szCs w:val="14"/>
          <w:rtl w:val="0"/>
        </w:rPr>
        <w:t xml:space="preserve"> </w:t>
      </w:r>
      <w:r>
        <w:rPr>
          <w:rtl w:val="0"/>
        </w:rPr>
        <w:t xml:space="preserve">3.</w:t>
      </w:r>
      <w:r>
        <w:rPr>
          <w:b w:val="0"/>
          <w:bCs w:val="0"/>
          <w:sz w:val="14"/>
          <w:szCs w:val="14"/>
          <w:rtl w:val="0"/>
        </w:rPr>
        <w:t xml:space="preserve">          </w:t>
      </w:r>
      <w:r>
        <w:rPr>
          <w:rtl w:val="0"/>
        </w:rPr>
        <w:t xml:space="preserve">Theoretical Framework</w:t>
      </w:r>
    </w:p>
    <w:p w:rsidR="00000000" w:rsidDel="00000000" w:rsidP="00000000" w:rsidRDefault="00000000" w:rsidRPr="00000000" w14:paraId="000002FA">
      <w:pPr>
        <w:shd w:fill="ffffff" w:val="clear"/>
        <w:spacing w:after="160" w:line="276" w:lineRule="auto"/>
        <w:rPr/>
      </w:pPr>
      <w:r>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276" w:lineRule="auto"/>
        <w:rPr/>
      </w:pPr>
      <w:r>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276" w:lineRule="auto"/>
        <w:rPr/>
      </w:pPr>
      <w:r>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276" w:lineRule="auto"/>
        <w:rPr/>
      </w:pPr>
      <w:r>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1800" w:hanging="900"/>
        <w:rPr/>
      </w:pPr>
      <w:bookmarkStart w:colFirst="0" w:colLast="0" w:name="_8hjndfle444d" w:id="45"/>
      <w:bookmarkEnd w:id="45"/>
      <w:r>
        <w:rPr>
          <w:b w:val="0"/>
          <w:bCs w:val="0"/>
          <w:sz w:val="14"/>
          <w:szCs w:val="14"/>
          <w:rtl w:val="0"/>
        </w:rPr>
        <w:t xml:space="preserve"> </w:t>
      </w:r>
      <w:r>
        <w:rPr>
          <w:rtl w:val="0"/>
        </w:rPr>
        <w:t xml:space="preserve">3.1.</w:t>
      </w:r>
      <w:r>
        <w:rPr>
          <w:b w:val="0"/>
          <w:bCs w:val="0"/>
          <w:sz w:val="14"/>
          <w:szCs w:val="14"/>
          <w:rtl w:val="0"/>
        </w:rPr>
        <w:t xml:space="preserve">          </w:t>
      </w:r>
      <w:r>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1080"/>
        <w:rPr/>
      </w:pPr>
      <w:bookmarkStart w:colFirst="0" w:colLast="0" w:name="_mu1z32ur6dku" w:id="46"/>
      <w:bookmarkEnd w:id="46"/>
      <w:r>
        <w:rPr>
          <w:b w:val="0"/>
          <w:bCs w:val="0"/>
          <w:sz w:val="14"/>
          <w:szCs w:val="14"/>
          <w:rtl w:val="0"/>
        </w:rPr>
        <w:t xml:space="preserve">  </w:t>
      </w:r>
      <w:r>
        <w:rPr>
          <w:rtl w:val="0"/>
        </w:rPr>
        <w:t xml:space="preserve">3.1.1.</w:t>
      </w:r>
      <w:r>
        <w:rPr>
          <w:b w:val="0"/>
          <w:bCs w:val="0"/>
          <w:sz w:val="14"/>
          <w:szCs w:val="14"/>
          <w:rtl w:val="0"/>
        </w:rPr>
        <w:t xml:space="preserve">          </w:t>
      </w:r>
      <w:r>
        <w:rPr>
          <w:rtl w:val="0"/>
        </w:rPr>
        <w:t xml:space="preserve">Wireless Mesh Network Characteristics</w:t>
      </w:r>
    </w:p>
    <w:p w:rsidR="00000000" w:rsidDel="00000000" w:rsidP="00000000" w:rsidRDefault="00000000" w:rsidRPr="00000000" w14:paraId="00000300">
      <w:pPr>
        <w:spacing w:after="160" w:line="276" w:lineRule="auto"/>
        <w:rPr/>
      </w:pPr>
      <w:r>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276" w:lineRule="auto"/>
        <w:rPr/>
      </w:pPr>
      <w:r>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276" w:lineRule="auto"/>
        <w:rPr/>
      </w:pPr>
      <w:r>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276" w:lineRule="auto"/>
        <w:rPr/>
      </w:pPr>
      <w:r>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Pr>
          <w:rtl w:val="0"/>
        </w:rPr>
      </w:r>
    </w:p>
    <w:p w:rsidR="00000000" w:rsidDel="00000000" w:rsidP="00000000" w:rsidRDefault="00000000" w:rsidRPr="00000000" w14:paraId="00000305">
      <w:pPr>
        <w:rPr/>
      </w:pPr>
      <w:r>
        <w:rPr>
          <w:rtl w:val="0"/>
        </w:rPr>
        <w:t xml:space="preserve"> </w:t>
      </w:r>
    </w:p>
    <w:p w:rsidR="00000000" w:rsidDel="00000000" w:rsidP="00000000" w:rsidRDefault="00000000" w:rsidRPr="00000000" w14:paraId="00000306">
      <w:pPr>
        <w:pStyle w:val="Heading3"/>
        <w:keepNext w:val="0"/>
        <w:keepLines w:val="0"/>
        <w:spacing w:after="80" w:before="280" w:lineRule="auto"/>
        <w:ind w:firstLine="1080"/>
        <w:rPr/>
      </w:pPr>
      <w:bookmarkStart w:colFirst="0" w:colLast="0" w:name="_ckorda72gmib" w:id="47"/>
      <w:bookmarkEnd w:id="47"/>
      <w:r>
        <w:rPr>
          <w:b w:val="0"/>
          <w:bCs w:val="0"/>
          <w:sz w:val="14"/>
          <w:szCs w:val="14"/>
          <w:rtl w:val="0"/>
        </w:rPr>
        <w:t xml:space="preserve">  </w:t>
      </w:r>
      <w:r>
        <w:rPr>
          <w:rtl w:val="0"/>
        </w:rPr>
        <w:t xml:space="preserve">3.1.2.</w:t>
      </w:r>
      <w:r>
        <w:rPr>
          <w:b w:val="0"/>
          <w:bCs w:val="0"/>
          <w:sz w:val="14"/>
          <w:szCs w:val="14"/>
          <w:rtl w:val="0"/>
        </w:rPr>
        <w:t xml:space="preserve">          </w:t>
      </w:r>
      <w:r>
        <w:rPr>
          <w:rtl w:val="0"/>
        </w:rPr>
        <w:t xml:space="preserve">ESP-WIFI-MESH Architecture and Node Roles</w:t>
      </w:r>
    </w:p>
    <w:p w:rsidR="00000000" w:rsidDel="00000000" w:rsidP="00000000" w:rsidRDefault="00000000" w:rsidRPr="00000000" w14:paraId="00000307">
      <w:pPr>
        <w:spacing w:after="160" w:line="276" w:lineRule="auto"/>
        <w:rPr/>
      </w:pPr>
      <w:r>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276" w:lineRule="auto"/>
        <w:rPr/>
      </w:pPr>
      <w:r>
        <w:rPr>
          <w:rtl w:val="0"/>
        </w:rPr>
        <w:t xml:space="preserve">The node roles are defined as follows:</w:t>
      </w:r>
    </w:p>
    <w:p w:rsidR="00000000" w:rsidDel="00000000" w:rsidP="00000000" w:rsidRDefault="00000000" w:rsidRPr="00000000" w14:paraId="00000309">
      <w:pPr>
        <w:spacing w:after="100" w:line="276" w:lineRule="auto"/>
        <w:ind w:left="1080" w:hanging="360"/>
        <w:rPr/>
      </w:pPr>
      <w:r>
        <w:rPr>
          <w:rtl w:val="0"/>
        </w:rPr>
        <w:t xml:space="preserve">•</w:t>
      </w:r>
      <w:r>
        <w:rPr>
          <w:sz w:val="14"/>
          <w:szCs w:val="14"/>
          <w:rtl w:val="0"/>
        </w:rPr>
        <w:t xml:space="preserve">        </w:t>
      </w:r>
      <w:r>
        <w:rPr>
          <w:b w:val="1"/>
          <w:bCs w:val="1"/>
          <w:rtl w:val="0"/>
        </w:rPr>
        <w:t xml:space="preserve">Root Node (hop 0):</w:t>
      </w:r>
      <w:r>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276" w:lineRule="auto"/>
        <w:ind w:left="1080" w:hanging="360"/>
        <w:rPr/>
      </w:pPr>
      <w:r>
        <w:rPr>
          <w:rtl w:val="0"/>
        </w:rPr>
        <w:t xml:space="preserve">•</w:t>
      </w:r>
      <w:r>
        <w:rPr>
          <w:sz w:val="14"/>
          <w:szCs w:val="14"/>
          <w:rtl w:val="0"/>
        </w:rPr>
        <w:t xml:space="preserve">        </w:t>
      </w:r>
      <w:r>
        <w:rPr>
          <w:b w:val="1"/>
          <w:bCs w:val="1"/>
          <w:rtl w:val="0"/>
        </w:rPr>
        <w:t xml:space="preserve">Intermediate Nodes (hop 1 and deeper, with children):</w:t>
      </w:r>
      <w:r>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276" w:lineRule="auto"/>
        <w:ind w:left="1080" w:hanging="360"/>
        <w:rPr/>
      </w:pPr>
      <w:r>
        <w:rPr>
          <w:rtl w:val="0"/>
        </w:rPr>
        <w:t xml:space="preserve">•</w:t>
      </w:r>
      <w:r>
        <w:rPr>
          <w:sz w:val="14"/>
          <w:szCs w:val="14"/>
          <w:rtl w:val="0"/>
        </w:rPr>
        <w:t xml:space="preserve">        </w:t>
      </w:r>
      <w:r>
        <w:rPr>
          <w:b w:val="1"/>
          <w:bCs w:val="1"/>
          <w:rtl w:val="0"/>
        </w:rPr>
        <w:t xml:space="preserve">Leaf Nodes (no children):</w:t>
      </w:r>
      <w:r>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276" w:lineRule="auto"/>
        <w:rPr/>
      </w:pPr>
      <w:r>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276" w:lineRule="auto"/>
        <w:rPr/>
      </w:pPr>
      <w:r>
        <w:rPr>
          <w:rtl w:val="0"/>
        </w:rPr>
        <w:t xml:space="preserve">This design separates functionality into two logical components:</w:t>
      </w:r>
    </w:p>
    <w:p w:rsidR="00000000" w:rsidDel="00000000" w:rsidP="00000000" w:rsidRDefault="00000000" w:rsidRPr="00000000" w14:paraId="0000030E">
      <w:pPr>
        <w:spacing w:after="100" w:line="276" w:lineRule="auto"/>
        <w:ind w:left="1080" w:hanging="360"/>
        <w:rPr/>
      </w:pPr>
      <w:r>
        <w:rPr>
          <w:rtl w:val="0"/>
        </w:rPr>
        <w:t xml:space="preserve">•</w:t>
      </w:r>
      <w:r>
        <w:rPr>
          <w:sz w:val="14"/>
          <w:szCs w:val="14"/>
          <w:rtl w:val="0"/>
        </w:rPr>
        <w:t xml:space="preserve">        </w:t>
      </w:r>
      <w:r>
        <w:rPr>
          <w:b w:val="1"/>
          <w:bCs w:val="1"/>
          <w:rtl w:val="0"/>
        </w:rPr>
        <w:t xml:space="preserve">Control Plane (dashed arrows):</w:t>
      </w:r>
      <w:r>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276" w:lineRule="auto"/>
        <w:ind w:left="1080" w:hanging="360"/>
        <w:rPr/>
      </w:pPr>
      <w:r>
        <w:rPr>
          <w:rtl w:val="0"/>
        </w:rPr>
        <w:t xml:space="preserve">•</w:t>
      </w:r>
      <w:r>
        <w:rPr>
          <w:sz w:val="14"/>
          <w:szCs w:val="14"/>
          <w:rtl w:val="0"/>
        </w:rPr>
        <w:t xml:space="preserve">        </w:t>
      </w:r>
      <w:r>
        <w:rPr>
          <w:b w:val="1"/>
          <w:bCs w:val="1"/>
          <w:rtl w:val="0"/>
        </w:rPr>
        <w:t xml:space="preserve">Data Plane (solid arrows):</w:t>
      </w:r>
      <w:r>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276" w:lineRule="auto"/>
        <w:rPr/>
      </w:pPr>
      <w:r>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Pr>
          <w:rtl w:val="0"/>
        </w:rPr>
      </w:r>
    </w:p>
    <w:p w:rsidR="00000000" w:rsidDel="00000000" w:rsidP="00000000" w:rsidRDefault="00000000" w:rsidRPr="00000000" w14:paraId="00000312">
      <w:pPr>
        <w:ind w:left="1080" w:hanging="360"/>
        <w:jc w:val="center"/>
        <w:rPr>
          <w:highlight w:val="yellow"/>
        </w:rPr>
      </w:pPr>
      <w:r>
        <w:rPr>
          <w:highlight w:val="yellow"/>
          <w:rtl w:val="0"/>
        </w:rPr>
        <w:t xml:space="preserve"> MIGHT NEED TO RE-DRAW</w:t>
      </w:r>
    </w:p>
    <w:p w:rsidR="00000000" w:rsidDel="00000000" w:rsidP="00000000" w:rsidRDefault="00000000" w:rsidRPr="00000000" w14:paraId="00000313">
      <w:pPr>
        <w:ind w:left="1080" w:hanging="360"/>
        <w:jc w:val="center"/>
        <w:rPr/>
      </w:pPr>
      <w:r>
        <w:rPr/>
        <w:drawing>
          <wp:inline distB="114300" distT="114300" distL="114300" distR="114300">
            <wp:extent cx="5943600" cy="3962400"/>
            <wp:effectExtent b="0" l="0" r="0" t="0"/>
            <wp:docPr id="3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t8gd2jjzit40" w:id="48"/>
      <w:bookmarkEnd w:id="48"/>
      <w:r>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Pr>
          <w:i w:val="1"/>
          <w:iCs w:val="1"/>
          <w:rtl w:val="0"/>
        </w:rPr>
        <w:t xml:space="preserve">Figure 3.1</w:t>
      </w:r>
      <w:r>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1080"/>
        <w:rPr/>
      </w:pPr>
      <w:bookmarkStart w:colFirst="0" w:colLast="0" w:name="_b8g3ikey2qr0" w:id="49"/>
      <w:bookmarkEnd w:id="49"/>
      <w:r>
        <w:rPr>
          <w:b w:val="0"/>
          <w:bCs w:val="0"/>
          <w:sz w:val="14"/>
          <w:szCs w:val="14"/>
          <w:rtl w:val="0"/>
        </w:rPr>
        <w:t xml:space="preserve">  </w:t>
      </w:r>
      <w:r>
        <w:rPr>
          <w:rtl w:val="0"/>
        </w:rPr>
        <w:t xml:space="preserve">3.1.3.</w:t>
      </w:r>
      <w:r>
        <w:rPr>
          <w:b w:val="0"/>
          <w:bCs w:val="0"/>
          <w:sz w:val="14"/>
          <w:szCs w:val="14"/>
          <w:rtl w:val="0"/>
        </w:rPr>
        <w:t xml:space="preserve">          </w:t>
      </w:r>
      <w:r>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2340" w:hanging="1160"/>
        <w:rPr/>
      </w:pPr>
      <w:bookmarkStart w:colFirst="0" w:colLast="0" w:name="_1ye4pgvgnvw7" w:id="50"/>
      <w:bookmarkEnd w:id="50"/>
      <w:r>
        <w:rPr>
          <w:b w:val="0"/>
          <w:bCs w:val="0"/>
          <w:sz w:val="14"/>
          <w:szCs w:val="14"/>
          <w:rtl w:val="0"/>
        </w:rPr>
        <w:t xml:space="preserve"> </w:t>
      </w:r>
      <w:r>
        <w:rPr>
          <w:rtl w:val="0"/>
        </w:rPr>
        <w:t xml:space="preserve">3.1.3.1.</w:t>
      </w:r>
      <w:r>
        <w:rPr>
          <w:b w:val="0"/>
          <w:bCs w:val="0"/>
          <w:sz w:val="14"/>
          <w:szCs w:val="14"/>
          <w:rtl w:val="0"/>
        </w:rPr>
        <w:t xml:space="preserve">          </w:t>
      </w:r>
      <w:r>
        <w:rPr>
          <w:rtl w:val="0"/>
        </w:rPr>
        <w:t xml:space="preserve">Control Plane</w:t>
      </w:r>
    </w:p>
    <w:p w:rsidR="00000000" w:rsidDel="00000000" w:rsidP="00000000" w:rsidRDefault="00000000" w:rsidRPr="00000000" w14:paraId="00000318">
      <w:pPr>
        <w:shd w:fill="ffffff" w:val="clear"/>
        <w:spacing w:after="160" w:line="276" w:lineRule="auto"/>
        <w:rPr/>
      </w:pPr>
      <w:r>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Node Discovery:</w:t>
      </w:r>
      <w:r>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Parent Selection:</w:t>
      </w:r>
      <w:r>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Layer Assignment:</w:t>
      </w:r>
      <w:r>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Maintenance:</w:t>
      </w:r>
      <w:r>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276" w:lineRule="auto"/>
        <w:ind w:left="1080" w:hanging="360"/>
        <w:rPr/>
      </w:pPr>
      <w:r>
        <w:rPr>
          <w:rtl w:val="0"/>
        </w:rPr>
      </w:r>
    </w:p>
    <w:p w:rsidR="00000000" w:rsidDel="00000000" w:rsidP="00000000" w:rsidRDefault="00000000" w:rsidRPr="00000000" w14:paraId="0000031E">
      <w:pPr>
        <w:pStyle w:val="Heading4"/>
        <w:keepNext w:val="0"/>
        <w:keepLines w:val="0"/>
        <w:spacing w:after="40" w:before="240" w:line="276" w:lineRule="auto"/>
        <w:ind w:left="2320" w:hanging="1160"/>
        <w:rPr/>
      </w:pPr>
      <w:bookmarkStart w:colFirst="0" w:colLast="0" w:name="_xku442fttls9" w:id="51"/>
      <w:bookmarkEnd w:id="51"/>
      <w:r>
        <w:rPr>
          <w:rtl w:val="0"/>
        </w:rPr>
        <w:t xml:space="preserve">3.1.3.2.</w:t>
      </w:r>
      <w:r>
        <w:rPr>
          <w:b w:val="0"/>
          <w:bCs w:val="0"/>
          <w:sz w:val="14"/>
          <w:szCs w:val="14"/>
          <w:rtl w:val="0"/>
        </w:rPr>
        <w:t xml:space="preserve">            </w:t>
      </w:r>
      <w:r>
        <w:rPr>
          <w:rtl w:val="0"/>
        </w:rPr>
        <w:t xml:space="preserve">Data Plane</w:t>
      </w:r>
    </w:p>
    <w:p w:rsidR="00000000" w:rsidDel="00000000" w:rsidP="00000000" w:rsidRDefault="00000000" w:rsidRPr="00000000" w14:paraId="0000031F">
      <w:pPr>
        <w:shd w:fill="ffffff" w:val="clear"/>
        <w:spacing w:after="160" w:line="276" w:lineRule="auto"/>
        <w:rPr/>
      </w:pPr>
      <w:r>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Hop-by-Hop Forwarding:</w:t>
      </w:r>
      <w:r>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Forwarding Discipline:</w:t>
      </w:r>
      <w:r>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Queue Management:</w:t>
      </w:r>
      <w:r>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1800" w:hanging="360"/>
        <w:rPr/>
      </w:pPr>
      <w:r>
        <w:rPr>
          <w:rtl w:val="0"/>
        </w:rPr>
      </w:r>
    </w:p>
    <w:p w:rsidR="00000000" w:rsidDel="00000000" w:rsidP="00000000" w:rsidRDefault="00000000" w:rsidRPr="00000000" w14:paraId="00000324">
      <w:pPr>
        <w:shd w:fill="ffffff" w:val="clear"/>
        <w:spacing w:after="240" w:before="340" w:lineRule="auto"/>
        <w:rPr/>
      </w:pPr>
      <w:r>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0gm0w71io8h" w:id="52"/>
      <w:bookmarkEnd w:id="52"/>
      <w:r>
        <w:rPr>
          <w:b w:val="1"/>
          <w:bCs w:val="1"/>
          <w:i w:val="0"/>
          <w:iCs w:val="0"/>
          <w:color w:val="000000"/>
          <w:sz w:val="18"/>
          <w:szCs w:val="18"/>
          <w:rtl w:val="0"/>
        </w:rPr>
        <w:t xml:space="preserve">Table 3.1 ESP-WIFI-MESH Node Roles and Responsibilities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40"/>
        <w:gridCol w:w="1830"/>
        <w:gridCol w:w="2160"/>
        <w:gridCol w:w="2340"/>
        <w:tblGridChange w:id="0">
          <w:tblGrid>
            <w:gridCol w:w="1590"/>
            <w:gridCol w:w="1440"/>
            <w:gridCol w:w="1830"/>
            <w:gridCol w:w="2160"/>
            <w:gridCol w:w="23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1800" w:hanging="900"/>
        <w:rPr/>
      </w:pPr>
      <w:bookmarkStart w:colFirst="0" w:colLast="0" w:name="_1au291e3or0s" w:id="53"/>
      <w:bookmarkEnd w:id="53"/>
      <w:r>
        <w:rPr>
          <w:b w:val="0"/>
          <w:bCs w:val="0"/>
          <w:sz w:val="14"/>
          <w:szCs w:val="14"/>
          <w:rtl w:val="0"/>
        </w:rPr>
        <w:t xml:space="preserve"> </w:t>
      </w:r>
      <w:r>
        <w:rPr>
          <w:rtl w:val="0"/>
        </w:rPr>
        <w:t xml:space="preserve">3.2.</w:t>
      </w:r>
      <w:r>
        <w:rPr>
          <w:b w:val="0"/>
          <w:bCs w:val="0"/>
          <w:sz w:val="14"/>
          <w:szCs w:val="14"/>
          <w:rtl w:val="0"/>
        </w:rPr>
        <w:t xml:space="preserve">          </w:t>
      </w:r>
      <w:r>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1080"/>
        <w:rPr/>
      </w:pPr>
      <w:bookmarkStart w:colFirst="0" w:colLast="0" w:name="_xnwxj6tg1aqx" w:id="54"/>
      <w:bookmarkEnd w:id="54"/>
      <w:r>
        <w:rPr>
          <w:b w:val="0"/>
          <w:bCs w:val="0"/>
          <w:sz w:val="14"/>
          <w:szCs w:val="14"/>
          <w:rtl w:val="0"/>
        </w:rPr>
        <w:t xml:space="preserve">  </w:t>
      </w:r>
      <w:r>
        <w:rPr>
          <w:rtl w:val="0"/>
        </w:rPr>
        <w:t xml:space="preserve">3.2.1.</w:t>
      </w:r>
      <w:r>
        <w:rPr>
          <w:b w:val="0"/>
          <w:bCs w:val="0"/>
          <w:sz w:val="14"/>
          <w:szCs w:val="14"/>
          <w:rtl w:val="0"/>
        </w:rPr>
        <w:t xml:space="preserve">          </w:t>
      </w:r>
      <w:r>
        <w:rPr>
          <w:rtl w:val="0"/>
        </w:rPr>
        <w:t xml:space="preserve">RSSI Thresholds and Parent Selection</w:t>
      </w:r>
    </w:p>
    <w:p w:rsidR="00000000" w:rsidDel="00000000" w:rsidP="00000000" w:rsidRDefault="00000000" w:rsidRPr="00000000" w14:paraId="0000033D">
      <w:pPr>
        <w:spacing w:after="240" w:before="240" w:lineRule="auto"/>
        <w:rPr/>
      </w:pPr>
      <w:r>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2340" w:hanging="1160"/>
        <w:rPr/>
      </w:pPr>
      <w:bookmarkStart w:colFirst="0" w:colLast="0" w:name="_z6ovmpyx8mjd" w:id="55"/>
      <w:bookmarkEnd w:id="55"/>
      <w:r>
        <w:rPr>
          <w:b w:val="0"/>
          <w:bCs w:val="0"/>
          <w:sz w:val="14"/>
          <w:szCs w:val="14"/>
          <w:rtl w:val="0"/>
        </w:rPr>
        <w:t xml:space="preserve"> </w:t>
      </w:r>
      <w:r>
        <w:rPr>
          <w:rtl w:val="0"/>
        </w:rPr>
        <w:t xml:space="preserve">3.2.1.1.</w:t>
      </w:r>
      <w:r>
        <w:rPr>
          <w:b w:val="0"/>
          <w:bCs w:val="0"/>
          <w:sz w:val="14"/>
          <w:szCs w:val="14"/>
          <w:rtl w:val="0"/>
        </w:rPr>
        <w:t xml:space="preserve">          </w:t>
      </w:r>
      <w:r>
        <w:rPr>
          <w:rtl w:val="0"/>
        </w:rPr>
        <w:t xml:space="preserve">RSSI Thresholding Mechanism</w:t>
      </w:r>
    </w:p>
    <w:p w:rsidR="00000000" w:rsidDel="00000000" w:rsidP="00000000" w:rsidRDefault="00000000" w:rsidRPr="00000000" w14:paraId="0000033F">
      <w:pPr>
        <w:rPr/>
      </w:pPr>
      <w:r>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yda0l3iwqpl" w:id="56"/>
      <w:bookmarkEnd w:id="56"/>
      <w:r>
        <w:rPr>
          <w:b w:val="1"/>
          <w:bCs w:val="1"/>
          <w:i w:val="0"/>
          <w:iCs w:val="0"/>
          <w:color w:val="000000"/>
          <w:sz w:val="18"/>
          <w:szCs w:val="18"/>
          <w:rtl w:val="0"/>
        </w:rPr>
        <w:t xml:space="preserve">Table 3.2 ESP-WIFI-MESH Default RSSI Thresholds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90"/>
        <w:gridCol w:w="5655"/>
        <w:tblGridChange w:id="0">
          <w:tblGrid>
            <w:gridCol w:w="1800"/>
            <w:gridCol w:w="1890"/>
            <w:gridCol w:w="565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 </w:t>
      </w:r>
    </w:p>
    <w:p w:rsidR="00000000" w:rsidDel="00000000" w:rsidP="00000000" w:rsidRDefault="00000000" w:rsidRPr="00000000" w14:paraId="0000034E">
      <w:pPr>
        <w:pStyle w:val="Heading4"/>
        <w:keepNext w:val="0"/>
        <w:keepLines w:val="0"/>
        <w:shd w:fill="auto" w:val="clear"/>
        <w:spacing w:after="40" w:before="240" w:line="276" w:lineRule="auto"/>
        <w:ind w:left="2340" w:hanging="1160"/>
        <w:rPr/>
      </w:pPr>
      <w:bookmarkStart w:colFirst="0" w:colLast="0" w:name="_y1ccswk6it8z" w:id="57"/>
      <w:bookmarkEnd w:id="57"/>
      <w:r>
        <w:rPr>
          <w:b w:val="0"/>
          <w:bCs w:val="0"/>
          <w:sz w:val="14"/>
          <w:szCs w:val="14"/>
          <w:rtl w:val="0"/>
        </w:rPr>
        <w:t xml:space="preserve"> </w:t>
      </w:r>
      <w:r>
        <w:rPr>
          <w:rtl w:val="0"/>
        </w:rPr>
        <w:t xml:space="preserve">3.2.1.2.</w:t>
      </w:r>
      <w:r>
        <w:rPr>
          <w:b w:val="0"/>
          <w:bCs w:val="0"/>
          <w:sz w:val="14"/>
          <w:szCs w:val="14"/>
          <w:rtl w:val="0"/>
        </w:rPr>
        <w:t xml:space="preserve">          </w:t>
      </w:r>
      <w:r>
        <w:rPr>
          <w:rtl w:val="0"/>
        </w:rPr>
        <w:t xml:space="preserve">Parent Selection Criteria</w:t>
      </w:r>
    </w:p>
    <w:p w:rsidR="00000000" w:rsidDel="00000000" w:rsidP="00000000" w:rsidRDefault="00000000" w:rsidRPr="00000000" w14:paraId="0000034F">
      <w:pPr>
        <w:rPr/>
      </w:pPr>
      <w:r>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11"/>
        </w:numPr>
        <w:ind w:left="720" w:hanging="360"/>
        <w:jc w:val="left"/>
      </w:pPr>
      <w:r>
        <w:rPr>
          <w:b w:val="1"/>
          <w:bCs w:val="1"/>
          <w:rtl w:val="0"/>
        </w:rPr>
        <w:t xml:space="preserve">Layer Position:</w:t>
      </w:r>
      <w:r>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11"/>
        </w:numPr>
        <w:ind w:left="720" w:hanging="360"/>
        <w:jc w:val="left"/>
      </w:pPr>
      <w:r>
        <w:rPr>
          <w:b w:val="1"/>
          <w:bCs w:val="1"/>
          <w:rtl w:val="0"/>
        </w:rPr>
        <w:t xml:space="preserve">Child Count:</w:t>
      </w:r>
      <w:r>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Pr>
          <w:rtl w:val="0"/>
        </w:rP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rsidR="00000000" w:rsidDel="00000000" w:rsidP="00000000" w:rsidRDefault="00000000" w:rsidRPr="00000000" w14:paraId="00000353">
      <w:pPr>
        <w:shd w:fill="ffffff" w:val="clear"/>
        <w:spacing w:after="240" w:before="240" w:lineRule="auto"/>
        <w:rPr/>
      </w:pPr>
      <w:r>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1080"/>
        <w:rPr/>
      </w:pPr>
      <w:bookmarkStart w:colFirst="0" w:colLast="0" w:name="_bmyrjzswffqm" w:id="58"/>
      <w:bookmarkEnd w:id="58"/>
      <w:r>
        <w:rPr>
          <w:b w:val="0"/>
          <w:bCs w:val="0"/>
          <w:sz w:val="14"/>
          <w:szCs w:val="14"/>
          <w:rtl w:val="0"/>
        </w:rPr>
        <w:t xml:space="preserve">  </w:t>
      </w:r>
      <w:r>
        <w:rPr>
          <w:rtl w:val="0"/>
        </w:rPr>
        <w:t xml:space="preserve">3.2.2.</w:t>
      </w:r>
      <w:r>
        <w:rPr>
          <w:b w:val="0"/>
          <w:bCs w:val="0"/>
          <w:sz w:val="14"/>
          <w:szCs w:val="14"/>
          <w:rtl w:val="0"/>
        </w:rPr>
        <w:t xml:space="preserve">         </w:t>
      </w:r>
      <w:r>
        <w:rPr>
          <w:rtl w:val="0"/>
        </w:rPr>
        <w:t xml:space="preserve">Environmental Effects on Topology Formation</w:t>
      </w:r>
    </w:p>
    <w:p w:rsidR="00000000" w:rsidDel="00000000" w:rsidP="00000000" w:rsidRDefault="00000000" w:rsidRPr="00000000" w14:paraId="00000355">
      <w:pPr>
        <w:rPr/>
      </w:pPr>
      <w:r>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080" w:hanging="360"/>
        <w:rPr/>
      </w:pPr>
      <w:r>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2340" w:hanging="1160"/>
        <w:rPr/>
      </w:pPr>
      <w:bookmarkStart w:colFirst="0" w:colLast="0" w:name="_ctwoxmqt7kw6" w:id="59"/>
      <w:bookmarkEnd w:id="59"/>
      <w:r>
        <w:rPr>
          <w:b w:val="0"/>
          <w:bCs w:val="0"/>
          <w:sz w:val="14"/>
          <w:szCs w:val="14"/>
          <w:rtl w:val="0"/>
        </w:rPr>
        <w:t xml:space="preserve"> </w:t>
      </w:r>
      <w:r>
        <w:rPr>
          <w:rtl w:val="0"/>
        </w:rPr>
        <w:t xml:space="preserve">3.2.2.1.</w:t>
      </w:r>
      <w:r>
        <w:rPr>
          <w:b w:val="0"/>
          <w:bCs w:val="0"/>
          <w:sz w:val="14"/>
          <w:szCs w:val="14"/>
          <w:rtl w:val="0"/>
        </w:rPr>
        <w:t xml:space="preserve">          </w:t>
      </w:r>
      <w:r>
        <w:rPr>
          <w:rtl w:val="0"/>
        </w:rPr>
        <w:t xml:space="preserve">Impact of Physical Obstacles</w:t>
      </w:r>
    </w:p>
    <w:p w:rsidR="00000000" w:rsidDel="00000000" w:rsidP="00000000" w:rsidRDefault="00000000" w:rsidRPr="00000000" w14:paraId="00000358">
      <w:pPr>
        <w:shd w:fill="ffffff" w:val="clear"/>
        <w:spacing w:after="160" w:line="276" w:lineRule="auto"/>
        <w:rPr/>
      </w:pPr>
      <w:r>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276" w:lineRule="auto"/>
        <w:ind w:left="1080" w:hanging="360"/>
        <w:rPr/>
      </w:pPr>
      <w:r>
        <w:rPr>
          <w:rtl w:val="0"/>
        </w:rPr>
        <w:t xml:space="preserve">•</w:t>
      </w:r>
      <w:r>
        <w:rPr>
          <w:sz w:val="14"/>
          <w:szCs w:val="14"/>
          <w:rtl w:val="0"/>
        </w:rPr>
        <w:t xml:space="preserve">        </w:t>
      </w:r>
      <w:r>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276" w:lineRule="auto"/>
        <w:ind w:left="1080" w:hanging="360"/>
        <w:rPr/>
      </w:pPr>
      <w:r>
        <w:rPr>
          <w:rtl w:val="0"/>
        </w:rPr>
        <w:t xml:space="preserve">•</w:t>
      </w:r>
      <w:r>
        <w:rPr>
          <w:sz w:val="14"/>
          <w:szCs w:val="14"/>
          <w:rtl w:val="0"/>
        </w:rPr>
        <w:t xml:space="preserve">        </w:t>
      </w:r>
      <w:r>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276" w:lineRule="auto"/>
        <w:rPr/>
      </w:pPr>
      <w:r>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Pr>
          <w:rtl w:val="0"/>
        </w:rPr>
      </w:r>
    </w:p>
    <w:p w:rsidR="00000000" w:rsidDel="00000000" w:rsidP="00000000" w:rsidRDefault="00000000" w:rsidRPr="00000000" w14:paraId="0000035E">
      <w:pPr>
        <w:pStyle w:val="Heading4"/>
        <w:keepNext w:val="0"/>
        <w:keepLines w:val="0"/>
        <w:shd w:fill="auto" w:val="clear"/>
        <w:spacing w:after="40" w:before="240" w:line="276" w:lineRule="auto"/>
        <w:ind w:left="2340" w:hanging="1160"/>
        <w:rPr/>
      </w:pPr>
      <w:bookmarkStart w:colFirst="0" w:colLast="0" w:name="_mu4en52nsodu" w:id="60"/>
      <w:bookmarkEnd w:id="60"/>
      <w:r>
        <w:rPr>
          <w:b w:val="0"/>
          <w:bCs w:val="0"/>
          <w:sz w:val="14"/>
          <w:szCs w:val="14"/>
          <w:rtl w:val="0"/>
        </w:rPr>
        <w:t xml:space="preserve"> </w:t>
      </w:r>
      <w:r>
        <w:rPr>
          <w:rtl w:val="0"/>
        </w:rPr>
        <w:t xml:space="preserve">3.2.2.2.</w:t>
      </w:r>
      <w:r>
        <w:rPr>
          <w:b w:val="0"/>
          <w:bCs w:val="0"/>
          <w:sz w:val="14"/>
          <w:szCs w:val="14"/>
          <w:rtl w:val="0"/>
        </w:rPr>
        <w:t xml:space="preserve">          </w:t>
      </w:r>
      <w:r>
        <w:rPr>
          <w:rtl w:val="0"/>
        </w:rPr>
        <w:t xml:space="preserve">Multi-path and Interference Effects</w:t>
      </w:r>
    </w:p>
    <w:p w:rsidR="00000000" w:rsidDel="00000000" w:rsidP="00000000" w:rsidRDefault="00000000" w:rsidRPr="00000000" w14:paraId="0000035F">
      <w:pPr>
        <w:shd w:fill="ffffff" w:val="clear"/>
        <w:spacing w:after="160" w:line="276" w:lineRule="auto"/>
        <w:rPr/>
      </w:pPr>
      <w:r>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276" w:lineRule="auto"/>
        <w:ind w:left="1080" w:hanging="360"/>
        <w:rPr/>
      </w:pPr>
      <w:r>
        <w:rPr>
          <w:rtl w:val="0"/>
        </w:rPr>
        <w:t xml:space="preserve">•</w:t>
      </w:r>
      <w:r>
        <w:rPr>
          <w:sz w:val="14"/>
          <w:szCs w:val="14"/>
          <w:rtl w:val="0"/>
        </w:rPr>
        <w:t xml:space="preserve">        </w:t>
      </w:r>
      <w:r>
        <w:rPr>
          <w:rtl w:val="0"/>
        </w:rPr>
        <w:t xml:space="preserve">Multi-path propagation causes signal fading and reinforcement</w:t>
      </w:r>
    </w:p>
    <w:p w:rsidR="00000000" w:rsidDel="00000000" w:rsidP="00000000" w:rsidRDefault="00000000" w:rsidRPr="00000000" w14:paraId="00000361">
      <w:pPr>
        <w:shd w:fill="ffffff" w:val="clear"/>
        <w:spacing w:after="100" w:line="276" w:lineRule="auto"/>
        <w:ind w:left="1080" w:hanging="360"/>
        <w:rPr/>
      </w:pPr>
      <w:r>
        <w:rPr>
          <w:rtl w:val="0"/>
        </w:rPr>
        <w:t xml:space="preserve">•</w:t>
      </w:r>
      <w:r>
        <w:rPr>
          <w:sz w:val="14"/>
          <w:szCs w:val="14"/>
          <w:rtl w:val="0"/>
        </w:rPr>
        <w:t xml:space="preserve">        </w:t>
      </w:r>
      <w:r>
        <w:rPr>
          <w:rtl w:val="0"/>
        </w:rPr>
        <w:t xml:space="preserve">Co-channel interference from other Wi-Fi networks</w:t>
      </w:r>
    </w:p>
    <w:p w:rsidR="00000000" w:rsidDel="00000000" w:rsidP="00000000" w:rsidRDefault="00000000" w:rsidRPr="00000000" w14:paraId="00000362">
      <w:pPr>
        <w:shd w:fill="ffffff" w:val="clear"/>
        <w:spacing w:after="100" w:line="276" w:lineRule="auto"/>
        <w:ind w:left="1080" w:hanging="360"/>
        <w:rPr/>
      </w:pPr>
      <w:r>
        <w:rPr>
          <w:rtl w:val="0"/>
        </w:rPr>
        <w:t xml:space="preserve">•</w:t>
      </w:r>
      <w:r>
        <w:rPr>
          <w:sz w:val="14"/>
          <w:szCs w:val="14"/>
          <w:rtl w:val="0"/>
        </w:rPr>
        <w:t xml:space="preserve">        </w:t>
      </w:r>
      <w:r>
        <w:rPr>
          <w:rtl w:val="0"/>
        </w:rPr>
        <w:t xml:space="preserve">Transient signal variations due to environmental changes</w:t>
      </w:r>
    </w:p>
    <w:p w:rsidR="00000000" w:rsidDel="00000000" w:rsidP="00000000" w:rsidRDefault="00000000" w:rsidRPr="00000000" w14:paraId="00000363">
      <w:pPr>
        <w:shd w:fill="ffffff" w:val="clear"/>
        <w:spacing w:after="160" w:line="276" w:lineRule="auto"/>
        <w:rPr/>
      </w:pPr>
      <w:r>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2340" w:hanging="1160"/>
        <w:rPr/>
      </w:pPr>
      <w:bookmarkStart w:colFirst="0" w:colLast="0" w:name="_qtwcdb1gq3nj" w:id="61"/>
      <w:bookmarkEnd w:id="61"/>
      <w:r>
        <w:rPr>
          <w:b w:val="0"/>
          <w:bCs w:val="0"/>
          <w:sz w:val="14"/>
          <w:szCs w:val="14"/>
          <w:rtl w:val="0"/>
        </w:rPr>
        <w:t xml:space="preserve"> </w:t>
      </w:r>
      <w:r>
        <w:rPr>
          <w:rtl w:val="0"/>
        </w:rPr>
        <w:t xml:space="preserve">3.2.2.3.</w:t>
      </w:r>
      <w:r>
        <w:rPr>
          <w:b w:val="0"/>
          <w:bCs w:val="0"/>
          <w:sz w:val="14"/>
          <w:szCs w:val="14"/>
          <w:rtl w:val="0"/>
        </w:rPr>
        <w:t xml:space="preserve">          </w:t>
      </w:r>
      <w:r>
        <w:rPr>
          <w:rtl w:val="0"/>
        </w:rPr>
        <w:t xml:space="preserve">Chain Formation in Linear Deployments</w:t>
      </w:r>
    </w:p>
    <w:p w:rsidR="00000000" w:rsidDel="00000000" w:rsidP="00000000" w:rsidRDefault="00000000" w:rsidRPr="00000000" w14:paraId="00000365">
      <w:pPr>
        <w:shd w:fill="ffffff" w:val="clear"/>
        <w:spacing w:after="160" w:line="276" w:lineRule="auto"/>
        <w:rPr/>
      </w:pPr>
      <w:r>
        <w:rPr>
          <w:rtl w:val="0"/>
        </w:rPr>
        <w:t xml:space="preserve">When nodes are arranged linearly—for example, along a hallway or corridor—the network can form a chain topology. </w:t>
      </w:r>
      <w:r>
        <w:rPr>
          <w:highlight w:val="cyan"/>
          <w:rtl w:val="0"/>
        </w:rPr>
        <w:t xml:space="preserve">In this testbed, the linear, partial, and star topologies are obtained by combining node placement with limits on the number of children and layers each node may accept.</w:t>
      </w:r>
      <w:r>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276" w:lineRule="auto"/>
        <w:ind w:left="1080" w:hanging="360"/>
        <w:rPr/>
      </w:pPr>
      <w:r>
        <w:rPr>
          <w:rtl w:val="0"/>
        </w:rPr>
        <w:t xml:space="preserve">•</w:t>
      </w:r>
      <w:r>
        <w:rPr>
          <w:sz w:val="14"/>
          <w:szCs w:val="14"/>
          <w:rtl w:val="0"/>
        </w:rPr>
        <w:t xml:space="preserve">        </w:t>
      </w:r>
      <w:r>
        <w:rPr>
          <w:rtl w:val="0"/>
        </w:rPr>
        <w:t xml:space="preserve">Longer end-to-end paths with higher hop counts</w:t>
      </w:r>
    </w:p>
    <w:p w:rsidR="00000000" w:rsidDel="00000000" w:rsidP="00000000" w:rsidRDefault="00000000" w:rsidRPr="00000000" w14:paraId="00000367">
      <w:pPr>
        <w:shd w:fill="ffffff" w:val="clear"/>
        <w:spacing w:after="100" w:line="276" w:lineRule="auto"/>
        <w:ind w:left="1080" w:hanging="360"/>
        <w:rPr/>
      </w:pPr>
      <w:r>
        <w:rPr>
          <w:rtl w:val="0"/>
        </w:rPr>
        <w:t xml:space="preserve">•</w:t>
      </w:r>
      <w:r>
        <w:rPr>
          <w:sz w:val="14"/>
          <w:szCs w:val="14"/>
          <w:rtl w:val="0"/>
        </w:rPr>
        <w:t xml:space="preserve">    </w:t>
      </w:r>
      <w:r>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276" w:lineRule="auto"/>
        <w:ind w:left="1080" w:hanging="360"/>
        <w:rPr/>
      </w:pPr>
      <w:r>
        <w:rPr>
          <w:rtl w:val="0"/>
        </w:rPr>
        <w:t xml:space="preserve">•</w:t>
      </w:r>
      <w:r>
        <w:rPr>
          <w:sz w:val="14"/>
          <w:szCs w:val="14"/>
          <w:rtl w:val="0"/>
        </w:rPr>
        <w:t xml:space="preserve">        </w:t>
      </w:r>
      <w:r>
        <w:rPr>
          <w:rtl w:val="0"/>
        </w:rPr>
        <w:t xml:space="preserve">Cumulative latency and packet loss effects</w:t>
      </w:r>
    </w:p>
    <w:p w:rsidR="00000000" w:rsidDel="00000000" w:rsidP="00000000" w:rsidRDefault="00000000" w:rsidRPr="00000000" w14:paraId="00000369">
      <w:pPr>
        <w:shd w:fill="ffffff" w:val="clear"/>
        <w:spacing w:after="160" w:line="276" w:lineRule="auto"/>
        <w:rPr/>
      </w:pPr>
      <w:r>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Pr>
          <w:rtl w:val="0"/>
        </w:rPr>
      </w:r>
    </w:p>
    <w:p w:rsidR="00000000" w:rsidDel="00000000" w:rsidP="00000000" w:rsidRDefault="00000000" w:rsidRPr="00000000" w14:paraId="0000036B">
      <w:pPr>
        <w:pStyle w:val="Heading3"/>
        <w:keepNext w:val="0"/>
        <w:keepLines w:val="0"/>
        <w:spacing w:after="80" w:before="280" w:lineRule="auto"/>
        <w:ind w:firstLine="1080"/>
        <w:rPr/>
      </w:pPr>
      <w:bookmarkStart w:colFirst="0" w:colLast="0" w:name="_bl8vgvaljjwy" w:id="62"/>
      <w:bookmarkEnd w:id="62"/>
      <w:r>
        <w:rPr>
          <w:b w:val="0"/>
          <w:bCs w:val="0"/>
          <w:sz w:val="14"/>
          <w:szCs w:val="14"/>
          <w:rtl w:val="0"/>
        </w:rPr>
        <w:t xml:space="preserve">  </w:t>
      </w:r>
      <w:r>
        <w:rPr>
          <w:rtl w:val="0"/>
        </w:rPr>
        <w:t xml:space="preserve">3.2.3.</w:t>
      </w:r>
      <w:r>
        <w:rPr>
          <w:b w:val="0"/>
          <w:bCs w:val="0"/>
          <w:sz w:val="14"/>
          <w:szCs w:val="14"/>
          <w:rtl w:val="0"/>
        </w:rPr>
        <w:t xml:space="preserve">          </w:t>
      </w:r>
      <w:r>
        <w:rPr>
          <w:rtl w:val="0"/>
        </w:rPr>
        <w:t xml:space="preserve">Logical vs. Physical Topology Relationships</w:t>
      </w:r>
    </w:p>
    <w:p w:rsidR="00000000" w:rsidDel="00000000" w:rsidP="00000000" w:rsidRDefault="00000000" w:rsidRPr="00000000" w14:paraId="0000036C">
      <w:pPr>
        <w:spacing w:after="160" w:line="276" w:lineRule="auto"/>
        <w:rPr/>
      </w:pPr>
      <w:r>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rsidR="00000000" w:rsidDel="00000000" w:rsidP="00000000" w:rsidRDefault="00000000" w:rsidRPr="00000000" w14:paraId="0000036D">
      <w:pPr>
        <w:pStyle w:val="Heading4"/>
        <w:keepNext w:val="0"/>
        <w:keepLines w:val="0"/>
        <w:shd w:fill="auto" w:val="clear"/>
        <w:spacing w:after="40" w:before="240" w:line="276" w:lineRule="auto"/>
        <w:ind w:left="2340" w:hanging="1160"/>
        <w:rPr/>
      </w:pPr>
      <w:bookmarkStart w:colFirst="0" w:colLast="0" w:name="_5pm0li9vcg06" w:id="63"/>
      <w:bookmarkEnd w:id="63"/>
      <w:r>
        <w:rPr>
          <w:b w:val="0"/>
          <w:bCs w:val="0"/>
          <w:sz w:val="14"/>
          <w:szCs w:val="14"/>
          <w:rtl w:val="0"/>
        </w:rPr>
        <w:t xml:space="preserve"> </w:t>
      </w:r>
      <w:r>
        <w:rPr>
          <w:rtl w:val="0"/>
        </w:rPr>
        <w:t xml:space="preserve">3.2.3.1.</w:t>
      </w:r>
      <w:r>
        <w:rPr>
          <w:b w:val="0"/>
          <w:bCs w:val="0"/>
          <w:sz w:val="14"/>
          <w:szCs w:val="14"/>
          <w:rtl w:val="0"/>
        </w:rPr>
        <w:t xml:space="preserve">          </w:t>
      </w:r>
      <w:r>
        <w:rPr>
          <w:rtl w:val="0"/>
        </w:rPr>
        <w:t xml:space="preserve">Hop Count and RSSI Relationship</w:t>
      </w:r>
    </w:p>
    <w:p w:rsidR="00000000" w:rsidDel="00000000" w:rsidP="00000000" w:rsidRDefault="00000000" w:rsidRPr="00000000" w14:paraId="0000036E">
      <w:pPr>
        <w:shd w:fill="ffffff" w:val="clear"/>
        <w:spacing w:after="160" w:line="276" w:lineRule="auto"/>
        <w:rPr/>
      </w:pPr>
      <w:r>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276" w:lineRule="auto"/>
        <w:rPr/>
      </w:pPr>
      <w:r>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2340" w:hanging="1160"/>
        <w:rPr/>
      </w:pPr>
      <w:bookmarkStart w:colFirst="0" w:colLast="0" w:name="_in5hh4tjpuzn" w:id="64"/>
      <w:bookmarkEnd w:id="64"/>
      <w:r>
        <w:rPr>
          <w:b w:val="0"/>
          <w:bCs w:val="0"/>
          <w:sz w:val="14"/>
          <w:szCs w:val="14"/>
          <w:rtl w:val="0"/>
        </w:rPr>
        <w:t xml:space="preserve"> </w:t>
      </w:r>
      <w:r>
        <w:rPr>
          <w:rtl w:val="0"/>
        </w:rPr>
        <w:t xml:space="preserve">3.2.3.2.</w:t>
      </w:r>
      <w:r>
        <w:rPr>
          <w:b w:val="0"/>
          <w:bCs w:val="0"/>
          <w:sz w:val="14"/>
          <w:szCs w:val="14"/>
          <w:rtl w:val="0"/>
        </w:rPr>
        <w:t xml:space="preserve">          </w:t>
      </w:r>
      <w:r>
        <w:rPr>
          <w:rtl w:val="0"/>
        </w:rPr>
        <w:t xml:space="preserve">RSSI Reference Levels in ESP-WIFI-MESH</w:t>
      </w:r>
    </w:p>
    <w:p w:rsidR="00000000" w:rsidDel="00000000" w:rsidP="00000000" w:rsidRDefault="00000000" w:rsidRPr="00000000" w14:paraId="00000371">
      <w:pPr>
        <w:spacing w:after="160" w:line="276" w:lineRule="auto"/>
        <w:rPr/>
      </w:pPr>
      <w:r>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rsidR="00000000" w:rsidDel="00000000" w:rsidP="00000000" w:rsidRDefault="00000000" w:rsidRPr="00000000" w14:paraId="00000372">
      <w:pPr>
        <w:rPr/>
      </w:pPr>
      <w:r>
        <w:rPr>
          <w:rtl w:val="0"/>
        </w:rPr>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q7w42evkfcak" w:id="65"/>
      <w:bookmarkEnd w:id="65"/>
      <w:r>
        <w:rPr>
          <w:b w:val="1"/>
          <w:bCs w:val="1"/>
          <w:i w:val="0"/>
          <w:iCs w:val="0"/>
          <w:color w:val="000000"/>
          <w:sz w:val="18"/>
          <w:szCs w:val="18"/>
          <w:rtl w:val="0"/>
        </w:rPr>
        <w:t xml:space="preserve">Table 3.3 Expected RSSI Ranges by Node Position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3405"/>
        <w:tblGridChange w:id="0">
          <w:tblGrid>
            <w:gridCol w:w="2835"/>
            <w:gridCol w:w="3105"/>
            <w:gridCol w:w="34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2340" w:hanging="1160"/>
        <w:rPr/>
      </w:pPr>
      <w:bookmarkStart w:colFirst="0" w:colLast="0" w:name="_xdjg5ykwmrlu" w:id="66"/>
      <w:bookmarkEnd w:id="66"/>
      <w:r>
        <w:rPr>
          <w:b w:val="0"/>
          <w:bCs w:val="0"/>
          <w:sz w:val="14"/>
          <w:szCs w:val="14"/>
          <w:rtl w:val="0"/>
        </w:rPr>
        <w:t xml:space="preserve"> </w:t>
      </w:r>
      <w:r>
        <w:rPr>
          <w:rtl w:val="0"/>
        </w:rPr>
        <w:t xml:space="preserve">3.2.3.3.</w:t>
      </w:r>
      <w:r>
        <w:rPr>
          <w:b w:val="0"/>
          <w:bCs w:val="0"/>
          <w:sz w:val="14"/>
          <w:szCs w:val="14"/>
          <w:rtl w:val="0"/>
        </w:rPr>
        <w:t xml:space="preserve">          </w:t>
      </w:r>
      <w:r>
        <w:rPr>
          <w:rtl w:val="0"/>
        </w:rPr>
        <w:t xml:space="preserve">Topology Formation Principles</w:t>
      </w:r>
    </w:p>
    <w:p w:rsidR="00000000" w:rsidDel="00000000" w:rsidP="00000000" w:rsidRDefault="00000000" w:rsidRPr="00000000" w14:paraId="00000384">
      <w:pPr>
        <w:rPr/>
      </w:pPr>
      <w:r>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Pr>
          <w:b w:val="1"/>
          <w:bCs w:val="1"/>
          <w:rtl w:val="0"/>
        </w:rPr>
        <w:t xml:space="preserve">Layer Progression:</w:t>
      </w:r>
      <w:r>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Pr>
          <w:b w:val="1"/>
          <w:bCs w:val="1"/>
          <w:rtl w:val="0"/>
        </w:rPr>
        <w:t xml:space="preserve">Signal-Based Selection:</w:t>
      </w:r>
      <w:r>
        <w:rPr>
          <w:rtl w:val="0"/>
        </w:rPr>
        <w:t xml:space="preserve"> Among candidates at acceptable layers, those with the strongest RSSI are preferred.</w:t>
      </w:r>
    </w:p>
    <w:p w:rsidR="00000000" w:rsidDel="00000000" w:rsidP="00000000" w:rsidRDefault="00000000" w:rsidRPr="00000000" w14:paraId="00000387">
      <w:pPr>
        <w:numPr>
          <w:ilvl w:val="0"/>
          <w:numId w:val="5"/>
        </w:numPr>
        <w:ind w:left="720" w:hanging="360"/>
        <w:jc w:val="left"/>
      </w:pPr>
      <w:r>
        <w:rPr>
          <w:b w:val="1"/>
          <w:bCs w:val="1"/>
          <w:rtl w:val="0"/>
        </w:rPr>
        <w:t xml:space="preserve">Load Balancing:</w:t>
      </w:r>
      <w:r>
        <w:rPr>
          <w:rtl w:val="0"/>
        </w:rPr>
        <w:t xml:space="preserve"> Among candidates with comparable RSSI, those with fewer children are preferred.</w:t>
      </w:r>
    </w:p>
    <w:p w:rsidR="00000000" w:rsidDel="00000000" w:rsidP="00000000" w:rsidRDefault="00000000" w:rsidRPr="00000000" w14:paraId="00000388">
      <w:pPr>
        <w:numPr>
          <w:ilvl w:val="0"/>
          <w:numId w:val="5"/>
        </w:numPr>
        <w:ind w:left="720" w:hanging="360"/>
        <w:jc w:val="left"/>
      </w:pPr>
      <w:r>
        <w:rPr>
          <w:b w:val="1"/>
          <w:bCs w:val="1"/>
          <w:rtl w:val="0"/>
        </w:rPr>
        <w:t xml:space="preserve">Stability Maintenance:</w:t>
      </w:r>
      <w:r>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080" w:hanging="360"/>
        <w:rPr/>
      </w:pPr>
      <w:r>
        <w:rPr>
          <w:rtl w:val="0"/>
        </w:rPr>
        <w:t xml:space="preserve"> </w:t>
      </w:r>
    </w:p>
    <w:p w:rsidR="00000000" w:rsidDel="00000000" w:rsidP="00000000" w:rsidRDefault="00000000" w:rsidRPr="00000000" w14:paraId="0000038A">
      <w:pPr>
        <w:rPr/>
      </w:pPr>
      <w:r>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1800" w:hanging="900"/>
        <w:rPr/>
      </w:pPr>
      <w:bookmarkStart w:colFirst="0" w:colLast="0" w:name="_c5z49ixvqo4d" w:id="67"/>
      <w:bookmarkEnd w:id="67"/>
      <w:r>
        <w:rPr>
          <w:b w:val="0"/>
          <w:bCs w:val="0"/>
          <w:sz w:val="14"/>
          <w:szCs w:val="14"/>
          <w:rtl w:val="0"/>
        </w:rPr>
        <w:t xml:space="preserve"> </w:t>
      </w:r>
      <w:r>
        <w:rPr>
          <w:rtl w:val="0"/>
        </w:rPr>
        <w:t xml:space="preserve">3.3.</w:t>
      </w:r>
      <w:r>
        <w:rPr>
          <w:b w:val="0"/>
          <w:bCs w:val="0"/>
          <w:sz w:val="14"/>
          <w:szCs w:val="14"/>
          <w:rtl w:val="0"/>
        </w:rPr>
        <w:t xml:space="preserve">          </w:t>
      </w:r>
      <w:r>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1080"/>
        <w:rPr/>
      </w:pPr>
      <w:bookmarkStart w:colFirst="0" w:colLast="0" w:name="_qaswrbnlgz8" w:id="68"/>
      <w:bookmarkEnd w:id="68"/>
      <w:r>
        <w:rPr>
          <w:b w:val="0"/>
          <w:bCs w:val="0"/>
          <w:sz w:val="14"/>
          <w:szCs w:val="14"/>
          <w:rtl w:val="0"/>
        </w:rPr>
        <w:t xml:space="preserve">  </w:t>
      </w:r>
      <w:r>
        <w:rPr>
          <w:rtl w:val="0"/>
        </w:rPr>
        <w:t xml:space="preserve">3.3.1.</w:t>
      </w:r>
      <w:r>
        <w:rPr>
          <w:b w:val="0"/>
          <w:bCs w:val="0"/>
          <w:sz w:val="14"/>
          <w:szCs w:val="14"/>
          <w:rtl w:val="0"/>
        </w:rPr>
        <w:t xml:space="preserve">          </w:t>
      </w:r>
      <w:r>
        <w:rPr>
          <w:rtl w:val="0"/>
        </w:rPr>
        <w:t xml:space="preserve">Blackhole Attack: Conceptual Foundation</w:t>
      </w:r>
    </w:p>
    <w:p w:rsidR="00000000" w:rsidDel="00000000" w:rsidP="00000000" w:rsidRDefault="00000000" w:rsidRPr="00000000" w14:paraId="0000038D">
      <w:pPr>
        <w:spacing w:after="160" w:line="276" w:lineRule="auto"/>
        <w:rPr/>
      </w:pPr>
      <w:r>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276" w:lineRule="auto"/>
        <w:rPr/>
      </w:pPr>
      <w:r>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2340" w:hanging="1160"/>
        <w:rPr/>
      </w:pPr>
      <w:bookmarkStart w:colFirst="0" w:colLast="0" w:name="_94b40lxulup1" w:id="69"/>
      <w:bookmarkEnd w:id="69"/>
      <w:r>
        <w:rPr>
          <w:b w:val="0"/>
          <w:bCs w:val="0"/>
          <w:sz w:val="14"/>
          <w:szCs w:val="14"/>
          <w:rtl w:val="0"/>
        </w:rPr>
        <w:t xml:space="preserve"> </w:t>
      </w:r>
      <w:r>
        <w:rPr>
          <w:rtl w:val="0"/>
        </w:rPr>
        <w:t xml:space="preserve">3.3.1.1.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90">
      <w:pPr>
        <w:spacing w:after="160" w:line="276" w:lineRule="auto"/>
        <w:rPr/>
      </w:pPr>
      <w:r>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276" w:lineRule="auto"/>
        <w:rPr/>
      </w:pPr>
      <w:r>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276" w:lineRule="auto"/>
        <w:rPr/>
      </w:pPr>
      <w:r>
        <w:rPr>
          <w:rtl w:val="0"/>
        </w:rPr>
        <w:t xml:space="preserve">The operational stages of a canonical blackhole attack can be conceptualized as:</w:t>
      </w:r>
    </w:p>
    <w:p w:rsidR="00000000" w:rsidDel="00000000" w:rsidP="00000000" w:rsidRDefault="00000000" w:rsidRPr="00000000" w14:paraId="00000393">
      <w:pPr>
        <w:spacing w:after="100" w:line="276" w:lineRule="auto"/>
        <w:ind w:left="1080" w:hanging="360"/>
        <w:rPr/>
      </w:pPr>
      <w:r>
        <w:rPr>
          <w:rtl w:val="0"/>
        </w:rPr>
        <w:t xml:space="preserve">•</w:t>
      </w:r>
      <w:r>
        <w:rPr>
          <w:sz w:val="14"/>
          <w:szCs w:val="14"/>
          <w:rtl w:val="0"/>
        </w:rPr>
        <w:t xml:space="preserve">        </w:t>
      </w:r>
      <w:r>
        <w:rPr>
          <w:b w:val="1"/>
          <w:bCs w:val="1"/>
          <w:rtl w:val="0"/>
        </w:rPr>
        <w:t xml:space="preserve">Attractor Phase:</w:t>
      </w:r>
      <w:r>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276" w:lineRule="auto"/>
        <w:ind w:left="1080" w:hanging="360"/>
        <w:rPr/>
      </w:pPr>
      <w:r>
        <w:rPr>
          <w:rtl w:val="0"/>
        </w:rPr>
        <w:t xml:space="preserve">•</w:t>
      </w:r>
      <w:r>
        <w:rPr>
          <w:sz w:val="14"/>
          <w:szCs w:val="14"/>
          <w:rtl w:val="0"/>
        </w:rPr>
        <w:t xml:space="preserve">        </w:t>
      </w:r>
      <w:r>
        <w:rPr>
          <w:b w:val="1"/>
          <w:bCs w:val="1"/>
          <w:rtl w:val="0"/>
        </w:rPr>
        <w:t xml:space="preserve">Establishment Phase:</w:t>
      </w:r>
      <w:r>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276" w:lineRule="auto"/>
        <w:ind w:left="1080" w:hanging="360"/>
        <w:rPr/>
      </w:pPr>
      <w:r>
        <w:rPr>
          <w:rtl w:val="0"/>
        </w:rPr>
        <w:t xml:space="preserve">•</w:t>
      </w:r>
      <w:r>
        <w:rPr>
          <w:sz w:val="14"/>
          <w:szCs w:val="14"/>
          <w:rtl w:val="0"/>
        </w:rPr>
        <w:t xml:space="preserve">        </w:t>
      </w:r>
      <w:r>
        <w:rPr>
          <w:b w:val="1"/>
          <w:bCs w:val="1"/>
          <w:rtl w:val="0"/>
        </w:rPr>
        <w:t xml:space="preserve">Execution Phase:</w:t>
      </w:r>
      <w:r>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276" w:lineRule="auto"/>
        <w:rPr/>
      </w:pPr>
      <w:r>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276" w:lineRule="auto"/>
        <w:rPr/>
      </w:pPr>
      <w:r>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Pr>
          <w:rtl w:val="0"/>
        </w:rPr>
      </w:r>
    </w:p>
    <w:p w:rsidR="00000000" w:rsidDel="00000000" w:rsidP="00000000" w:rsidRDefault="00000000" w:rsidRPr="00000000" w14:paraId="00000399">
      <w:pPr>
        <w:pStyle w:val="Heading4"/>
        <w:keepNext w:val="0"/>
        <w:keepLines w:val="0"/>
        <w:shd w:fill="auto" w:val="clear"/>
        <w:spacing w:before="200" w:line="276" w:lineRule="auto"/>
        <w:ind w:left="2340" w:hanging="1160"/>
        <w:rPr/>
      </w:pPr>
      <w:bookmarkStart w:colFirst="0" w:colLast="0" w:name="_2qsnj7rcrhyv" w:id="70"/>
      <w:bookmarkEnd w:id="70"/>
      <w:r>
        <w:rPr>
          <w:b w:val="0"/>
          <w:bCs w:val="0"/>
          <w:sz w:val="14"/>
          <w:szCs w:val="14"/>
          <w:rtl w:val="0"/>
        </w:rPr>
        <w:t xml:space="preserve"> </w:t>
      </w:r>
      <w:r>
        <w:rPr>
          <w:rtl w:val="0"/>
        </w:rPr>
        <w:t xml:space="preserve">3.3.1.2.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9A">
      <w:pPr>
        <w:spacing w:after="160" w:line="276" w:lineRule="auto"/>
        <w:rPr/>
      </w:pPr>
      <w:r>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276" w:lineRule="auto"/>
        <w:rPr/>
      </w:pPr>
      <w:r>
        <w:rPr>
          <w:rtl w:val="0"/>
        </w:rPr>
        <w:t xml:space="preserve">In this application-layer relay, a blackhole node therefore:</w:t>
      </w:r>
    </w:p>
    <w:p w:rsidR="00000000" w:rsidDel="00000000" w:rsidP="00000000" w:rsidRDefault="00000000" w:rsidRPr="00000000" w14:paraId="0000039C">
      <w:pPr>
        <w:spacing w:after="100" w:line="276" w:lineRule="auto"/>
        <w:ind w:left="1080" w:hanging="360"/>
        <w:rPr/>
      </w:pPr>
      <w:r>
        <w:rPr>
          <w:rtl w:val="0"/>
        </w:rPr>
        <w:t xml:space="preserve">•</w:t>
      </w:r>
      <w:r>
        <w:rPr>
          <w:sz w:val="14"/>
          <w:szCs w:val="14"/>
          <w:rtl w:val="0"/>
        </w:rPr>
        <w:t xml:space="preserve">        </w:t>
      </w:r>
      <w:r>
        <w:rPr>
          <w:rtl w:val="0"/>
        </w:rPr>
        <w:t xml:space="preserve">Associates with the mesh through the normal process and acts as a parent node,</w:t>
      </w:r>
    </w:p>
    <w:p w:rsidR="00000000" w:rsidDel="00000000" w:rsidP="00000000" w:rsidRDefault="00000000" w:rsidRPr="00000000" w14:paraId="0000039D">
      <w:pPr>
        <w:spacing w:after="100" w:line="276" w:lineRule="auto"/>
        <w:ind w:left="1080" w:hanging="360"/>
        <w:rPr/>
      </w:pPr>
      <w:r>
        <w:rPr>
          <w:rtl w:val="0"/>
        </w:rPr>
        <w:t xml:space="preserve">•</w:t>
      </w:r>
      <w:r>
        <w:rPr>
          <w:sz w:val="14"/>
          <w:szCs w:val="14"/>
          <w:rtl w:val="0"/>
        </w:rPr>
        <w:t xml:space="preserve">        </w:t>
      </w:r>
      <w:r>
        <w:rPr>
          <w:rtl w:val="0"/>
        </w:rPr>
        <w:t xml:space="preserve">Participates in mesh control exchanges,</w:t>
      </w:r>
    </w:p>
    <w:p w:rsidR="00000000" w:rsidDel="00000000" w:rsidP="00000000" w:rsidRDefault="00000000" w:rsidRPr="00000000" w14:paraId="0000039E">
      <w:pPr>
        <w:spacing w:after="100" w:line="276" w:lineRule="auto"/>
        <w:ind w:left="1080" w:hanging="360"/>
        <w:rPr/>
      </w:pPr>
      <w:r>
        <w:rPr>
          <w:rtl w:val="0"/>
        </w:rPr>
        <w:t xml:space="preserve">•</w:t>
      </w:r>
      <w:r>
        <w:rPr>
          <w:sz w:val="14"/>
          <w:szCs w:val="14"/>
          <w:rtl w:val="0"/>
        </w:rPr>
        <w:t xml:space="preserve">        </w:t>
      </w:r>
      <w:r>
        <w:rPr>
          <w:rtl w:val="0"/>
        </w:rPr>
        <w:t xml:space="preserve">Receives packets from child nodes,</w:t>
      </w:r>
    </w:p>
    <w:p w:rsidR="00000000" w:rsidDel="00000000" w:rsidP="00000000" w:rsidRDefault="00000000" w:rsidRPr="00000000" w14:paraId="0000039F">
      <w:pPr>
        <w:spacing w:after="100" w:line="276" w:lineRule="auto"/>
        <w:ind w:left="1080" w:hanging="360"/>
        <w:rPr/>
      </w:pPr>
      <w:r>
        <w:rPr>
          <w:rtl w:val="0"/>
        </w:rPr>
        <w:t xml:space="preserve">•</w:t>
      </w:r>
      <w:r>
        <w:rPr>
          <w:sz w:val="14"/>
          <w:szCs w:val="14"/>
          <w:rtl w:val="0"/>
        </w:rPr>
        <w:t xml:space="preserve">        </w:t>
      </w:r>
      <w:r>
        <w:rPr>
          <w:rtl w:val="0"/>
        </w:rPr>
        <w:t xml:space="preserve">Fails to forward those packets toward the root.</w:t>
      </w:r>
    </w:p>
    <w:p w:rsidR="00000000" w:rsidDel="00000000" w:rsidP="00000000" w:rsidRDefault="00000000" w:rsidRPr="00000000" w14:paraId="000003A0">
      <w:pPr>
        <w:spacing w:after="160" w:line="276" w:lineRule="auto"/>
        <w:rPr/>
      </w:pPr>
      <w:r>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2340" w:hanging="1160"/>
        <w:rPr/>
      </w:pPr>
      <w:bookmarkStart w:colFirst="0" w:colLast="0" w:name="_ih11ovp003pj" w:id="71"/>
      <w:bookmarkEnd w:id="71"/>
      <w:r>
        <w:rPr>
          <w:b w:val="0"/>
          <w:bCs w:val="0"/>
          <w:sz w:val="14"/>
          <w:szCs w:val="14"/>
          <w:rtl w:val="0"/>
        </w:rPr>
        <w:t xml:space="preserve"> </w:t>
      </w:r>
      <w:r>
        <w:rPr>
          <w:rtl w:val="0"/>
        </w:rPr>
        <w:t xml:space="preserve">3.3.1.3.</w:t>
      </w:r>
      <w:r>
        <w:rPr>
          <w:b w:val="0"/>
          <w:bCs w:val="0"/>
          <w:sz w:val="14"/>
          <w:szCs w:val="14"/>
          <w:rtl w:val="0"/>
        </w:rPr>
        <w:t xml:space="preserve">          </w:t>
      </w:r>
      <w:r>
        <w:rPr>
          <w:rtl w:val="0"/>
        </w:rPr>
        <w:t xml:space="preserve">Theoretical Expectations for Observable Behavior</w:t>
      </w:r>
    </w:p>
    <w:p w:rsidR="00000000" w:rsidDel="00000000" w:rsidP="00000000" w:rsidRDefault="00000000" w:rsidRPr="00000000" w14:paraId="000003A2">
      <w:pPr>
        <w:spacing w:after="160" w:line="276" w:lineRule="auto"/>
        <w:rPr/>
      </w:pPr>
      <w:r>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276" w:lineRule="auto"/>
        <w:rPr>
          <w:b w:val="1"/>
          <w:bCs w:val="1"/>
        </w:rPr>
      </w:pPr>
      <w:r>
        <w:rPr>
          <w:b w:val="1"/>
          <w:bCs w:val="1"/>
          <w:rtl w:val="0"/>
        </w:rPr>
        <w:t xml:space="preserve">Network Layer</w:t>
      </w:r>
    </w:p>
    <w:p w:rsidR="00000000" w:rsidDel="00000000" w:rsidP="00000000" w:rsidRDefault="00000000" w:rsidRPr="00000000" w14:paraId="000003A4">
      <w:pPr>
        <w:spacing w:after="100" w:line="276" w:lineRule="auto"/>
        <w:ind w:left="1080" w:hanging="360"/>
        <w:rPr/>
      </w:pPr>
      <w:r>
        <w:rPr>
          <w:rtl w:val="0"/>
        </w:rPr>
        <w:t xml:space="preserve">•    Forwarding ratio significantly below unity (packets received &gt; packets forwarded).</w:t>
      </w:r>
    </w:p>
    <w:p w:rsidR="00000000" w:rsidDel="00000000" w:rsidP="00000000" w:rsidRDefault="00000000" w:rsidRPr="00000000" w14:paraId="000003A5">
      <w:pPr>
        <w:spacing w:after="100" w:line="276" w:lineRule="auto"/>
        <w:ind w:left="1080" w:hanging="360"/>
        <w:rPr/>
      </w:pPr>
      <w:r>
        <w:rPr>
          <w:rtl w:val="0"/>
        </w:rPr>
        <w:t xml:space="preserve">•        Positive ingress–egress delta at the malicious node.</w:t>
      </w:r>
    </w:p>
    <w:p w:rsidR="00000000" w:rsidDel="00000000" w:rsidP="00000000" w:rsidRDefault="00000000" w:rsidRPr="00000000" w14:paraId="000003A6">
      <w:pPr>
        <w:spacing w:after="100" w:line="276" w:lineRule="auto"/>
        <w:ind w:left="1080" w:hanging="360"/>
        <w:rPr/>
      </w:pPr>
      <w:r>
        <w:rPr>
          <w:rtl w:val="0"/>
        </w:rPr>
        <w:t xml:space="preserve">•        Decreased packet delivery ratio for nodes downstream of the attacker.</w:t>
      </w:r>
    </w:p>
    <w:p w:rsidR="00000000" w:rsidDel="00000000" w:rsidP="00000000" w:rsidRDefault="00000000" w:rsidRPr="00000000" w14:paraId="000003A7">
      <w:pPr>
        <w:spacing w:after="100" w:line="276" w:lineRule="auto"/>
        <w:ind w:left="1080" w:hanging="360"/>
        <w:rPr/>
      </w:pPr>
      <w:r>
        <w:rPr>
          <w:rtl w:val="0"/>
        </w:rPr>
        <w:t xml:space="preserve">•        End-to-end packet loss without a corresponding topology change.</w:t>
      </w:r>
    </w:p>
    <w:p w:rsidR="00000000" w:rsidDel="00000000" w:rsidP="00000000" w:rsidRDefault="00000000" w:rsidRPr="00000000" w14:paraId="000003A8">
      <w:pPr>
        <w:spacing w:after="160" w:line="276" w:lineRule="auto"/>
        <w:rPr>
          <w:b w:val="1"/>
          <w:bCs w:val="1"/>
        </w:rPr>
      </w:pPr>
      <w:r>
        <w:rPr>
          <w:b w:val="1"/>
          <w:bCs w:val="1"/>
          <w:rtl w:val="0"/>
        </w:rPr>
        <w:t xml:space="preserve">MAC Layer</w:t>
      </w:r>
    </w:p>
    <w:p w:rsidR="00000000" w:rsidDel="00000000" w:rsidP="00000000" w:rsidRDefault="00000000" w:rsidRPr="00000000" w14:paraId="000003A9">
      <w:pPr>
        <w:spacing w:after="100" w:line="276" w:lineRule="auto"/>
        <w:ind w:left="1080" w:hanging="360"/>
        <w:rPr/>
      </w:pPr>
      <w:r>
        <w:rPr>
          <w:rtl w:val="0"/>
        </w:rPr>
        <w:t xml:space="preserve">•        Successful link-layer acknowledgments despite end-to-end delivery failure.</w:t>
      </w:r>
    </w:p>
    <w:p w:rsidR="00000000" w:rsidDel="00000000" w:rsidP="00000000" w:rsidRDefault="00000000" w:rsidRPr="00000000" w14:paraId="000003AA">
      <w:pPr>
        <w:spacing w:after="100" w:line="276" w:lineRule="auto"/>
        <w:ind w:left="1080" w:hanging="360"/>
        <w:rPr/>
      </w:pPr>
      <w:r>
        <w:rPr>
          <w:rtl w:val="0"/>
        </w:rPr>
        <w:t xml:space="preserve">•        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276" w:lineRule="auto"/>
        <w:rPr>
          <w:b w:val="1"/>
          <w:bCs w:val="1"/>
        </w:rPr>
      </w:pPr>
      <w:r>
        <w:rPr>
          <w:b w:val="1"/>
          <w:bCs w:val="1"/>
          <w:rtl w:val="0"/>
        </w:rPr>
        <w:t xml:space="preserve">Physical Layer (PHY)</w:t>
      </w:r>
    </w:p>
    <w:p w:rsidR="00000000" w:rsidDel="00000000" w:rsidP="00000000" w:rsidRDefault="00000000" w:rsidRPr="00000000" w14:paraId="000003AC">
      <w:pPr>
        <w:spacing w:after="100" w:line="276" w:lineRule="auto"/>
        <w:ind w:left="1080" w:hanging="360"/>
        <w:rPr/>
      </w:pPr>
      <w:r>
        <w:rPr>
          <w:rtl w:val="0"/>
        </w:rPr>
        <w:t xml:space="preserve">•        RSSI patterns remain consistent with physical placement (unlike wormhole).</w:t>
      </w:r>
    </w:p>
    <w:p w:rsidR="00000000" w:rsidDel="00000000" w:rsidP="00000000" w:rsidRDefault="00000000" w:rsidRPr="00000000" w14:paraId="000003AD">
      <w:pPr>
        <w:spacing w:after="100" w:line="276" w:lineRule="auto"/>
        <w:ind w:left="1080" w:hanging="360"/>
        <w:rPr/>
      </w:pPr>
      <w:r>
        <w:rPr>
          <w:rtl w:val="0"/>
        </w:rPr>
        <w:t xml:space="preserve">•        No necessary distortion in signal strength or in the hop–layer relationship.</w:t>
      </w:r>
    </w:p>
    <w:p w:rsidR="00000000" w:rsidDel="00000000" w:rsidP="00000000" w:rsidRDefault="00000000" w:rsidRPr="00000000" w14:paraId="000003AE">
      <w:pPr>
        <w:spacing w:after="160" w:line="276" w:lineRule="auto"/>
        <w:rPr/>
      </w:pPr>
      <w:r>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Pr>
          <w:rtl w:val="0"/>
        </w:rPr>
      </w:r>
    </w:p>
    <w:p w:rsidR="00000000" w:rsidDel="00000000" w:rsidP="00000000" w:rsidRDefault="00000000" w:rsidRPr="00000000" w14:paraId="000003B0">
      <w:pPr>
        <w:pStyle w:val="Heading3"/>
        <w:keepNext w:val="0"/>
        <w:keepLines w:val="0"/>
        <w:spacing w:after="120" w:before="200" w:lineRule="auto"/>
        <w:ind w:firstLine="1080"/>
        <w:rPr/>
      </w:pPr>
      <w:bookmarkStart w:colFirst="0" w:colLast="0" w:name="_fdr9vcf1kow1" w:id="72"/>
      <w:bookmarkEnd w:id="72"/>
      <w:r>
        <w:rPr>
          <w:b w:val="0"/>
          <w:bCs w:val="0"/>
          <w:sz w:val="14"/>
          <w:szCs w:val="14"/>
          <w:rtl w:val="0"/>
        </w:rPr>
        <w:t xml:space="preserve">  </w:t>
      </w:r>
      <w:r>
        <w:rPr>
          <w:rtl w:val="0"/>
        </w:rPr>
        <w:t xml:space="preserve">3.3.2.</w:t>
      </w:r>
      <w:r>
        <w:rPr>
          <w:b w:val="0"/>
          <w:bCs w:val="0"/>
          <w:sz w:val="14"/>
          <w:szCs w:val="14"/>
          <w:rtl w:val="0"/>
        </w:rPr>
        <w:t xml:space="preserve">          </w:t>
      </w:r>
      <w:r>
        <w:rPr>
          <w:rtl w:val="0"/>
        </w:rPr>
        <w:t xml:space="preserve">Wormhole Attack: Conceptual Foundation</w:t>
      </w:r>
    </w:p>
    <w:p w:rsidR="00000000" w:rsidDel="00000000" w:rsidP="00000000" w:rsidRDefault="00000000" w:rsidRPr="00000000" w14:paraId="000003B1">
      <w:pPr>
        <w:spacing w:after="160" w:line="276" w:lineRule="auto"/>
        <w:rPr/>
      </w:pPr>
      <w:r>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276" w:lineRule="auto"/>
        <w:rPr/>
      </w:pPr>
      <w:r>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2340" w:hanging="1160"/>
        <w:rPr/>
      </w:pPr>
      <w:bookmarkStart w:colFirst="0" w:colLast="0" w:name="_z06pxzbhp3k1" w:id="73"/>
      <w:bookmarkEnd w:id="73"/>
      <w:r>
        <w:rPr>
          <w:b w:val="0"/>
          <w:bCs w:val="0"/>
          <w:sz w:val="14"/>
          <w:szCs w:val="14"/>
          <w:rtl w:val="0"/>
        </w:rPr>
        <w:t xml:space="preserve"> </w:t>
      </w:r>
      <w:r>
        <w:rPr>
          <w:rtl w:val="0"/>
        </w:rPr>
        <w:t xml:space="preserve">3.3.2.1.</w:t>
      </w:r>
      <w:r>
        <w:rPr>
          <w:b w:val="0"/>
          <w:bCs w:val="0"/>
          <w:sz w:val="14"/>
          <w:szCs w:val="14"/>
          <w:rtl w:val="0"/>
        </w:rPr>
        <w:t xml:space="preserve">          </w:t>
      </w:r>
      <w:r>
        <w:rPr>
          <w:rtl w:val="0"/>
        </w:rPr>
        <w:t xml:space="preserve">Theoretical Characterization</w:t>
      </w:r>
    </w:p>
    <w:p w:rsidR="00000000" w:rsidDel="00000000" w:rsidP="00000000" w:rsidRDefault="00000000" w:rsidRPr="00000000" w14:paraId="000003B4">
      <w:pPr>
        <w:spacing w:after="160" w:line="276" w:lineRule="auto"/>
        <w:rPr/>
      </w:pPr>
      <w:r>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276" w:lineRule="auto"/>
        <w:rPr/>
      </w:pPr>
      <w:r>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276" w:lineRule="auto"/>
        <w:rPr/>
      </w:pPr>
      <w:r>
        <w:rPr>
          <w:rtl w:val="0"/>
        </w:rPr>
        <w:t xml:space="preserve">Key theoretical properties of wormhole attacks include:</w:t>
      </w:r>
    </w:p>
    <w:p w:rsidR="00000000" w:rsidDel="00000000" w:rsidP="00000000" w:rsidRDefault="00000000" w:rsidRPr="00000000" w14:paraId="000003B7">
      <w:pPr>
        <w:spacing w:after="100" w:line="276" w:lineRule="auto"/>
        <w:ind w:left="1080" w:hanging="360"/>
        <w:rPr/>
      </w:pPr>
      <w:r>
        <w:rPr>
          <w:rtl w:val="0"/>
        </w:rPr>
        <w:t xml:space="preserve">•</w:t>
      </w:r>
      <w:r>
        <w:rPr>
          <w:sz w:val="14"/>
          <w:szCs w:val="14"/>
          <w:rtl w:val="0"/>
        </w:rPr>
        <w:t xml:space="preserve">        </w:t>
      </w:r>
      <w:r>
        <w:rPr>
          <w:b w:val="1"/>
          <w:bCs w:val="1"/>
          <w:rtl w:val="0"/>
        </w:rPr>
        <w:t xml:space="preserve">Collusion Requirement:</w:t>
      </w:r>
      <w:r>
        <w:rPr>
          <w:rtl w:val="0"/>
        </w:rPr>
        <w:t xml:space="preserve"> The attack requires at least two cooperating malicious nodes to establish the tunnel.</w:t>
      </w:r>
    </w:p>
    <w:p w:rsidR="00000000" w:rsidDel="00000000" w:rsidP="00000000" w:rsidRDefault="00000000" w:rsidRPr="00000000" w14:paraId="000003B8">
      <w:pPr>
        <w:spacing w:after="100" w:line="276" w:lineRule="auto"/>
        <w:ind w:left="1080" w:hanging="360"/>
        <w:rPr/>
      </w:pPr>
      <w:r>
        <w:rPr>
          <w:rtl w:val="0"/>
        </w:rPr>
        <w:t xml:space="preserve">•</w:t>
      </w:r>
      <w:r>
        <w:rPr>
          <w:sz w:val="14"/>
          <w:szCs w:val="14"/>
          <w:rtl w:val="0"/>
        </w:rPr>
        <w:t xml:space="preserve">        </w:t>
      </w:r>
      <w:r>
        <w:rPr>
          <w:b w:val="1"/>
          <w:bCs w:val="1"/>
          <w:rtl w:val="0"/>
        </w:rPr>
        <w:t xml:space="preserve">Topology Distortion:</w:t>
      </w:r>
      <w:r>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276" w:lineRule="auto"/>
        <w:ind w:left="1080" w:hanging="360"/>
        <w:rPr/>
      </w:pPr>
      <w:r>
        <w:rPr>
          <w:rtl w:val="0"/>
        </w:rPr>
        <w:t xml:space="preserve">•</w:t>
      </w:r>
      <w:r>
        <w:rPr>
          <w:sz w:val="14"/>
          <w:szCs w:val="14"/>
          <w:rtl w:val="0"/>
        </w:rPr>
        <w:t xml:space="preserve">        </w:t>
      </w:r>
      <w:r>
        <w:rPr>
          <w:b w:val="1"/>
          <w:bCs w:val="1"/>
          <w:rtl w:val="0"/>
        </w:rPr>
        <w:t xml:space="preserve">Stealth Operation:</w:t>
      </w:r>
      <w:r>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276" w:lineRule="auto"/>
        <w:ind w:left="1080" w:hanging="360"/>
        <w:rPr/>
      </w:pPr>
      <w:r>
        <w:rPr>
          <w:rtl w:val="0"/>
        </w:rPr>
        <w:t xml:space="preserve">•</w:t>
      </w:r>
      <w:r>
        <w:rPr>
          <w:sz w:val="14"/>
          <w:szCs w:val="14"/>
          <w:rtl w:val="0"/>
        </w:rPr>
        <w:t xml:space="preserve">        </w:t>
      </w:r>
      <w:r>
        <w:rPr>
          <w:b w:val="1"/>
          <w:bCs w:val="1"/>
          <w:rtl w:val="0"/>
        </w:rPr>
        <w:t xml:space="preserve">Protocol Independence:</w:t>
      </w:r>
      <w:r>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2340" w:hanging="1160"/>
        <w:rPr/>
      </w:pPr>
      <w:bookmarkStart w:colFirst="0" w:colLast="0" w:name="_yhxog4pa6bgn" w:id="74"/>
      <w:bookmarkEnd w:id="74"/>
      <w:r>
        <w:rPr>
          <w:b w:val="0"/>
          <w:bCs w:val="0"/>
          <w:sz w:val="14"/>
          <w:szCs w:val="14"/>
          <w:rtl w:val="0"/>
        </w:rPr>
        <w:t xml:space="preserve"> </w:t>
      </w:r>
      <w:r>
        <w:rPr>
          <w:rtl w:val="0"/>
        </w:rPr>
        <w:t xml:space="preserve">3.3.2.2.</w:t>
      </w:r>
      <w:r>
        <w:rPr>
          <w:b w:val="0"/>
          <w:bCs w:val="0"/>
          <w:sz w:val="14"/>
          <w:szCs w:val="14"/>
          <w:rtl w:val="0"/>
        </w:rPr>
        <w:t xml:space="preserve">          </w:t>
      </w:r>
      <w:r>
        <w:rPr>
          <w:rtl w:val="0"/>
        </w:rPr>
        <w:t xml:space="preserve">Adaptation to ESP-WIFI-MESH Context</w:t>
      </w:r>
    </w:p>
    <w:p w:rsidR="00000000" w:rsidDel="00000000" w:rsidP="00000000" w:rsidRDefault="00000000" w:rsidRPr="00000000" w14:paraId="000003BC">
      <w:pPr>
        <w:spacing w:after="160" w:line="276" w:lineRule="auto"/>
        <w:rPr/>
      </w:pPr>
      <w:r>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276" w:lineRule="auto"/>
        <w:ind w:left="1080" w:hanging="360"/>
        <w:rPr/>
      </w:pPr>
      <w:r>
        <w:rPr>
          <w:rtl w:val="0"/>
        </w:rPr>
        <w:t xml:space="preserve">•</w:t>
      </w:r>
      <w:r>
        <w:rPr>
          <w:sz w:val="14"/>
          <w:szCs w:val="14"/>
          <w:rtl w:val="0"/>
        </w:rPr>
        <w:t xml:space="preserve">        </w:t>
      </w:r>
      <w:r>
        <w:rPr>
          <w:rtl w:val="0"/>
        </w:rPr>
        <w:t xml:space="preserve">A shallower layer (closer to the root),</w:t>
      </w:r>
    </w:p>
    <w:p w:rsidR="00000000" w:rsidDel="00000000" w:rsidP="00000000" w:rsidRDefault="00000000" w:rsidRPr="00000000" w14:paraId="000003BE">
      <w:pPr>
        <w:spacing w:after="100" w:line="276" w:lineRule="auto"/>
        <w:ind w:left="1080" w:hanging="360"/>
        <w:rPr/>
      </w:pPr>
      <w:r>
        <w:rPr>
          <w:rtl w:val="0"/>
        </w:rPr>
        <w:t xml:space="preserve">•</w:t>
      </w:r>
      <w:r>
        <w:rPr>
          <w:sz w:val="14"/>
          <w:szCs w:val="14"/>
          <w:rtl w:val="0"/>
        </w:rPr>
        <w:t xml:space="preserve">        </w:t>
      </w:r>
      <w:r>
        <w:rPr>
          <w:rtl w:val="0"/>
        </w:rPr>
        <w:t xml:space="preserve">A link strong enough to pass the RSSI thresholds,</w:t>
      </w:r>
    </w:p>
    <w:p w:rsidR="00000000" w:rsidDel="00000000" w:rsidP="00000000" w:rsidRDefault="00000000" w:rsidRPr="00000000" w14:paraId="000003BF">
      <w:pPr>
        <w:spacing w:after="100" w:line="276" w:lineRule="auto"/>
        <w:ind w:left="1080" w:hanging="360"/>
        <w:rPr/>
      </w:pPr>
      <w:r>
        <w:rPr>
          <w:rtl w:val="0"/>
        </w:rPr>
        <w:t xml:space="preserve">•</w:t>
      </w:r>
      <w:r>
        <w:rPr>
          <w:sz w:val="14"/>
          <w:szCs w:val="14"/>
          <w:rtl w:val="0"/>
        </w:rPr>
        <w:t xml:space="preserve">        </w:t>
      </w:r>
      <w:r>
        <w:rPr>
          <w:rtl w:val="0"/>
        </w:rPr>
        <w:t xml:space="preserve">More attractive routing characteristics, such as a lower child count.</w:t>
      </w:r>
    </w:p>
    <w:p w:rsidR="00000000" w:rsidDel="00000000" w:rsidP="00000000" w:rsidRDefault="00000000" w:rsidRPr="00000000" w14:paraId="000003C0">
      <w:pPr>
        <w:spacing w:after="160" w:line="276" w:lineRule="auto"/>
        <w:rPr/>
      </w:pPr>
      <w:r>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276" w:lineRule="auto"/>
        <w:rPr/>
      </w:pPr>
      <w:r>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2340" w:hanging="1160"/>
        <w:rPr/>
      </w:pPr>
      <w:bookmarkStart w:colFirst="0" w:colLast="0" w:name="_temp0caw0utc" w:id="75"/>
      <w:bookmarkEnd w:id="75"/>
      <w:r>
        <w:rPr>
          <w:b w:val="0"/>
          <w:bCs w:val="0"/>
          <w:sz w:val="14"/>
          <w:szCs w:val="14"/>
          <w:rtl w:val="0"/>
        </w:rPr>
        <w:t xml:space="preserve"> </w:t>
      </w:r>
      <w:r>
        <w:rPr>
          <w:rtl w:val="0"/>
        </w:rPr>
        <w:t xml:space="preserve">3.3.2.3.</w:t>
      </w:r>
      <w:r>
        <w:rPr>
          <w:b w:val="0"/>
          <w:bCs w:val="0"/>
          <w:sz w:val="14"/>
          <w:szCs w:val="14"/>
          <w:rtl w:val="0"/>
        </w:rPr>
        <w:t xml:space="preserve">          </w:t>
      </w:r>
      <w:r>
        <w:rPr>
          <w:rtl w:val="0"/>
        </w:rPr>
        <w:t xml:space="preserve">Wireless Topology Distortion</w:t>
      </w:r>
    </w:p>
    <w:p w:rsidR="00000000" w:rsidDel="00000000" w:rsidP="00000000" w:rsidRDefault="00000000" w:rsidRPr="00000000" w14:paraId="000003C3">
      <w:pPr>
        <w:spacing w:after="160" w:line="276" w:lineRule="auto"/>
        <w:rPr/>
      </w:pPr>
      <w:r>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276" w:lineRule="auto"/>
        <w:ind w:left="1080" w:hanging="360"/>
        <w:rPr/>
      </w:pPr>
      <w:r>
        <w:rPr>
          <w:rtl w:val="0"/>
        </w:rPr>
        <w:t xml:space="preserve">•</w:t>
      </w:r>
      <w:r>
        <w:rPr>
          <w:sz w:val="14"/>
          <w:szCs w:val="14"/>
          <w:rtl w:val="0"/>
        </w:rPr>
        <w:t xml:space="preserve">        </w:t>
      </w:r>
      <w:r>
        <w:rPr>
          <w:rtl w:val="0"/>
        </w:rPr>
        <w:t xml:space="preserve">Nodes may form parent–child relationships that bypass legitimate intermediate layers.</w:t>
      </w:r>
    </w:p>
    <w:p w:rsidR="00000000" w:rsidDel="00000000" w:rsidP="00000000" w:rsidRDefault="00000000" w:rsidRPr="00000000" w14:paraId="000003C5">
      <w:pPr>
        <w:spacing w:after="100" w:line="276" w:lineRule="auto"/>
        <w:ind w:left="1080" w:hanging="360"/>
        <w:rPr/>
      </w:pPr>
      <w:r>
        <w:rPr>
          <w:rtl w:val="0"/>
        </w:rPr>
        <w:t xml:space="preserve">•</w:t>
      </w:r>
      <w:r>
        <w:rPr>
          <w:sz w:val="14"/>
          <w:szCs w:val="14"/>
          <w:rtl w:val="0"/>
        </w:rPr>
        <w:t xml:space="preserve">        </w:t>
      </w:r>
      <w:r>
        <w:rPr>
          <w:rtl w:val="0"/>
        </w:rPr>
        <w:t xml:space="preserve">Hop counts may decrease abruptly without corresponding changes in physical node placement.</w:t>
      </w:r>
    </w:p>
    <w:p w:rsidR="00000000" w:rsidDel="00000000" w:rsidP="00000000" w:rsidRDefault="00000000" w:rsidRPr="00000000" w14:paraId="000003C6">
      <w:pPr>
        <w:spacing w:after="100" w:line="276" w:lineRule="auto"/>
        <w:ind w:left="1080" w:hanging="360"/>
        <w:rPr/>
      </w:pPr>
      <w:r>
        <w:rPr>
          <w:rtl w:val="0"/>
        </w:rPr>
        <w:t xml:space="preserve">•</w:t>
      </w:r>
      <w:r>
        <w:rPr>
          <w:sz w:val="14"/>
          <w:szCs w:val="14"/>
          <w:rtl w:val="0"/>
        </w:rPr>
        <w:t xml:space="preserve">        </w:t>
      </w:r>
      <w:r>
        <w:rPr>
          <w:rtl w:val="0"/>
        </w:rPr>
        <w:t xml:space="preserve">Routing tables may reflect physically implausible neighbor relationships.</w:t>
      </w:r>
    </w:p>
    <w:p w:rsidR="00000000" w:rsidDel="00000000" w:rsidP="00000000" w:rsidRDefault="00000000" w:rsidRPr="00000000" w14:paraId="000003C7">
      <w:pPr>
        <w:spacing w:after="100" w:line="276" w:lineRule="auto"/>
        <w:ind w:left="1080" w:hanging="360"/>
        <w:rPr/>
      </w:pPr>
      <w:r>
        <w:rPr>
          <w:rtl w:val="0"/>
        </w:rPr>
        <w:t xml:space="preserve">•</w:t>
      </w:r>
      <w:r>
        <w:rPr>
          <w:sz w:val="14"/>
          <w:szCs w:val="14"/>
          <w:rtl w:val="0"/>
        </w:rPr>
        <w:t xml:space="preserve">        </w:t>
      </w:r>
      <w:r>
        <w:rPr>
          <w:rtl w:val="0"/>
        </w:rPr>
        <w:t xml:space="preserve">Logical proximity may no longer correspond to physical proximity.</w:t>
      </w:r>
    </w:p>
    <w:p w:rsidR="00000000" w:rsidDel="00000000" w:rsidP="00000000" w:rsidRDefault="00000000" w:rsidRPr="00000000" w14:paraId="000003C8">
      <w:pPr>
        <w:spacing w:after="160" w:line="276" w:lineRule="auto"/>
        <w:rPr/>
      </w:pPr>
      <w:r>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2340" w:hanging="1160"/>
        <w:rPr/>
      </w:pPr>
      <w:bookmarkStart w:colFirst="0" w:colLast="0" w:name="_q8eah56gbtqy" w:id="76"/>
      <w:bookmarkEnd w:id="76"/>
      <w:r>
        <w:rPr>
          <w:b w:val="0"/>
          <w:bCs w:val="0"/>
          <w:sz w:val="14"/>
          <w:szCs w:val="14"/>
          <w:rtl w:val="0"/>
        </w:rPr>
        <w:t xml:space="preserve"> </w:t>
      </w:r>
      <w:r>
        <w:rPr>
          <w:rtl w:val="0"/>
        </w:rPr>
        <w:t xml:space="preserve">3.3.2.4.</w:t>
      </w:r>
      <w:r>
        <w:rPr>
          <w:b w:val="0"/>
          <w:bCs w:val="0"/>
          <w:sz w:val="14"/>
          <w:szCs w:val="14"/>
          <w:rtl w:val="0"/>
        </w:rPr>
        <w:t xml:space="preserve">          </w:t>
      </w:r>
      <w:r>
        <w:rPr>
          <w:rtl w:val="0"/>
        </w:rPr>
        <w:t xml:space="preserve">Cross-Layer Effects of Wormhole Distortion</w:t>
      </w:r>
    </w:p>
    <w:p w:rsidR="00000000" w:rsidDel="00000000" w:rsidP="00000000" w:rsidRDefault="00000000" w:rsidRPr="00000000" w14:paraId="000003CA">
      <w:pPr>
        <w:spacing w:after="160" w:line="276" w:lineRule="auto"/>
        <w:rPr/>
      </w:pPr>
      <w:r>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Pr>
          <w:b w:val="1"/>
          <w:bCs w:val="1"/>
          <w:rtl w:val="0"/>
        </w:rPr>
        <w:t xml:space="preserve">Network Layer</w:t>
      </w:r>
    </w:p>
    <w:p w:rsidR="00000000" w:rsidDel="00000000" w:rsidP="00000000" w:rsidRDefault="00000000" w:rsidRPr="00000000" w14:paraId="000003CC">
      <w:pPr>
        <w:ind w:left="1080" w:hanging="360"/>
        <w:rPr/>
      </w:pPr>
      <w:r>
        <w:rPr>
          <w:rtl w:val="0"/>
        </w:rPr>
        <w:t xml:space="preserve">●</w:t>
      </w:r>
      <w:r>
        <w:rPr>
          <w:sz w:val="14"/>
          <w:szCs w:val="14"/>
          <w:rtl w:val="0"/>
        </w:rPr>
        <w:t xml:space="preserve">       </w:t>
      </w:r>
      <w:r>
        <w:rPr>
          <w:rtl w:val="0"/>
        </w:rPr>
        <w:t xml:space="preserve">Unexpected reductions in hop count relative to physical layout.</w:t>
      </w:r>
    </w:p>
    <w:p w:rsidR="00000000" w:rsidDel="00000000" w:rsidP="00000000" w:rsidRDefault="00000000" w:rsidRPr="00000000" w14:paraId="000003CD">
      <w:pPr>
        <w:ind w:left="1080" w:hanging="360"/>
        <w:rPr/>
      </w:pPr>
      <w:r>
        <w:rPr>
          <w:rtl w:val="0"/>
        </w:rPr>
        <w:t xml:space="preserve">●</w:t>
      </w:r>
      <w:r>
        <w:rPr>
          <w:sz w:val="14"/>
          <w:szCs w:val="14"/>
          <w:rtl w:val="0"/>
        </w:rPr>
        <w:t xml:space="preserve">       </w:t>
      </w:r>
      <w:r>
        <w:rPr>
          <w:rtl w:val="0"/>
        </w:rPr>
        <w:t xml:space="preserve">Parents switch events toward physically distant nodes.</w:t>
      </w:r>
    </w:p>
    <w:p w:rsidR="00000000" w:rsidDel="00000000" w:rsidP="00000000" w:rsidRDefault="00000000" w:rsidRPr="00000000" w14:paraId="000003CE">
      <w:pPr>
        <w:ind w:left="1080" w:hanging="360"/>
        <w:rPr/>
      </w:pPr>
      <w:r>
        <w:rPr>
          <w:rtl w:val="0"/>
        </w:rPr>
        <w:t xml:space="preserve">●</w:t>
      </w:r>
      <w:r>
        <w:rPr>
          <w:sz w:val="14"/>
          <w:szCs w:val="14"/>
          <w:rtl w:val="0"/>
        </w:rPr>
        <w:t xml:space="preserve">       </w:t>
      </w:r>
      <w:r>
        <w:rPr>
          <w:rtl w:val="0"/>
        </w:rPr>
        <w:t xml:space="preserve">Routing entries are inconsistent with deployment constraints.</w:t>
      </w:r>
    </w:p>
    <w:p w:rsidR="00000000" w:rsidDel="00000000" w:rsidP="00000000" w:rsidRDefault="00000000" w:rsidRPr="00000000" w14:paraId="000003CF">
      <w:pPr>
        <w:ind w:left="1080" w:hanging="360"/>
        <w:rPr/>
      </w:pPr>
      <w:r>
        <w:rPr>
          <w:rtl w:val="0"/>
        </w:rPr>
        <w:t xml:space="preserve">●</w:t>
      </w:r>
      <w:r>
        <w:rPr>
          <w:sz w:val="14"/>
          <w:szCs w:val="14"/>
          <w:rtl w:val="0"/>
        </w:rPr>
        <w:t xml:space="preserve">       </w:t>
      </w:r>
      <w:r>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Pr>
          <w:b w:val="1"/>
          <w:bCs w:val="1"/>
          <w:rtl w:val="0"/>
        </w:rPr>
        <w:t xml:space="preserve">Physical Layer (PHY)</w:t>
      </w:r>
    </w:p>
    <w:p w:rsidR="00000000" w:rsidDel="00000000" w:rsidP="00000000" w:rsidRDefault="00000000" w:rsidRPr="00000000" w14:paraId="000003D1">
      <w:pPr>
        <w:ind w:left="1080" w:hanging="360"/>
        <w:rPr/>
      </w:pPr>
      <w:r>
        <w:rPr>
          <w:rtl w:val="0"/>
        </w:rPr>
        <w:t xml:space="preserve">●</w:t>
      </w:r>
      <w:r>
        <w:rPr>
          <w:sz w:val="14"/>
          <w:szCs w:val="14"/>
          <w:rtl w:val="0"/>
        </w:rPr>
        <w:t xml:space="preserve">       </w:t>
      </w:r>
      <w:r>
        <w:rPr>
          <w:rtl w:val="0"/>
        </w:rPr>
        <w:t xml:space="preserve">RSSI values are inconsistent with expected distance-based attenuation.</w:t>
      </w:r>
    </w:p>
    <w:p w:rsidR="00000000" w:rsidDel="00000000" w:rsidP="00000000" w:rsidRDefault="00000000" w:rsidRPr="00000000" w14:paraId="000003D2">
      <w:pPr>
        <w:ind w:left="1080" w:hanging="360"/>
        <w:rPr/>
      </w:pPr>
      <w:r>
        <w:rPr>
          <w:rtl w:val="0"/>
        </w:rPr>
        <w:t xml:space="preserve">●</w:t>
      </w:r>
      <w:r>
        <w:rPr>
          <w:sz w:val="14"/>
          <w:szCs w:val="14"/>
          <w:rtl w:val="0"/>
        </w:rPr>
        <w:t xml:space="preserve">       </w:t>
      </w:r>
      <w:r>
        <w:rPr>
          <w:rtl w:val="0"/>
        </w:rPr>
        <w:t xml:space="preserve">Violations of the typical relationship between hop count and signal strength.</w:t>
      </w:r>
    </w:p>
    <w:p w:rsidR="00000000" w:rsidDel="00000000" w:rsidP="00000000" w:rsidRDefault="00000000" w:rsidRPr="00000000" w14:paraId="000003D3">
      <w:pPr>
        <w:ind w:left="1080" w:hanging="360"/>
        <w:rPr/>
      </w:pPr>
      <w:r>
        <w:rPr>
          <w:rtl w:val="0"/>
        </w:rPr>
        <w:t xml:space="preserve">●</w:t>
      </w:r>
      <w:r>
        <w:rPr>
          <w:sz w:val="14"/>
          <w:szCs w:val="14"/>
          <w:rtl w:val="0"/>
        </w:rPr>
        <w:t xml:space="preserve">       </w:t>
      </w:r>
      <w:r>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Pr>
          <w:b w:val="1"/>
          <w:bCs w:val="1"/>
          <w:rtl w:val="0"/>
        </w:rPr>
        <w:t xml:space="preserve">MAC Layer</w:t>
      </w:r>
    </w:p>
    <w:p w:rsidR="00000000" w:rsidDel="00000000" w:rsidP="00000000" w:rsidRDefault="00000000" w:rsidRPr="00000000" w14:paraId="000003D5">
      <w:pPr>
        <w:ind w:left="1080" w:hanging="360"/>
        <w:rPr/>
      </w:pPr>
      <w:r>
        <w:rPr>
          <w:rtl w:val="0"/>
        </w:rPr>
        <w:t xml:space="preserve">●</w:t>
      </w:r>
      <w:r>
        <w:rPr>
          <w:sz w:val="14"/>
          <w:szCs w:val="14"/>
          <w:rtl w:val="0"/>
        </w:rPr>
        <w:t xml:space="preserve">       </w:t>
      </w:r>
      <w:r>
        <w:rPr>
          <w:rtl w:val="0"/>
        </w:rPr>
        <w:t xml:space="preserve">Abnormal frame arrival timing due to tunnel relay.</w:t>
      </w:r>
    </w:p>
    <w:p w:rsidR="00000000" w:rsidDel="00000000" w:rsidP="00000000" w:rsidRDefault="00000000" w:rsidRPr="00000000" w14:paraId="000003D6">
      <w:pPr>
        <w:ind w:left="1080" w:hanging="360"/>
        <w:rPr/>
      </w:pPr>
      <w:r>
        <w:rPr>
          <w:rtl w:val="0"/>
        </w:rPr>
        <w:t xml:space="preserve">●</w:t>
      </w:r>
      <w:r>
        <w:rPr>
          <w:sz w:val="14"/>
          <w:szCs w:val="14"/>
          <w:rtl w:val="0"/>
        </w:rPr>
        <w:t xml:space="preserve">       </w:t>
      </w:r>
      <w:r>
        <w:rPr>
          <w:rtl w:val="0"/>
        </w:rPr>
        <w:t xml:space="preserve">Potential duplicate or out-of-order frame patterns.</w:t>
      </w:r>
    </w:p>
    <w:p w:rsidR="00000000" w:rsidDel="00000000" w:rsidP="00000000" w:rsidRDefault="00000000" w:rsidRPr="00000000" w14:paraId="000003D7">
      <w:pPr>
        <w:ind w:left="1080" w:hanging="360"/>
        <w:rPr/>
      </w:pPr>
      <w:r>
        <w:rPr>
          <w:rtl w:val="0"/>
        </w:rPr>
        <w:t xml:space="preserve">●</w:t>
      </w:r>
      <w:r>
        <w:rPr>
          <w:sz w:val="14"/>
          <w:szCs w:val="14"/>
          <w:rtl w:val="0"/>
        </w:rPr>
        <w:t xml:space="preserve">       </w:t>
      </w:r>
      <w:r>
        <w:rPr>
          <w:rtl w:val="0"/>
        </w:rPr>
        <w:t xml:space="preserve">Local retransmission anomalies near tunnel endpoints.</w:t>
      </w:r>
    </w:p>
    <w:p w:rsidR="00000000" w:rsidDel="00000000" w:rsidP="00000000" w:rsidRDefault="00000000" w:rsidRPr="00000000" w14:paraId="000003D8">
      <w:pPr>
        <w:spacing w:after="160" w:line="276" w:lineRule="auto"/>
        <w:rPr/>
      </w:pPr>
      <w:r>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1800" w:hanging="900"/>
        <w:rPr/>
      </w:pPr>
      <w:bookmarkStart w:colFirst="0" w:colLast="0" w:name="_1tl6gf5y8ren" w:id="77"/>
      <w:bookmarkEnd w:id="77"/>
      <w:r>
        <w:rPr>
          <w:b w:val="0"/>
          <w:bCs w:val="0"/>
          <w:sz w:val="14"/>
          <w:szCs w:val="14"/>
          <w:rtl w:val="0"/>
        </w:rPr>
        <w:t xml:space="preserve"> </w:t>
      </w:r>
      <w:r>
        <w:rPr>
          <w:rtl w:val="0"/>
        </w:rPr>
        <w:t xml:space="preserve">3.4.</w:t>
      </w:r>
      <w:r>
        <w:rPr>
          <w:b w:val="0"/>
          <w:bCs w:val="0"/>
          <w:sz w:val="14"/>
          <w:szCs w:val="14"/>
          <w:rtl w:val="0"/>
        </w:rPr>
        <w:t xml:space="preserve">          </w:t>
      </w:r>
      <w:r>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1080"/>
        <w:rPr/>
      </w:pPr>
      <w:bookmarkStart w:colFirst="0" w:colLast="0" w:name="_ytp777dk7o69" w:id="78"/>
      <w:bookmarkEnd w:id="78"/>
      <w:r>
        <w:rPr>
          <w:b w:val="0"/>
          <w:bCs w:val="0"/>
          <w:sz w:val="14"/>
          <w:szCs w:val="14"/>
          <w:rtl w:val="0"/>
        </w:rPr>
        <w:t xml:space="preserve">  </w:t>
      </w:r>
      <w:r>
        <w:rPr>
          <w:rtl w:val="0"/>
        </w:rPr>
        <w:t xml:space="preserve">3.4.1.</w:t>
      </w:r>
      <w:r>
        <w:rPr>
          <w:b w:val="0"/>
          <w:bCs w:val="0"/>
          <w:sz w:val="14"/>
          <w:szCs w:val="14"/>
          <w:rtl w:val="0"/>
        </w:rPr>
        <w:t xml:space="preserve">          </w:t>
      </w:r>
      <w:r>
        <w:rPr>
          <w:rtl w:val="0"/>
        </w:rPr>
        <w:t xml:space="preserve">Why Routing Violations Affect Multiple Protocol Layers</w:t>
      </w:r>
    </w:p>
    <w:p w:rsidR="00000000" w:rsidDel="00000000" w:rsidP="00000000" w:rsidRDefault="00000000" w:rsidRPr="00000000" w14:paraId="000003DB">
      <w:pPr>
        <w:spacing w:after="160" w:line="276" w:lineRule="auto"/>
        <w:rPr/>
      </w:pPr>
      <w:r>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2340" w:hanging="1160"/>
        <w:rPr/>
      </w:pPr>
      <w:bookmarkStart w:colFirst="0" w:colLast="0" w:name="_ycst5fhi9j4g" w:id="79"/>
      <w:bookmarkEnd w:id="79"/>
      <w:r>
        <w:rPr>
          <w:b w:val="0"/>
          <w:bCs w:val="0"/>
          <w:sz w:val="14"/>
          <w:szCs w:val="14"/>
          <w:rtl w:val="0"/>
        </w:rPr>
        <w:t xml:space="preserve"> </w:t>
      </w:r>
      <w:r>
        <w:rPr>
          <w:rtl w:val="0"/>
        </w:rPr>
        <w:t xml:space="preserve">3.4.1.1.</w:t>
      </w:r>
      <w:r>
        <w:rPr>
          <w:b w:val="0"/>
          <w:bCs w:val="0"/>
          <w:sz w:val="14"/>
          <w:szCs w:val="14"/>
          <w:rtl w:val="0"/>
        </w:rPr>
        <w:t xml:space="preserve">          </w:t>
      </w:r>
      <w:r>
        <w:rPr>
          <w:rtl w:val="0"/>
        </w:rPr>
        <w:t xml:space="preserve">Physical Layer Effects</w:t>
      </w:r>
    </w:p>
    <w:p w:rsidR="00000000" w:rsidDel="00000000" w:rsidP="00000000" w:rsidRDefault="00000000" w:rsidRPr="00000000" w14:paraId="000003DD">
      <w:pPr>
        <w:rPr/>
      </w:pPr>
      <w:r>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RSSI–Hop Correlation Disruption:</w:t>
      </w:r>
      <w:r>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Signal Consistency Patterns:</w:t>
      </w:r>
      <w:r>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Transmission Power Artifacts:</w:t>
      </w:r>
      <w:r>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2340" w:hanging="1160"/>
        <w:rPr/>
      </w:pPr>
      <w:bookmarkStart w:colFirst="0" w:colLast="0" w:name="_f6ctlasrd0b5" w:id="80"/>
      <w:bookmarkEnd w:id="80"/>
      <w:r>
        <w:rPr>
          <w:b w:val="0"/>
          <w:bCs w:val="0"/>
          <w:sz w:val="14"/>
          <w:szCs w:val="14"/>
          <w:rtl w:val="0"/>
        </w:rPr>
        <w:t xml:space="preserve"> </w:t>
      </w:r>
      <w:r>
        <w:rPr>
          <w:rtl w:val="0"/>
        </w:rPr>
        <w:t xml:space="preserve">3.4.1.2.</w:t>
      </w:r>
      <w:r>
        <w:rPr>
          <w:b w:val="0"/>
          <w:bCs w:val="0"/>
          <w:sz w:val="14"/>
          <w:szCs w:val="14"/>
          <w:rtl w:val="0"/>
        </w:rPr>
        <w:t xml:space="preserve">          </w:t>
      </w:r>
      <w:r>
        <w:rPr>
          <w:rtl w:val="0"/>
        </w:rPr>
        <w:t xml:space="preserve">MAC Layer Effects</w:t>
      </w:r>
    </w:p>
    <w:p w:rsidR="00000000" w:rsidDel="00000000" w:rsidP="00000000" w:rsidRDefault="00000000" w:rsidRPr="00000000" w14:paraId="000003E2">
      <w:pPr>
        <w:spacing w:after="160" w:line="276" w:lineRule="auto"/>
        <w:rPr/>
      </w:pPr>
      <w:r>
        <w:rPr>
          <w:rtl w:val="0"/>
        </w:rPr>
        <w:t xml:space="preserve">Link-layer behavior may respond to routing anomalies through:</w:t>
      </w:r>
    </w:p>
    <w:p w:rsidR="00000000" w:rsidDel="00000000" w:rsidP="00000000" w:rsidRDefault="00000000" w:rsidRPr="00000000" w14:paraId="000003E3">
      <w:pPr>
        <w:spacing w:after="100" w:line="276" w:lineRule="auto"/>
        <w:ind w:left="1080" w:hanging="360"/>
        <w:rPr/>
      </w:pPr>
      <w:r>
        <w:rPr>
          <w:rtl w:val="0"/>
        </w:rPr>
        <w:t xml:space="preserve">•</w:t>
      </w:r>
      <w:r>
        <w:rPr>
          <w:sz w:val="14"/>
          <w:szCs w:val="14"/>
          <w:rtl w:val="0"/>
        </w:rPr>
        <w:t xml:space="preserve">        </w:t>
      </w:r>
      <w:r>
        <w:rPr>
          <w:b w:val="1"/>
          <w:bCs w:val="1"/>
          <w:rtl w:val="0"/>
        </w:rPr>
        <w:t xml:space="preserve">Retransmission Dynamics:</w:t>
      </w:r>
      <w:r>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276" w:lineRule="auto"/>
        <w:ind w:left="1080" w:hanging="360"/>
        <w:rPr/>
      </w:pPr>
      <w:r>
        <w:rPr>
          <w:rtl w:val="0"/>
        </w:rPr>
        <w:t xml:space="preserve">•</w:t>
      </w:r>
      <w:r>
        <w:rPr>
          <w:sz w:val="14"/>
          <w:szCs w:val="14"/>
          <w:rtl w:val="0"/>
        </w:rPr>
        <w:t xml:space="preserve">        </w:t>
      </w:r>
      <w:r>
        <w:rPr>
          <w:b w:val="1"/>
          <w:bCs w:val="1"/>
          <w:rtl w:val="0"/>
        </w:rPr>
        <w:t xml:space="preserve">Acknowledgment Patterns:</w:t>
      </w:r>
      <w:r>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276" w:lineRule="auto"/>
        <w:ind w:left="1080" w:hanging="360"/>
        <w:rPr/>
      </w:pPr>
      <w:r>
        <w:rPr>
          <w:rtl w:val="0"/>
        </w:rPr>
        <w:t xml:space="preserve">•</w:t>
      </w:r>
      <w:r>
        <w:rPr>
          <w:sz w:val="14"/>
          <w:szCs w:val="14"/>
          <w:rtl w:val="0"/>
        </w:rPr>
        <w:t xml:space="preserve">        </w:t>
      </w:r>
      <w:r>
        <w:rPr>
          <w:b w:val="1"/>
          <w:bCs w:val="1"/>
          <w:rtl w:val="0"/>
        </w:rPr>
        <w:t xml:space="preserve">Channel Access Contention:</w:t>
      </w:r>
      <w:r>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2340" w:hanging="1160"/>
        <w:rPr/>
      </w:pPr>
      <w:bookmarkStart w:colFirst="0" w:colLast="0" w:name="_xie110e9514z" w:id="81"/>
      <w:bookmarkEnd w:id="81"/>
      <w:r>
        <w:rPr>
          <w:b w:val="0"/>
          <w:bCs w:val="0"/>
          <w:sz w:val="14"/>
          <w:szCs w:val="14"/>
          <w:rtl w:val="0"/>
        </w:rPr>
        <w:t xml:space="preserve"> </w:t>
      </w:r>
      <w:r>
        <w:rPr>
          <w:rtl w:val="0"/>
        </w:rPr>
        <w:t xml:space="preserve">3.4.1.3.</w:t>
      </w:r>
      <w:r>
        <w:rPr>
          <w:b w:val="0"/>
          <w:bCs w:val="0"/>
          <w:sz w:val="14"/>
          <w:szCs w:val="14"/>
          <w:rtl w:val="0"/>
        </w:rPr>
        <w:t xml:space="preserve">          </w:t>
      </w:r>
      <w:r>
        <w:rPr>
          <w:rtl w:val="0"/>
        </w:rPr>
        <w:t xml:space="preserve">Network Layer Effects</w:t>
      </w:r>
    </w:p>
    <w:p w:rsidR="00000000" w:rsidDel="00000000" w:rsidP="00000000" w:rsidRDefault="00000000" w:rsidRPr="00000000" w14:paraId="000003E7">
      <w:pPr>
        <w:rPr/>
      </w:pPr>
      <w:r>
        <w:rPr>
          <w:rtl w:val="0"/>
        </w:rPr>
        <w:t xml:space="preserve">The network layer directly manifests routing anomalies through:</w:t>
      </w:r>
    </w:p>
    <w:p w:rsidR="00000000" w:rsidDel="00000000" w:rsidP="00000000" w:rsidRDefault="00000000" w:rsidRPr="00000000" w14:paraId="000003E8">
      <w:pPr>
        <w:ind w:left="1080" w:hanging="360"/>
        <w:rPr/>
      </w:pPr>
      <w:r>
        <w:rPr>
          <w:rtl w:val="0"/>
        </w:rPr>
        <w:t xml:space="preserve">●</w:t>
      </w:r>
      <w:r>
        <w:rPr>
          <w:sz w:val="14"/>
          <w:szCs w:val="14"/>
          <w:rtl w:val="0"/>
        </w:rPr>
        <w:t xml:space="preserve">       </w:t>
      </w:r>
      <w:r>
        <w:rPr>
          <w:b w:val="1"/>
          <w:bCs w:val="1"/>
          <w:rtl w:val="0"/>
        </w:rPr>
        <w:t xml:space="preserve">Forwarding Ratio Deviations</w:t>
      </w:r>
      <w:r>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080" w:hanging="360"/>
        <w:rPr/>
      </w:pPr>
      <w:r>
        <w:rPr>
          <w:rtl w:val="0"/>
        </w:rPr>
        <w:t xml:space="preserve">●</w:t>
      </w:r>
      <w:r>
        <w:rPr>
          <w:sz w:val="14"/>
          <w:szCs w:val="14"/>
          <w:rtl w:val="0"/>
        </w:rPr>
        <w:t xml:space="preserve">       </w:t>
      </w:r>
      <w:r>
        <w:rPr>
          <w:b w:val="1"/>
          <w:bCs w:val="1"/>
          <w:rtl w:val="0"/>
        </w:rPr>
        <w:t xml:space="preserve">Topology Consistency</w:t>
      </w:r>
      <w:r>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080" w:hanging="360"/>
        <w:rPr/>
      </w:pPr>
      <w:r>
        <w:rPr>
          <w:rtl w:val="0"/>
        </w:rPr>
        <w:t xml:space="preserve">●</w:t>
      </w:r>
      <w:r>
        <w:rPr>
          <w:sz w:val="14"/>
          <w:szCs w:val="14"/>
          <w:rtl w:val="0"/>
        </w:rPr>
        <w:t xml:space="preserve">       </w:t>
      </w:r>
      <w:r>
        <w:rPr>
          <w:b w:val="1"/>
          <w:bCs w:val="1"/>
          <w:rtl w:val="0"/>
        </w:rPr>
        <w:t xml:space="preserve">End-to-End Delivery Metrics</w:t>
      </w:r>
      <w:r>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1080"/>
        <w:rPr/>
      </w:pPr>
      <w:bookmarkStart w:colFirst="0" w:colLast="0" w:name="_f3wytwh1lvdp" w:id="82"/>
      <w:bookmarkEnd w:id="82"/>
      <w:r>
        <w:rPr>
          <w:b w:val="0"/>
          <w:bCs w:val="0"/>
          <w:sz w:val="14"/>
          <w:szCs w:val="14"/>
          <w:rtl w:val="0"/>
        </w:rPr>
        <w:t xml:space="preserve">  </w:t>
      </w:r>
      <w:r>
        <w:rPr>
          <w:rtl w:val="0"/>
        </w:rPr>
        <w:t xml:space="preserve">3.4.2.</w:t>
      </w:r>
      <w:r>
        <w:rPr>
          <w:b w:val="0"/>
          <w:bCs w:val="0"/>
          <w:sz w:val="14"/>
          <w:szCs w:val="14"/>
          <w:rtl w:val="0"/>
        </w:rPr>
        <w:t xml:space="preserve">          </w:t>
      </w:r>
      <w:r>
        <w:rPr>
          <w:rtl w:val="0"/>
        </w:rPr>
        <w:t xml:space="preserve">Collected Metrics and Data Sources</w:t>
      </w:r>
    </w:p>
    <w:p w:rsidR="00000000" w:rsidDel="00000000" w:rsidP="00000000" w:rsidRDefault="00000000" w:rsidRPr="00000000" w14:paraId="000003EC">
      <w:pPr>
        <w:rPr>
          <w:b w:val="1"/>
          <w:bCs w:val="1"/>
        </w:rPr>
      </w:pPr>
      <w:r>
        <w:rPr>
          <w:b w:val="1"/>
          <w:bCs w:val="1"/>
          <w:rtl w:val="0"/>
        </w:rPr>
        <w:t xml:space="preserve">Received Signal Strength Indicator (RSSI)</w:t>
      </w:r>
    </w:p>
    <w:p w:rsidR="00000000" w:rsidDel="00000000" w:rsidP="00000000" w:rsidRDefault="00000000" w:rsidRPr="00000000" w14:paraId="000003ED">
      <w:pPr>
        <w:spacing w:after="160" w:line="276" w:lineRule="auto"/>
        <w:rPr/>
      </w:pPr>
      <w:r>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rsidR="00000000" w:rsidDel="00000000" w:rsidP="00000000" w:rsidRDefault="00000000" w:rsidRPr="00000000" w14:paraId="000003EE">
      <w:pPr>
        <w:spacing w:before="200" w:lineRule="auto"/>
        <w:rPr>
          <w:b w:val="1"/>
          <w:bCs w:val="1"/>
        </w:rPr>
      </w:pPr>
      <w:r>
        <w:rPr>
          <w:b w:val="1"/>
          <w:bCs w:val="1"/>
          <w:rtl w:val="0"/>
        </w:rPr>
        <w:t xml:space="preserve">RSSI Variation Over Time</w:t>
      </w:r>
    </w:p>
    <w:p w:rsidR="00000000" w:rsidDel="00000000" w:rsidP="00000000" w:rsidRDefault="00000000" w:rsidRPr="00000000" w14:paraId="000003EF">
      <w:pPr>
        <w:spacing w:after="160" w:line="276" w:lineRule="auto"/>
        <w:rPr/>
      </w:pPr>
      <w:r>
        <w:rPr>
          <w:rtl w:val="0"/>
        </w:rPr>
        <w:t xml:space="preserve">Temporal changes in RSSI are not computed on-device; instead, they are derived during dataset preprocessing by comparing successive samples within fixed observation windows.</w:t>
      </w:r>
    </w:p>
    <w:p w:rsidR="00000000" w:rsidDel="00000000" w:rsidP="00000000" w:rsidRDefault="00000000" w:rsidRPr="00000000" w14:paraId="000003F0">
      <w:pPr>
        <w:spacing w:before="200" w:lineRule="auto"/>
        <w:rPr>
          <w:b w:val="1"/>
          <w:bCs w:val="1"/>
        </w:rPr>
      </w:pPr>
      <w:r>
        <w:rPr>
          <w:b w:val="1"/>
          <w:bCs w:val="1"/>
          <w:rtl w:val="0"/>
        </w:rPr>
        <w:t xml:space="preserve">Transmit Power Configuration (Metadata)</w:t>
      </w:r>
    </w:p>
    <w:p w:rsidR="00000000" w:rsidDel="00000000" w:rsidP="00000000" w:rsidRDefault="00000000" w:rsidRPr="00000000" w14:paraId="000003F1">
      <w:pPr>
        <w:spacing w:after="160" w:line="276" w:lineRule="auto"/>
        <w:rPr/>
      </w:pPr>
      <w:r>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rsidR="00000000" w:rsidDel="00000000" w:rsidP="00000000" w:rsidRDefault="00000000" w:rsidRPr="00000000" w14:paraId="000003F2">
      <w:pPr>
        <w:pStyle w:val="Heading3"/>
        <w:keepNext w:val="0"/>
        <w:keepLines w:val="0"/>
        <w:spacing w:after="120" w:before="200" w:lineRule="auto"/>
        <w:ind w:firstLine="1080"/>
        <w:rPr/>
      </w:pPr>
      <w:bookmarkStart w:colFirst="0" w:colLast="0" w:name="_dxhdeqt4soex" w:id="83"/>
      <w:bookmarkEnd w:id="83"/>
      <w:r>
        <w:rPr>
          <w:b w:val="0"/>
          <w:bCs w:val="0"/>
          <w:sz w:val="14"/>
          <w:szCs w:val="14"/>
          <w:rtl w:val="0"/>
        </w:rPr>
        <w:t xml:space="preserve">  </w:t>
      </w:r>
      <w:r>
        <w:rPr>
          <w:rtl w:val="0"/>
        </w:rPr>
        <w:t xml:space="preserve">3.4.3.</w:t>
      </w:r>
      <w:r>
        <w:rPr>
          <w:b w:val="0"/>
          <w:bCs w:val="0"/>
          <w:sz w:val="14"/>
          <w:szCs w:val="14"/>
          <w:rtl w:val="0"/>
        </w:rPr>
        <w:t xml:space="preserve">          </w:t>
      </w:r>
      <w:r>
        <w:rPr>
          <w:rtl w:val="0"/>
        </w:rPr>
        <w:t xml:space="preserve">Temporal Aggregation of Cross-Layer Telemetry</w:t>
      </w:r>
    </w:p>
    <w:p w:rsidR="00000000" w:rsidDel="00000000" w:rsidP="00000000" w:rsidRDefault="00000000" w:rsidRPr="00000000" w14:paraId="000003F3">
      <w:pPr>
        <w:rPr/>
      </w:pPr>
      <w:r>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21"/>
        </w:numPr>
        <w:ind w:left="720" w:hanging="360"/>
        <w:jc w:val="left"/>
      </w:pPr>
      <w:r>
        <w:rPr>
          <w:b w:val="1"/>
          <w:bCs w:val="1"/>
          <w:rtl w:val="0"/>
        </w:rPr>
        <w:t xml:space="preserve">Noise Reduction</w:t>
      </w:r>
      <w:r>
        <w:rPr>
          <w:rtl w:val="0"/>
        </w:rPr>
        <w:t xml:space="preserve">: Aggregation smooths out transient fluctuations, revealing underlying behavioral trends.</w:t>
      </w:r>
    </w:p>
    <w:p w:rsidR="00000000" w:rsidDel="00000000" w:rsidP="00000000" w:rsidRDefault="00000000" w:rsidRPr="00000000" w14:paraId="000003F6">
      <w:pPr>
        <w:numPr>
          <w:ilvl w:val="0"/>
          <w:numId w:val="21"/>
        </w:numPr>
        <w:ind w:left="720" w:hanging="360"/>
        <w:jc w:val="left"/>
      </w:pPr>
      <w:r>
        <w:rPr>
          <w:b w:val="1"/>
          <w:bCs w:val="1"/>
          <w:rtl w:val="0"/>
        </w:rPr>
        <w:t xml:space="preserve">Pattern Capture</w:t>
      </w:r>
      <w:r>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21"/>
        </w:numPr>
        <w:ind w:left="720" w:hanging="360"/>
        <w:jc w:val="left"/>
      </w:pPr>
      <w:r>
        <w:rPr>
          <w:b w:val="1"/>
          <w:bCs w:val="1"/>
          <w:rtl w:val="0"/>
        </w:rPr>
        <w:t xml:space="preserve">Statistical Robustness</w:t>
      </w:r>
      <w:r>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21"/>
        </w:numPr>
        <w:ind w:left="720" w:hanging="360"/>
        <w:jc w:val="left"/>
      </w:pPr>
      <w:r>
        <w:rPr>
          <w:b w:val="1"/>
          <w:bCs w:val="1"/>
          <w:rtl w:val="0"/>
        </w:rPr>
        <w:t xml:space="preserve">Cross-Layer Alignment</w:t>
      </w:r>
      <w:r>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1080"/>
        <w:rPr/>
      </w:pPr>
      <w:bookmarkStart w:colFirst="0" w:colLast="0" w:name="_6w3ooliqy5bs" w:id="84"/>
      <w:bookmarkEnd w:id="84"/>
      <w:r>
        <w:rPr>
          <w:b w:val="0"/>
          <w:bCs w:val="0"/>
          <w:sz w:val="14"/>
          <w:szCs w:val="14"/>
          <w:rtl w:val="0"/>
        </w:rPr>
        <w:t xml:space="preserve">  </w:t>
      </w:r>
      <w:r>
        <w:rPr>
          <w:rtl w:val="0"/>
        </w:rPr>
        <w:t xml:space="preserve">3.4.4.</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3FB">
      <w:pPr>
        <w:spacing w:after="160" w:line="276" w:lineRule="auto"/>
        <w:rPr/>
      </w:pPr>
      <w:r>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2340" w:hanging="1160"/>
        <w:rPr/>
      </w:pPr>
      <w:bookmarkStart w:colFirst="0" w:colLast="0" w:name="_z6geun5o6big" w:id="85"/>
      <w:bookmarkEnd w:id="85"/>
      <w:r>
        <w:rPr>
          <w:b w:val="0"/>
          <w:bCs w:val="0"/>
          <w:sz w:val="14"/>
          <w:szCs w:val="14"/>
          <w:rtl w:val="0"/>
        </w:rPr>
        <w:t xml:space="preserve"> </w:t>
      </w:r>
      <w:r>
        <w:rPr>
          <w:rtl w:val="0"/>
        </w:rPr>
        <w:t xml:space="preserve">3.4.4.1.</w:t>
      </w:r>
      <w:r>
        <w:rPr>
          <w:b w:val="0"/>
          <w:bCs w:val="0"/>
          <w:sz w:val="14"/>
          <w:szCs w:val="14"/>
          <w:rtl w:val="0"/>
        </w:rPr>
        <w:t xml:space="preserve">          </w:t>
      </w:r>
      <w:r>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ngsftg3c914j" w:id="86"/>
      <w:bookmarkEnd w:id="86"/>
      <w:r>
        <w:rPr>
          <w:b w:val="1"/>
          <w:bCs w:val="1"/>
          <w:i w:val="0"/>
          <w:iCs w:val="0"/>
          <w:color w:val="000000"/>
          <w:sz w:val="18"/>
          <w:szCs w:val="18"/>
          <w:rtl w:val="0"/>
        </w:rPr>
        <w:t xml:space="preserve">Table 3.4 Expected Observable Inconsistencies Under Blackhole Behavior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05"/>
        <w:gridCol w:w="3810"/>
        <w:tblGridChange w:id="0">
          <w:tblGrid>
            <w:gridCol w:w="2145"/>
            <w:gridCol w:w="3405"/>
            <w:gridCol w:w="38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2340" w:hanging="1160"/>
        <w:rPr/>
      </w:pPr>
      <w:bookmarkStart w:colFirst="0" w:colLast="0" w:name="_u6b9e0wst2zr" w:id="87"/>
      <w:bookmarkEnd w:id="87"/>
      <w:r>
        <w:rPr>
          <w:b w:val="0"/>
          <w:bCs w:val="0"/>
          <w:sz w:val="14"/>
          <w:szCs w:val="14"/>
          <w:rtl w:val="0"/>
        </w:rPr>
        <w:t xml:space="preserve"> </w:t>
      </w:r>
      <w:r>
        <w:rPr>
          <w:rtl w:val="0"/>
        </w:rPr>
        <w:t xml:space="preserve">3.4.4.2.</w:t>
      </w:r>
      <w:r>
        <w:rPr>
          <w:b w:val="0"/>
          <w:bCs w:val="0"/>
          <w:sz w:val="14"/>
          <w:szCs w:val="14"/>
          <w:rtl w:val="0"/>
        </w:rPr>
        <w:t xml:space="preserve">          </w:t>
      </w:r>
      <w:r>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sus3qcz5v8i" w:id="88"/>
      <w:bookmarkEnd w:id="88"/>
      <w:r>
        <w:rPr>
          <w:b w:val="1"/>
          <w:bCs w:val="1"/>
          <w:i w:val="0"/>
          <w:iCs w:val="0"/>
          <w:color w:val="000000"/>
          <w:sz w:val="18"/>
          <w:szCs w:val="18"/>
          <w:rtl w:val="0"/>
        </w:rPr>
        <w:t xml:space="preserve">Table 3.5 Expected Observable Inconsistencies Under Wormhole Behavior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50"/>
        <w:gridCol w:w="3675"/>
        <w:tblGridChange w:id="0">
          <w:tblGrid>
            <w:gridCol w:w="2235"/>
            <w:gridCol w:w="3450"/>
            <w:gridCol w:w="36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Pr>
                <w:rtl w:val="0"/>
              </w:rPr>
              <w:t xml:space="preserve">May increase near tunnel endpoints due to timing issues</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Pr>
                <w:rtl w:val="0"/>
              </w:rPr>
              <w:t xml:space="preserve">Duplicate Arrivals</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Pr>
                <w:rtl w:val="0"/>
              </w:rPr>
              <w:t xml:space="preserve">The same probe reaches the root twice, through the multi-hop path and through the tunnel</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Pr>
                <w:rtl w:val="0"/>
              </w:rPr>
              <w:t xml:space="preserve">Latency Mismatch (TunnelLatency)</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2340" w:hanging="1160"/>
        <w:rPr/>
      </w:pPr>
      <w:bookmarkStart w:colFirst="0" w:colLast="0" w:name="_f80q9sy5ecby" w:id="89"/>
      <w:bookmarkEnd w:id="89"/>
      <w:r>
        <w:rPr>
          <w:b w:val="0"/>
          <w:bCs w:val="0"/>
          <w:sz w:val="14"/>
          <w:szCs w:val="14"/>
          <w:rtl w:val="0"/>
        </w:rPr>
        <w:t xml:space="preserve"> </w:t>
      </w:r>
      <w:r>
        <w:rPr>
          <w:rtl w:val="0"/>
        </w:rPr>
        <w:t xml:space="preserve">3.4.4.3.</w:t>
      </w:r>
      <w:r>
        <w:rPr>
          <w:b w:val="0"/>
          <w:bCs w:val="0"/>
          <w:sz w:val="14"/>
          <w:szCs w:val="14"/>
          <w:rtl w:val="0"/>
        </w:rPr>
        <w:t xml:space="preserve">          </w:t>
      </w:r>
      <w:r>
        <w:rPr>
          <w:rtl w:val="0"/>
        </w:rPr>
        <w:t xml:space="preserve">Timing and Latency Inconsistencies</w:t>
      </w:r>
    </w:p>
    <w:p w:rsidR="00000000" w:rsidDel="00000000" w:rsidP="00000000" w:rsidRDefault="00000000" w:rsidRPr="00000000" w14:paraId="00000431">
      <w:pPr>
        <w:rPr/>
      </w:pPr>
      <w:r>
        <w:rPr>
          <w:rtl w:val="0"/>
        </w:rPr>
        <w:t xml:space="preserve">Both attack types may produce timing anomalies:</w:t>
      </w:r>
    </w:p>
    <w:p w:rsidR="00000000" w:rsidDel="00000000" w:rsidP="00000000" w:rsidRDefault="00000000" w:rsidRPr="00000000" w14:paraId="00000432">
      <w:pPr>
        <w:spacing w:after="100" w:line="276" w:lineRule="auto"/>
        <w:ind w:left="1080" w:hanging="360"/>
        <w:rPr/>
      </w:pPr>
      <w:r>
        <w:rPr>
          <w:rtl w:val="0"/>
        </w:rPr>
        <w:t xml:space="preserve">•</w:t>
      </w:r>
      <w:r>
        <w:rPr>
          <w:sz w:val="14"/>
          <w:szCs w:val="14"/>
          <w:rtl w:val="0"/>
        </w:rPr>
        <w:t xml:space="preserve">     </w:t>
      </w:r>
      <w:r>
        <w:rPr>
          <w:b w:val="1"/>
          <w:bCs w:val="1"/>
          <w:rtl w:val="0"/>
        </w:rPr>
        <w:t xml:space="preserve">Blackhole:</w:t>
      </w:r>
      <w:r>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276" w:lineRule="auto"/>
        <w:ind w:left="1080" w:hanging="360"/>
        <w:rPr/>
      </w:pPr>
      <w:r>
        <w:rPr>
          <w:rtl w:val="0"/>
        </w:rPr>
        <w:t xml:space="preserve">•</w:t>
      </w:r>
      <w:r>
        <w:rPr>
          <w:sz w:val="14"/>
          <w:szCs w:val="14"/>
          <w:rtl w:val="0"/>
        </w:rPr>
        <w:t xml:space="preserve">        </w:t>
      </w:r>
      <w:r>
        <w:rPr>
          <w:b w:val="1"/>
          <w:bCs w:val="1"/>
          <w:rtl w:val="0"/>
        </w:rPr>
        <w:t xml:space="preserve">Wormhole:</w:t>
      </w:r>
      <w:r>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080" w:hanging="360"/>
        <w:rPr/>
      </w:pPr>
      <w:r>
        <w:rPr>
          <w:rtl w:val="0"/>
        </w:rPr>
      </w:r>
    </w:p>
    <w:p w:rsidR="00000000" w:rsidDel="00000000" w:rsidP="00000000" w:rsidRDefault="00000000" w:rsidRPr="00000000" w14:paraId="00000435">
      <w:pPr>
        <w:pStyle w:val="Heading3"/>
        <w:keepNext w:val="0"/>
        <w:keepLines w:val="0"/>
        <w:spacing w:after="120" w:before="200" w:lineRule="auto"/>
        <w:ind w:firstLine="1080"/>
        <w:rPr/>
      </w:pPr>
      <w:bookmarkStart w:colFirst="0" w:colLast="0" w:name="_408pg8x9ixup" w:id="90"/>
      <w:bookmarkEnd w:id="90"/>
      <w:r>
        <w:rPr>
          <w:b w:val="0"/>
          <w:bCs w:val="0"/>
          <w:sz w:val="14"/>
          <w:szCs w:val="14"/>
          <w:rtl w:val="0"/>
        </w:rPr>
        <w:t xml:space="preserve">  </w:t>
      </w:r>
      <w:r>
        <w:rPr>
          <w:rtl w:val="0"/>
        </w:rPr>
        <w:t xml:space="preserve">3.4.5.</w:t>
      </w:r>
      <w:r>
        <w:rPr>
          <w:b w:val="0"/>
          <w:bCs w:val="0"/>
          <w:sz w:val="14"/>
          <w:szCs w:val="14"/>
          <w:rtl w:val="0"/>
        </w:rPr>
        <w:t xml:space="preserve">          </w:t>
      </w:r>
      <w:r>
        <w:rPr>
          <w:rtl w:val="0"/>
        </w:rPr>
        <w:t xml:space="preserve">Expected Observable Inconsistencies</w:t>
      </w:r>
    </w:p>
    <w:p w:rsidR="00000000" w:rsidDel="00000000" w:rsidP="00000000" w:rsidRDefault="00000000" w:rsidRPr="00000000" w14:paraId="00000436">
      <w:pPr>
        <w:rPr/>
      </w:pPr>
      <w:r>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2340" w:hanging="1160"/>
        <w:rPr/>
      </w:pPr>
      <w:bookmarkStart w:colFirst="0" w:colLast="0" w:name="_uhrrw66191yp" w:id="91"/>
      <w:bookmarkEnd w:id="91"/>
      <w:r>
        <w:rPr>
          <w:b w:val="0"/>
          <w:bCs w:val="0"/>
          <w:sz w:val="14"/>
          <w:szCs w:val="14"/>
          <w:rtl w:val="0"/>
        </w:rPr>
        <w:t xml:space="preserve"> </w:t>
      </w:r>
      <w:r>
        <w:rPr>
          <w:rtl w:val="0"/>
        </w:rPr>
        <w:t xml:space="preserve">3.4.5.1.</w:t>
      </w:r>
      <w:r>
        <w:rPr>
          <w:b w:val="0"/>
          <w:bCs w:val="0"/>
          <w:sz w:val="14"/>
          <w:szCs w:val="14"/>
          <w:rtl w:val="0"/>
        </w:rPr>
        <w:t xml:space="preserve">          </w:t>
      </w:r>
      <w:r>
        <w:rPr>
          <w:rtl w:val="0"/>
        </w:rPr>
        <w:t xml:space="preserve">Observational Objectives</w:t>
      </w:r>
    </w:p>
    <w:p w:rsidR="00000000" w:rsidDel="00000000" w:rsidP="00000000" w:rsidRDefault="00000000" w:rsidRPr="00000000" w14:paraId="00000438">
      <w:pPr>
        <w:spacing w:after="100" w:line="276" w:lineRule="auto"/>
        <w:ind w:left="1080" w:hanging="360"/>
        <w:rPr/>
      </w:pPr>
      <w:r>
        <w:rPr>
          <w:rtl w:val="0"/>
        </w:rPr>
        <w:t xml:space="preserve">•</w:t>
      </w:r>
      <w:r>
        <w:rPr>
          <w:sz w:val="14"/>
          <w:szCs w:val="14"/>
          <w:rtl w:val="0"/>
        </w:rPr>
        <w:t xml:space="preserve">        </w:t>
      </w:r>
      <w:r>
        <w:rPr>
          <w:b w:val="1"/>
          <w:bCs w:val="1"/>
          <w:rtl w:val="0"/>
        </w:rPr>
        <w:t xml:space="preserve">Baseline Characterization:</w:t>
      </w:r>
      <w:r>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276" w:lineRule="auto"/>
        <w:ind w:left="1080" w:hanging="360"/>
        <w:rPr/>
      </w:pPr>
      <w:r>
        <w:rPr>
          <w:rtl w:val="0"/>
        </w:rPr>
        <w:t xml:space="preserve">•</w:t>
      </w:r>
      <w:r>
        <w:rPr>
          <w:sz w:val="14"/>
          <w:szCs w:val="14"/>
          <w:rtl w:val="0"/>
        </w:rPr>
        <w:t xml:space="preserve">        </w:t>
      </w:r>
      <w:r>
        <w:rPr>
          <w:b w:val="1"/>
          <w:bCs w:val="1"/>
          <w:rtl w:val="0"/>
        </w:rPr>
        <w:t xml:space="preserve">Deviation Documentation:</w:t>
      </w:r>
      <w:r>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276" w:lineRule="auto"/>
        <w:ind w:left="1080" w:hanging="360"/>
        <w:rPr/>
      </w:pPr>
      <w:r>
        <w:rPr>
          <w:rtl w:val="0"/>
        </w:rPr>
        <w:t xml:space="preserve">•</w:t>
      </w:r>
      <w:r>
        <w:rPr>
          <w:sz w:val="14"/>
          <w:szCs w:val="14"/>
          <w:rtl w:val="0"/>
        </w:rPr>
        <w:t xml:space="preserve">        </w:t>
      </w:r>
      <w:r>
        <w:rPr>
          <w:b w:val="1"/>
          <w:bCs w:val="1"/>
          <w:rtl w:val="0"/>
        </w:rPr>
        <w:t xml:space="preserve">Pattern Identification:</w:t>
      </w:r>
      <w:r>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276" w:lineRule="auto"/>
        <w:ind w:left="1080" w:hanging="360"/>
        <w:rPr/>
      </w:pPr>
      <w:r>
        <w:rPr>
          <w:rtl w:val="0"/>
        </w:rPr>
        <w:t xml:space="preserve">•</w:t>
      </w:r>
      <w:r>
        <w:rPr>
          <w:sz w:val="14"/>
          <w:szCs w:val="14"/>
          <w:rtl w:val="0"/>
        </w:rPr>
        <w:t xml:space="preserve">        </w:t>
      </w:r>
      <w:r>
        <w:rPr>
          <w:b w:val="1"/>
          <w:bCs w:val="1"/>
          <w:rtl w:val="0"/>
        </w:rPr>
        <w:t xml:space="preserve">Feature Selection Guidance:</w:t>
      </w:r>
      <w:r>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2340" w:hanging="1160"/>
        <w:rPr/>
      </w:pPr>
      <w:bookmarkStart w:colFirst="0" w:colLast="0" w:name="_i5hw3u66283x" w:id="92"/>
      <w:bookmarkEnd w:id="92"/>
      <w:r>
        <w:rPr>
          <w:b w:val="0"/>
          <w:bCs w:val="0"/>
          <w:sz w:val="14"/>
          <w:szCs w:val="14"/>
          <w:rtl w:val="0"/>
        </w:rPr>
        <w:t xml:space="preserve"> </w:t>
      </w:r>
      <w:r>
        <w:rPr>
          <w:rtl w:val="0"/>
        </w:rPr>
        <w:t xml:space="preserve">3.4.5.2.</w:t>
      </w:r>
      <w:r>
        <w:rPr>
          <w:b w:val="0"/>
          <w:bCs w:val="0"/>
          <w:sz w:val="14"/>
          <w:szCs w:val="14"/>
          <w:rtl w:val="0"/>
        </w:rPr>
        <w:t xml:space="preserve">          </w:t>
      </w:r>
      <w:r>
        <w:rPr>
          <w:rtl w:val="0"/>
        </w:rPr>
        <w:t xml:space="preserve">Methodological Principles</w:t>
      </w:r>
    </w:p>
    <w:p w:rsidR="00000000" w:rsidDel="00000000" w:rsidP="00000000" w:rsidRDefault="00000000" w:rsidRPr="00000000" w14:paraId="0000043D">
      <w:pPr>
        <w:rPr/>
      </w:pPr>
      <w:r>
        <w:rPr>
          <w:rtl w:val="0"/>
        </w:rPr>
        <w:t xml:space="preserve">The cross-layer observation framework follows several methodological principles:</w:t>
      </w:r>
    </w:p>
    <w:p w:rsidR="00000000" w:rsidDel="00000000" w:rsidP="00000000" w:rsidRDefault="00000000" w:rsidRPr="00000000" w14:paraId="0000043E">
      <w:pPr>
        <w:spacing w:after="100" w:line="276" w:lineRule="auto"/>
        <w:ind w:left="1080" w:hanging="360"/>
        <w:rPr/>
      </w:pPr>
      <w:r>
        <w:rPr>
          <w:rtl w:val="0"/>
        </w:rPr>
        <w:t xml:space="preserve">•</w:t>
      </w:r>
      <w:r>
        <w:rPr>
          <w:sz w:val="14"/>
          <w:szCs w:val="14"/>
          <w:rtl w:val="0"/>
        </w:rPr>
        <w:t xml:space="preserve">        </w:t>
      </w:r>
      <w:r>
        <w:rPr>
          <w:b w:val="1"/>
          <w:bCs w:val="1"/>
          <w:rtl w:val="0"/>
        </w:rPr>
        <w:t xml:space="preserve">Non-intervention:</w:t>
      </w:r>
      <w:r>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276" w:lineRule="auto"/>
        <w:ind w:left="1080" w:hanging="360"/>
        <w:rPr/>
      </w:pPr>
      <w:r>
        <w:rPr>
          <w:rtl w:val="0"/>
        </w:rPr>
        <w:t xml:space="preserve">•</w:t>
      </w:r>
      <w:r>
        <w:rPr>
          <w:sz w:val="14"/>
          <w:szCs w:val="14"/>
          <w:rtl w:val="0"/>
        </w:rPr>
        <w:t xml:space="preserve">        </w:t>
      </w:r>
      <w:r>
        <w:rPr>
          <w:b w:val="1"/>
          <w:bCs w:val="1"/>
          <w:rtl w:val="0"/>
        </w:rPr>
        <w:t xml:space="preserve">Comprehensive Coverage:</w:t>
      </w:r>
      <w:r>
        <w:rPr>
          <w:rtl w:val="0"/>
        </w:rPr>
        <w:t xml:space="preserve"> Metrics are collected from the PHY, MAC, and network layers to capture correlated effects.</w:t>
      </w:r>
    </w:p>
    <w:p w:rsidR="00000000" w:rsidDel="00000000" w:rsidP="00000000" w:rsidRDefault="00000000" w:rsidRPr="00000000" w14:paraId="00000440">
      <w:pPr>
        <w:spacing w:after="100" w:line="276" w:lineRule="auto"/>
        <w:ind w:left="1080" w:hanging="360"/>
        <w:rPr/>
      </w:pPr>
      <w:r>
        <w:rPr>
          <w:rtl w:val="0"/>
        </w:rPr>
        <w:t xml:space="preserve">•</w:t>
      </w:r>
      <w:r>
        <w:rPr>
          <w:sz w:val="14"/>
          <w:szCs w:val="14"/>
          <w:rtl w:val="0"/>
        </w:rPr>
        <w:t xml:space="preserve">        </w:t>
      </w:r>
      <w:r>
        <w:rPr>
          <w:b w:val="1"/>
          <w:bCs w:val="1"/>
          <w:rtl w:val="0"/>
        </w:rPr>
        <w:t xml:space="preserve">Ground Truth Alignment:</w:t>
      </w:r>
      <w:r>
        <w:rPr>
          <w:rtl w:val="0"/>
        </w:rPr>
        <w:t xml:space="preserve"> Observations are time-stamped and labeled according to controlled experimental conditions.</w:t>
      </w:r>
    </w:p>
    <w:p w:rsidR="00000000" w:rsidDel="00000000" w:rsidP="00000000" w:rsidRDefault="00000000" w:rsidRPr="00000000" w14:paraId="00000441">
      <w:pPr>
        <w:spacing w:after="100" w:line="276" w:lineRule="auto"/>
        <w:ind w:left="1080" w:hanging="360"/>
        <w:rPr/>
      </w:pPr>
      <w:r>
        <w:rPr>
          <w:rtl w:val="0"/>
        </w:rPr>
        <w:t xml:space="preserve">•</w:t>
      </w:r>
      <w:r>
        <w:rPr>
          <w:sz w:val="14"/>
          <w:szCs w:val="14"/>
          <w:rtl w:val="0"/>
        </w:rPr>
        <w:t xml:space="preserve">        </w:t>
      </w:r>
      <w:r>
        <w:rPr>
          <w:b w:val="1"/>
          <w:bCs w:val="1"/>
          <w:rtl w:val="0"/>
        </w:rPr>
        <w:t xml:space="preserve">Reproducibility Focus:</w:t>
      </w:r>
      <w:r>
        <w:rPr>
          <w:rtl w:val="0"/>
        </w:rPr>
        <w:t xml:space="preserve"> Collection methods are documented to enable replication and extension.</w:t>
      </w:r>
    </w:p>
    <w:p w:rsidR="00000000" w:rsidDel="00000000" w:rsidP="00000000" w:rsidRDefault="00000000" w:rsidRPr="00000000" w14:paraId="00000442">
      <w:pPr>
        <w:ind w:left="1080" w:hanging="360"/>
        <w:rPr/>
      </w:pPr>
      <w:r>
        <w:rPr>
          <w:rtl w:val="0"/>
        </w:rPr>
      </w:r>
    </w:p>
    <w:p w:rsidR="00000000" w:rsidDel="00000000" w:rsidP="00000000" w:rsidRDefault="00000000" w:rsidRPr="00000000" w14:paraId="00000443">
      <w:pPr>
        <w:pStyle w:val="Heading4"/>
        <w:keepNext w:val="0"/>
        <w:keepLines w:val="0"/>
        <w:shd w:fill="auto" w:val="clear"/>
        <w:spacing w:before="200" w:line="276" w:lineRule="auto"/>
        <w:ind w:left="2340" w:hanging="1160"/>
        <w:rPr/>
      </w:pPr>
      <w:bookmarkStart w:colFirst="0" w:colLast="0" w:name="_uw66e1l9fn0g" w:id="93"/>
      <w:bookmarkEnd w:id="93"/>
      <w:r>
        <w:rPr>
          <w:b w:val="0"/>
          <w:bCs w:val="0"/>
          <w:sz w:val="14"/>
          <w:szCs w:val="14"/>
          <w:rtl w:val="0"/>
        </w:rPr>
        <w:t xml:space="preserve"> </w:t>
      </w:r>
      <w:r>
        <w:rPr>
          <w:rtl w:val="0"/>
        </w:rPr>
        <w:t xml:space="preserve">3.4.5.3.</w:t>
      </w:r>
      <w:r>
        <w:rPr>
          <w:b w:val="0"/>
          <w:bCs w:val="0"/>
          <w:sz w:val="14"/>
          <w:szCs w:val="14"/>
          <w:rtl w:val="0"/>
        </w:rPr>
        <w:t xml:space="preserve">          </w:t>
      </w:r>
      <w:r>
        <w:rPr>
          <w:rtl w:val="0"/>
        </w:rPr>
        <w:t xml:space="preserve">Distinction from Detection System</w:t>
      </w:r>
    </w:p>
    <w:p w:rsidR="00000000" w:rsidDel="00000000" w:rsidP="00000000" w:rsidRDefault="00000000" w:rsidRPr="00000000" w14:paraId="00000444">
      <w:pPr>
        <w:rPr/>
      </w:pPr>
      <w:r>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d4tkd8fi5keg" w:id="94"/>
      <w:bookmarkEnd w:id="94"/>
      <w:r>
        <w:rPr>
          <w:b w:val="1"/>
          <w:bCs w:val="1"/>
          <w:i w:val="0"/>
          <w:iCs w:val="0"/>
          <w:color w:val="000000"/>
          <w:sz w:val="18"/>
          <w:szCs w:val="18"/>
          <w:rtl w:val="0"/>
        </w:rPr>
        <w:t xml:space="preserve">Table 3.6 Distinction Between Cross-Layer Observation and Intrusion Detection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30"/>
        <w:gridCol w:w="3165"/>
        <w:tblGridChange w:id="0">
          <w:tblGrid>
            <w:gridCol w:w="2265"/>
            <w:gridCol w:w="3930"/>
            <w:gridCol w:w="3165"/>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Pr>
                <w:rtl w:val="0"/>
              </w:rPr>
              <w:t xml:space="preserve">Alerts, classifications</w:t>
            </w:r>
          </w:p>
        </w:tc>
      </w:tr>
    </w:tbl>
    <w:p w:rsidR="00000000" w:rsidDel="00000000" w:rsidP="00000000" w:rsidRDefault="00000000" w:rsidRPr="00000000" w14:paraId="00000458">
      <w:pPr>
        <w:rPr/>
      </w:pPr>
      <w:r>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1800" w:hanging="900"/>
        <w:rPr/>
      </w:pPr>
      <w:bookmarkStart w:colFirst="0" w:colLast="0" w:name="_7er7vo7qyhly" w:id="95"/>
      <w:bookmarkEnd w:id="95"/>
      <w:r>
        <w:rPr>
          <w:b w:val="0"/>
          <w:bCs w:val="0"/>
          <w:sz w:val="14"/>
          <w:szCs w:val="14"/>
          <w:rtl w:val="0"/>
        </w:rPr>
        <w:t xml:space="preserve"> </w:t>
      </w:r>
      <w:r>
        <w:rPr>
          <w:rtl w:val="0"/>
        </w:rPr>
        <w:t xml:space="preserve">3.5.</w:t>
      </w:r>
      <w:r>
        <w:rPr>
          <w:b w:val="0"/>
          <w:bCs w:val="0"/>
          <w:sz w:val="14"/>
          <w:szCs w:val="14"/>
          <w:rtl w:val="0"/>
        </w:rPr>
        <w:t xml:space="preserve">          </w:t>
      </w:r>
      <w:r>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1080"/>
        <w:rPr/>
      </w:pPr>
      <w:bookmarkStart w:colFirst="0" w:colLast="0" w:name="_o89nlk1t8xd1" w:id="96"/>
      <w:bookmarkEnd w:id="96"/>
      <w:r>
        <w:rPr>
          <w:b w:val="0"/>
          <w:bCs w:val="0"/>
          <w:sz w:val="14"/>
          <w:szCs w:val="14"/>
          <w:rtl w:val="0"/>
        </w:rPr>
        <w:t xml:space="preserve">  </w:t>
      </w:r>
      <w:r>
        <w:rPr>
          <w:rtl w:val="0"/>
        </w:rPr>
        <w:t xml:space="preserve">3.5.1.</w:t>
      </w:r>
      <w:r>
        <w:rPr>
          <w:b w:val="0"/>
          <w:bCs w:val="0"/>
          <w:sz w:val="14"/>
          <w:szCs w:val="14"/>
          <w:rtl w:val="0"/>
        </w:rPr>
        <w:t xml:space="preserve">          </w:t>
      </w:r>
      <w:r>
        <w:rPr>
          <w:rtl w:val="0"/>
        </w:rPr>
        <w:t xml:space="preserve">Normal Behavior as Consistent Relationships</w:t>
      </w:r>
    </w:p>
    <w:p w:rsidR="00000000" w:rsidDel="00000000" w:rsidP="00000000" w:rsidRDefault="00000000" w:rsidRPr="00000000" w14:paraId="0000045B">
      <w:pPr>
        <w:spacing w:after="160" w:line="276" w:lineRule="auto"/>
        <w:rPr/>
      </w:pPr>
      <w:r>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276" w:lineRule="auto"/>
        <w:rPr/>
      </w:pPr>
      <w:r>
        <w:rPr>
          <w:rtl w:val="0"/>
        </w:rPr>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z1b6jn2o8g7z" w:id="97"/>
      <w:bookmarkEnd w:id="97"/>
      <w:r>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3135"/>
        <w:tblGridChange w:id="0">
          <w:tblGrid>
            <w:gridCol w:w="2985"/>
            <w:gridCol w:w="324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1080"/>
        <w:rPr/>
      </w:pPr>
      <w:bookmarkStart w:colFirst="0" w:colLast="0" w:name="_dtp2wegdv7oz" w:id="98"/>
      <w:bookmarkEnd w:id="98"/>
      <w:r>
        <w:rPr>
          <w:b w:val="0"/>
          <w:bCs w:val="0"/>
          <w:sz w:val="14"/>
          <w:szCs w:val="14"/>
          <w:rtl w:val="0"/>
        </w:rPr>
        <w:t xml:space="preserve">  </w:t>
      </w:r>
      <w:r>
        <w:rPr>
          <w:rtl w:val="0"/>
        </w:rPr>
        <w:t xml:space="preserve">3.5.2.</w:t>
      </w:r>
      <w:r>
        <w:rPr>
          <w:b w:val="0"/>
          <w:bCs w:val="0"/>
          <w:sz w:val="14"/>
          <w:szCs w:val="14"/>
          <w:rtl w:val="0"/>
        </w:rPr>
        <w:t xml:space="preserve">          </w:t>
      </w:r>
      <w:r>
        <w:rPr>
          <w:rtl w:val="0"/>
        </w:rPr>
        <w:t xml:space="preserve">Misbehavior as Broken Relationships</w:t>
      </w:r>
    </w:p>
    <w:p w:rsidR="00000000" w:rsidDel="00000000" w:rsidP="00000000" w:rsidRDefault="00000000" w:rsidRPr="00000000" w14:paraId="00000472">
      <w:pPr>
        <w:rPr/>
      </w:pPr>
      <w:r>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2340" w:hanging="1160"/>
        <w:rPr/>
      </w:pPr>
      <w:bookmarkStart w:colFirst="0" w:colLast="0" w:name="_pcusi2gz2oe3" w:id="99"/>
      <w:bookmarkEnd w:id="99"/>
      <w:r>
        <w:rPr>
          <w:b w:val="0"/>
          <w:bCs w:val="0"/>
          <w:sz w:val="14"/>
          <w:szCs w:val="14"/>
          <w:rtl w:val="0"/>
        </w:rPr>
        <w:t xml:space="preserve"> </w:t>
      </w:r>
      <w:r>
        <w:rPr>
          <w:rtl w:val="0"/>
        </w:rPr>
        <w:t xml:space="preserve">3.5.2.1.</w:t>
      </w:r>
      <w:r>
        <w:rPr>
          <w:b w:val="0"/>
          <w:bCs w:val="0"/>
          <w:sz w:val="14"/>
          <w:szCs w:val="14"/>
          <w:rtl w:val="0"/>
        </w:rPr>
        <w:t xml:space="preserve">          </w:t>
      </w:r>
      <w:r>
        <w:rPr>
          <w:rtl w:val="0"/>
        </w:rPr>
        <w:t xml:space="preserve">Blackhole: Broken Reception-Forwarding Relationship</w:t>
      </w:r>
    </w:p>
    <w:p w:rsidR="00000000" w:rsidDel="00000000" w:rsidP="00000000" w:rsidRDefault="00000000" w:rsidRPr="00000000" w14:paraId="00000475">
      <w:pPr>
        <w:rPr/>
      </w:pPr>
      <w:r>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reception → forwarding (causal link preserved)</w:t>
      </w:r>
    </w:p>
    <w:p w:rsidR="00000000" w:rsidDel="00000000" w:rsidP="00000000" w:rsidRDefault="00000000" w:rsidRPr="00000000" w14:paraId="00000477">
      <w:pPr>
        <w:ind w:left="1080" w:hanging="360"/>
        <w:rPr/>
      </w:pPr>
      <w:r>
        <w:rPr>
          <w:rtl w:val="0"/>
        </w:rPr>
        <w:t xml:space="preserve">●</w:t>
      </w:r>
      <w:r>
        <w:rPr>
          <w:sz w:val="14"/>
          <w:szCs w:val="14"/>
          <w:rtl w:val="0"/>
        </w:rPr>
        <w:t xml:space="preserve">       </w:t>
      </w:r>
      <w:r>
        <w:rPr>
          <w:b w:val="1"/>
          <w:bCs w:val="1"/>
          <w:rtl w:val="0"/>
        </w:rPr>
        <w:t xml:space="preserve">Blackhole</w:t>
      </w:r>
      <w:r>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Pr>
          <w:rtl w:val="0"/>
        </w:rPr>
        <w:t xml:space="preserve">This broken relationship manifests in multiple observable indicators:</w:t>
      </w:r>
    </w:p>
    <w:p w:rsidR="00000000" w:rsidDel="00000000" w:rsidP="00000000" w:rsidRDefault="00000000" w:rsidRPr="00000000" w14:paraId="00000479">
      <w:pPr>
        <w:ind w:left="1080" w:hanging="360"/>
        <w:rPr/>
      </w:pPr>
      <w:r>
        <w:rPr>
          <w:rtl w:val="0"/>
        </w:rPr>
        <w:t xml:space="preserve">●</w:t>
      </w:r>
      <w:r>
        <w:rPr>
          <w:sz w:val="14"/>
          <w:szCs w:val="14"/>
          <w:rtl w:val="0"/>
        </w:rPr>
        <w:t xml:space="preserve">       </w:t>
      </w:r>
      <w:r>
        <w:rPr>
          <w:rtl w:val="0"/>
        </w:rPr>
        <w:t xml:space="preserve">Forwarding ratio deviates from unity</w:t>
      </w:r>
    </w:p>
    <w:p w:rsidR="00000000" w:rsidDel="00000000" w:rsidP="00000000" w:rsidRDefault="00000000" w:rsidRPr="00000000" w14:paraId="0000047A">
      <w:pPr>
        <w:ind w:left="1080" w:hanging="360"/>
        <w:rPr/>
      </w:pPr>
      <w:r>
        <w:rPr>
          <w:rtl w:val="0"/>
        </w:rPr>
        <w:t xml:space="preserve">●</w:t>
      </w:r>
      <w:r>
        <w:rPr>
          <w:sz w:val="14"/>
          <w:szCs w:val="14"/>
          <w:rtl w:val="0"/>
        </w:rPr>
        <w:t xml:space="preserve">       </w:t>
      </w:r>
      <w:r>
        <w:rPr>
          <w:rtl w:val="0"/>
        </w:rPr>
        <w:t xml:space="preserve">Ingress/egress delta becomes positive</w:t>
      </w:r>
    </w:p>
    <w:p w:rsidR="00000000" w:rsidDel="00000000" w:rsidP="00000000" w:rsidRDefault="00000000" w:rsidRPr="00000000" w14:paraId="0000047B">
      <w:pPr>
        <w:ind w:left="1080" w:hanging="360"/>
        <w:rPr/>
      </w:pPr>
      <w:r>
        <w:rPr>
          <w:rtl w:val="0"/>
        </w:rPr>
        <w:t xml:space="preserve">●</w:t>
      </w:r>
      <w:r>
        <w:rPr>
          <w:sz w:val="14"/>
          <w:szCs w:val="14"/>
          <w:rtl w:val="0"/>
        </w:rPr>
        <w:t xml:space="preserve">       </w:t>
      </w:r>
      <w:r>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2340" w:hanging="1160"/>
        <w:rPr/>
      </w:pPr>
      <w:bookmarkStart w:colFirst="0" w:colLast="0" w:name="_jckyuy2l6s39" w:id="100"/>
      <w:bookmarkEnd w:id="100"/>
      <w:r>
        <w:rPr>
          <w:b w:val="0"/>
          <w:bCs w:val="0"/>
          <w:sz w:val="14"/>
          <w:szCs w:val="14"/>
          <w:rtl w:val="0"/>
        </w:rPr>
        <w:t xml:space="preserve"> </w:t>
      </w:r>
      <w:r>
        <w:rPr>
          <w:rtl w:val="0"/>
        </w:rPr>
        <w:t xml:space="preserve">3.5.2.2.</w:t>
      </w:r>
      <w:r>
        <w:rPr>
          <w:b w:val="0"/>
          <w:bCs w:val="0"/>
          <w:sz w:val="14"/>
          <w:szCs w:val="14"/>
          <w:rtl w:val="0"/>
        </w:rPr>
        <w:t xml:space="preserve">          </w:t>
      </w:r>
      <w:r>
        <w:rPr>
          <w:rtl w:val="0"/>
        </w:rPr>
        <w:t xml:space="preserve">Wormhole: Broken Physical-Logical Topology Relationship</w:t>
      </w:r>
    </w:p>
    <w:p w:rsidR="00000000" w:rsidDel="00000000" w:rsidP="00000000" w:rsidRDefault="00000000" w:rsidRPr="00000000" w14:paraId="0000047D">
      <w:pPr>
        <w:shd w:fill="ffffff" w:val="clear"/>
        <w:rPr/>
      </w:pPr>
      <w:r>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080" w:hanging="360"/>
        <w:rPr/>
      </w:pPr>
      <w:r>
        <w:rPr>
          <w:rtl w:val="0"/>
        </w:rPr>
        <w:t xml:space="preserve">●</w:t>
      </w:r>
      <w:r>
        <w:rPr>
          <w:sz w:val="14"/>
          <w:szCs w:val="14"/>
          <w:rtl w:val="0"/>
        </w:rPr>
        <w:t xml:space="preserve">       </w:t>
      </w:r>
      <w:r>
        <w:rPr>
          <w:b w:val="1"/>
          <w:bCs w:val="1"/>
          <w:rtl w:val="0"/>
        </w:rPr>
        <w:t xml:space="preserve">Normal</w:t>
      </w:r>
      <w:r>
        <w:rPr>
          <w:rFonts w:ascii="Cardo" w:cs="Cardo" w:eastAsia="Cardo" w:hAnsi="Cardo"/>
          <w:rtl w:val="0"/>
        </w:rPr>
        <w:t xml:space="preserve">: physical proximity → strong RSSI → parent selection</w:t>
      </w:r>
    </w:p>
    <w:p w:rsidR="00000000" w:rsidDel="00000000" w:rsidP="00000000" w:rsidRDefault="00000000" w:rsidRPr="00000000" w14:paraId="0000047F">
      <w:pPr>
        <w:ind w:left="1080" w:hanging="360"/>
        <w:rPr/>
      </w:pPr>
      <w:r>
        <w:rPr>
          <w:rtl w:val="0"/>
        </w:rPr>
        <w:t xml:space="preserve">●</w:t>
      </w:r>
      <w:r>
        <w:rPr>
          <w:sz w:val="14"/>
          <w:szCs w:val="14"/>
          <w:rtl w:val="0"/>
        </w:rPr>
        <w:t xml:space="preserve">       </w:t>
      </w:r>
      <w:r>
        <w:rPr>
          <w:b w:val="1"/>
          <w:bCs w:val="1"/>
          <w:rtl w:val="0"/>
        </w:rPr>
        <w:t xml:space="preserve">Wormhole</w:t>
      </w:r>
      <w:r>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Pr>
          <w:rtl w:val="0"/>
        </w:rPr>
        <w:t xml:space="preserve"> </w:t>
      </w:r>
    </w:p>
    <w:p w:rsidR="00000000" w:rsidDel="00000000" w:rsidP="00000000" w:rsidRDefault="00000000" w:rsidRPr="00000000" w14:paraId="00000481">
      <w:pPr>
        <w:rPr/>
      </w:pPr>
      <w:r>
        <w:rPr>
          <w:rtl w:val="0"/>
        </w:rPr>
        <w:t xml:space="preserve">This broken relationship manifests through:</w:t>
      </w:r>
    </w:p>
    <w:p w:rsidR="00000000" w:rsidDel="00000000" w:rsidP="00000000" w:rsidRDefault="00000000" w:rsidRPr="00000000" w14:paraId="00000482">
      <w:pPr>
        <w:ind w:left="1080" w:hanging="360"/>
        <w:rPr/>
      </w:pPr>
      <w:r>
        <w:rPr>
          <w:rtl w:val="0"/>
        </w:rPr>
        <w:t xml:space="preserve">●</w:t>
      </w:r>
      <w:r>
        <w:rPr>
          <w:sz w:val="14"/>
          <w:szCs w:val="14"/>
          <w:rtl w:val="0"/>
        </w:rPr>
        <w:t xml:space="preserve">       </w:t>
      </w:r>
      <w:r>
        <w:rPr>
          <w:rtl w:val="0"/>
        </w:rPr>
        <w:t xml:space="preserve">Violation of monotonic RSSI-hop correlation</w:t>
      </w:r>
    </w:p>
    <w:p w:rsidR="00000000" w:rsidDel="00000000" w:rsidP="00000000" w:rsidRDefault="00000000" w:rsidRPr="00000000" w14:paraId="00000483">
      <w:pPr>
        <w:ind w:left="1080" w:hanging="360"/>
        <w:rPr/>
      </w:pPr>
      <w:r>
        <w:rPr>
          <w:rtl w:val="0"/>
        </w:rPr>
        <w:t xml:space="preserve">●</w:t>
      </w:r>
      <w:r>
        <w:rPr>
          <w:sz w:val="14"/>
          <w:szCs w:val="14"/>
          <w:rtl w:val="0"/>
        </w:rPr>
        <w:t xml:space="preserve">       </w:t>
      </w:r>
      <w:r>
        <w:rPr>
          <w:rtl w:val="0"/>
        </w:rPr>
        <w:t xml:space="preserve">Physically impossible parent-child relationships</w:t>
      </w:r>
    </w:p>
    <w:p w:rsidR="00000000" w:rsidDel="00000000" w:rsidP="00000000" w:rsidRDefault="00000000" w:rsidRPr="00000000" w14:paraId="00000484">
      <w:pPr>
        <w:ind w:left="1080" w:hanging="360"/>
        <w:rPr/>
      </w:pPr>
      <w:r>
        <w:rPr>
          <w:rtl w:val="0"/>
        </w:rPr>
        <w:t xml:space="preserve">●</w:t>
      </w:r>
      <w:r>
        <w:rPr>
          <w:sz w:val="14"/>
          <w:szCs w:val="14"/>
          <w:rtl w:val="0"/>
        </w:rPr>
        <w:t xml:space="preserve">       </w:t>
      </w:r>
      <w:r>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1080"/>
        <w:rPr/>
      </w:pPr>
      <w:bookmarkStart w:colFirst="0" w:colLast="0" w:name="_eyil8dmr784r" w:id="101"/>
      <w:bookmarkEnd w:id="101"/>
      <w:r>
        <w:rPr>
          <w:b w:val="0"/>
          <w:bCs w:val="0"/>
          <w:sz w:val="14"/>
          <w:szCs w:val="14"/>
          <w:rtl w:val="0"/>
        </w:rPr>
        <w:t xml:space="preserve">  </w:t>
      </w:r>
      <w:r>
        <w:rPr>
          <w:rtl w:val="0"/>
        </w:rPr>
        <w:t xml:space="preserve">3.5.3.</w:t>
      </w:r>
      <w:r>
        <w:rPr>
          <w:b w:val="0"/>
          <w:bCs w:val="0"/>
          <w:sz w:val="14"/>
          <w:szCs w:val="14"/>
          <w:rtl w:val="0"/>
        </w:rPr>
        <w:t xml:space="preserve">          </w:t>
      </w:r>
      <w:r>
        <w:rPr>
          <w:rtl w:val="0"/>
        </w:rPr>
        <w:t xml:space="preserve">Experimental Emulation of Routing Manipulations</w:t>
      </w:r>
    </w:p>
    <w:p w:rsidR="00000000" w:rsidDel="00000000" w:rsidP="00000000" w:rsidRDefault="00000000" w:rsidRPr="00000000" w14:paraId="00000486">
      <w:pPr>
        <w:spacing w:after="160" w:line="276" w:lineRule="auto"/>
        <w:rPr/>
      </w:pPr>
      <w:r>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276" w:lineRule="auto"/>
        <w:rPr/>
      </w:pPr>
      <w:r>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276" w:lineRule="auto"/>
        <w:rPr/>
      </w:pPr>
      <w:r>
        <w:rPr>
          <w:rtl w:val="0"/>
        </w:rPr>
      </w:r>
    </w:p>
    <w:p w:rsidR="00000000" w:rsidDel="00000000" w:rsidP="00000000" w:rsidRDefault="00000000" w:rsidRPr="00000000" w14:paraId="00000489">
      <w:pPr>
        <w:numPr>
          <w:ilvl w:val="0"/>
          <w:numId w:val="12"/>
        </w:numPr>
        <w:ind w:left="720" w:hanging="360"/>
        <w:jc w:val="left"/>
      </w:pPr>
      <w:r>
        <w:rPr>
          <w:b w:val="1"/>
          <w:bCs w:val="1"/>
          <w:rtl w:val="0"/>
        </w:rPr>
        <w:t xml:space="preserve">Platform Constraints: </w:t>
      </w:r>
      <w:r>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2"/>
        </w:numPr>
        <w:ind w:left="720" w:hanging="360"/>
        <w:jc w:val="left"/>
      </w:pPr>
      <w:r>
        <w:rPr>
          <w:b w:val="1"/>
          <w:bCs w:val="1"/>
          <w:rtl w:val="0"/>
        </w:rPr>
        <w:t xml:space="preserve">Behavioral Focus:</w:t>
      </w:r>
      <w:r>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2"/>
        </w:numPr>
        <w:ind w:left="720" w:hanging="360"/>
        <w:jc w:val="left"/>
      </w:pPr>
      <w:r>
        <w:rPr>
          <w:b w:val="1"/>
          <w:bCs w:val="1"/>
          <w:rtl w:val="0"/>
        </w:rPr>
        <w:t xml:space="preserve">Controlled Activation:</w:t>
      </w:r>
      <w:r>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2"/>
        </w:numPr>
        <w:ind w:left="720" w:hanging="360"/>
        <w:jc w:val="left"/>
      </w:pPr>
      <w:r>
        <w:rPr>
          <w:b w:val="1"/>
          <w:bCs w:val="1"/>
          <w:rtl w:val="0"/>
        </w:rPr>
        <w:t xml:space="preserve">Ethical Considerations:</w:t>
      </w:r>
      <w:r>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Pr>
          <w:rtl w:val="0"/>
        </w:rPr>
      </w:r>
    </w:p>
    <w:p w:rsidR="00000000" w:rsidDel="00000000" w:rsidP="00000000" w:rsidRDefault="00000000" w:rsidRPr="00000000" w14:paraId="0000048E">
      <w:pPr>
        <w:spacing w:after="160" w:line="276" w:lineRule="auto"/>
        <w:rPr/>
      </w:pPr>
      <w:r>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Pr>
          <w:rtl w:val="0"/>
        </w:rPr>
      </w:r>
    </w:p>
    <w:p w:rsidR="00000000" w:rsidDel="00000000" w:rsidP="00000000" w:rsidRDefault="00000000" w:rsidRPr="00000000" w14:paraId="00000490">
      <w:pPr>
        <w:pStyle w:val="Heading3"/>
        <w:keepNext w:val="0"/>
        <w:keepLines w:val="0"/>
        <w:spacing w:after="120" w:before="200" w:lineRule="auto"/>
        <w:ind w:firstLine="1080"/>
        <w:rPr/>
      </w:pPr>
      <w:bookmarkStart w:colFirst="0" w:colLast="0" w:name="_9ppv2pb0zmvi" w:id="102"/>
      <w:bookmarkEnd w:id="102"/>
      <w:r>
        <w:rPr>
          <w:b w:val="0"/>
          <w:bCs w:val="0"/>
          <w:sz w:val="14"/>
          <w:szCs w:val="14"/>
          <w:rtl w:val="0"/>
        </w:rPr>
        <w:t xml:space="preserve">  </w:t>
      </w:r>
      <w:r>
        <w:rPr>
          <w:rtl w:val="0"/>
        </w:rPr>
        <w:t xml:space="preserve">3.5.4.</w:t>
      </w:r>
      <w:r>
        <w:rPr>
          <w:b w:val="0"/>
          <w:bCs w:val="0"/>
          <w:sz w:val="14"/>
          <w:szCs w:val="14"/>
          <w:rtl w:val="0"/>
        </w:rPr>
        <w:t xml:space="preserve">          </w:t>
      </w:r>
      <w:r>
        <w:rPr>
          <w:rtl w:val="0"/>
        </w:rPr>
        <w:t xml:space="preserve">Secondary Broken Relationships</w:t>
      </w:r>
    </w:p>
    <w:p w:rsidR="00000000" w:rsidDel="00000000" w:rsidP="00000000" w:rsidRDefault="00000000" w:rsidRPr="00000000" w14:paraId="00000491">
      <w:pPr>
        <w:rPr/>
      </w:pPr>
      <w:r>
        <w:rPr>
          <w:rtl w:val="0"/>
        </w:rPr>
        <w:t xml:space="preserve">Both attack types may induce secondary relationship disruptions:</w:t>
      </w:r>
    </w:p>
    <w:p w:rsidR="00000000" w:rsidDel="00000000" w:rsidP="00000000" w:rsidRDefault="00000000" w:rsidRPr="00000000" w14:paraId="00000492">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MAC-Network Layer Consistency:</w:t>
      </w:r>
      <w:r>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End-to-End Reliability Expectations:</w:t>
      </w:r>
      <w:r>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276" w:lineRule="auto"/>
        <w:ind w:left="1080" w:hanging="360"/>
        <w:rPr/>
      </w:pPr>
      <w:r>
        <w:rPr>
          <w:rtl w:val="0"/>
        </w:rPr>
        <w:t xml:space="preserve">•</w:t>
      </w:r>
      <w:r>
        <w:rPr>
          <w:sz w:val="14"/>
          <w:szCs w:val="14"/>
          <w:rtl w:val="0"/>
        </w:rPr>
        <w:t xml:space="preserve">        </w:t>
      </w:r>
      <w:r>
        <w:rPr>
          <w:b w:val="1"/>
          <w:bCs w:val="1"/>
          <w:rtl w:val="0"/>
        </w:rPr>
        <w:t xml:space="preserve">Topology Stability:</w:t>
      </w:r>
      <w:r>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Pr>
          <w:rtl w:val="0"/>
        </w:rPr>
      </w:r>
    </w:p>
    <w:p w:rsidR="00000000" w:rsidDel="00000000" w:rsidP="00000000" w:rsidRDefault="00000000" w:rsidRPr="00000000" w14:paraId="00000496">
      <w:pPr>
        <w:pStyle w:val="Heading3"/>
        <w:keepNext w:val="0"/>
        <w:keepLines w:val="0"/>
        <w:spacing w:before="200" w:lineRule="auto"/>
        <w:ind w:firstLine="1080"/>
        <w:rPr/>
      </w:pPr>
      <w:bookmarkStart w:colFirst="0" w:colLast="0" w:name="_hg2sdun06bll" w:id="103"/>
      <w:bookmarkEnd w:id="103"/>
      <w:r>
        <w:rPr>
          <w:b w:val="0"/>
          <w:bCs w:val="0"/>
          <w:sz w:val="14"/>
          <w:szCs w:val="14"/>
          <w:rtl w:val="0"/>
        </w:rPr>
        <w:t xml:space="preserve">  </w:t>
      </w:r>
      <w:r>
        <w:rPr>
          <w:rtl w:val="0"/>
        </w:rPr>
        <w:t xml:space="preserve">3.5.5.</w:t>
      </w:r>
      <w:r>
        <w:rPr>
          <w:b w:val="0"/>
          <w:bCs w:val="0"/>
          <w:sz w:val="14"/>
          <w:szCs w:val="14"/>
          <w:rtl w:val="0"/>
        </w:rPr>
        <w:t xml:space="preserve">          </w:t>
      </w:r>
      <w:r>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2340" w:hanging="1160"/>
        <w:rPr/>
      </w:pPr>
      <w:bookmarkStart w:colFirst="0" w:colLast="0" w:name="_atnx71qq54lo" w:id="104"/>
      <w:bookmarkEnd w:id="104"/>
      <w:r>
        <w:rPr>
          <w:b w:val="0"/>
          <w:bCs w:val="0"/>
          <w:sz w:val="14"/>
          <w:szCs w:val="14"/>
          <w:rtl w:val="0"/>
        </w:rPr>
        <w:t xml:space="preserve"> </w:t>
      </w:r>
      <w:r>
        <w:rPr>
          <w:rtl w:val="0"/>
        </w:rPr>
        <w:t xml:space="preserve">3.5.5.1.</w:t>
      </w:r>
      <w:r>
        <w:rPr>
          <w:b w:val="0"/>
          <w:bCs w:val="0"/>
          <w:sz w:val="14"/>
          <w:szCs w:val="14"/>
          <w:rtl w:val="0"/>
        </w:rPr>
        <w:t xml:space="preserve">          </w:t>
      </w:r>
      <w:r>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loecufep828" w:id="105"/>
      <w:bookmarkEnd w:id="105"/>
      <w:r>
        <w:rPr>
          <w:b w:val="1"/>
          <w:bCs w:val="1"/>
          <w:i w:val="0"/>
          <w:iCs w:val="0"/>
          <w:color w:val="000000"/>
          <w:sz w:val="18"/>
          <w:szCs w:val="18"/>
          <w:rtl w:val="0"/>
        </w:rPr>
        <w:t xml:space="preserve">Table 3.8 Theoretical Basis for Dataset Design Requirements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Pr>
                <w:b w:val="1"/>
                <w:bCs w:val="1"/>
                <w:rtl w:val="0"/>
              </w:rPr>
              <w:t xml:space="preserve">Requirement</w:t>
            </w:r>
          </w:p>
          <w:p w:rsidR="00000000" w:rsidDel="00000000" w:rsidP="00000000" w:rsidRDefault="00000000" w:rsidRPr="00000000" w14:paraId="0000049B">
            <w:pPr>
              <w:jc w:val="center"/>
              <w:rPr>
                <w:b w:val="1"/>
                <w:bCs w:val="1"/>
              </w:rPr>
            </w:pPr>
            <w:r>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Pr>
                <w:b w:val="1"/>
                <w:bCs w:val="1"/>
                <w:rtl w:val="0"/>
              </w:rPr>
              <w:t xml:space="preserve">Theoretical Basis</w:t>
            </w:r>
          </w:p>
          <w:p w:rsidR="00000000" w:rsidDel="00000000" w:rsidP="00000000" w:rsidRDefault="00000000" w:rsidRPr="00000000" w14:paraId="0000049D">
            <w:pPr>
              <w:jc w:val="center"/>
              <w:rPr>
                <w:b w:val="1"/>
                <w:bCs w:val="1"/>
              </w:rPr>
            </w:pPr>
            <w:r>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Pr>
                <w:rtl w:val="0"/>
              </w:rPr>
              <w:t xml:space="preserve">Cross-layer feature collection</w:t>
            </w:r>
          </w:p>
          <w:p w:rsidR="00000000" w:rsidDel="00000000" w:rsidP="00000000" w:rsidRDefault="00000000" w:rsidRPr="00000000" w14:paraId="0000049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Pr>
                <w:rtl w:val="0"/>
              </w:rPr>
              <w:t xml:space="preserve">Attacks affect multiple protocol layers simultaneously.</w:t>
            </w:r>
          </w:p>
          <w:p w:rsidR="00000000" w:rsidDel="00000000" w:rsidP="00000000" w:rsidRDefault="00000000" w:rsidRPr="00000000" w14:paraId="000004A1">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Pr>
                <w:rtl w:val="0"/>
              </w:rPr>
              <w:t xml:space="preserve">Hardware-based generation</w:t>
            </w:r>
          </w:p>
          <w:p w:rsidR="00000000" w:rsidDel="00000000" w:rsidP="00000000" w:rsidRDefault="00000000" w:rsidRPr="00000000" w14:paraId="000004A3">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Pr>
                <w:rtl w:val="0"/>
              </w:rPr>
              <w:t xml:space="preserve">Real RF dynamics and protocol timing cannot be simulated accurately.</w:t>
            </w:r>
          </w:p>
          <w:p w:rsidR="00000000" w:rsidDel="00000000" w:rsidP="00000000" w:rsidRDefault="00000000" w:rsidRPr="00000000" w14:paraId="000004A5">
            <w:pPr>
              <w:jc w:val="left"/>
              <w:rPr/>
            </w:pPr>
            <w:r>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Pr>
                <w:rtl w:val="0"/>
              </w:rPr>
              <w:t xml:space="preserve">Multiple topology configurations</w:t>
            </w:r>
          </w:p>
          <w:p w:rsidR="00000000" w:rsidDel="00000000" w:rsidP="00000000" w:rsidRDefault="00000000" w:rsidRPr="00000000" w14:paraId="000004A7">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Pr>
                <w:rtl w:val="0"/>
              </w:rPr>
              <w:t xml:space="preserve">Relationship consistency varies with network structure.</w:t>
            </w:r>
          </w:p>
          <w:p w:rsidR="00000000" w:rsidDel="00000000" w:rsidP="00000000" w:rsidRDefault="00000000" w:rsidRPr="00000000" w14:paraId="000004A9">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Pr>
                <w:rtl w:val="0"/>
              </w:rPr>
              <w:t xml:space="preserve">Controlled attack scenarios</w:t>
            </w:r>
          </w:p>
          <w:p w:rsidR="00000000" w:rsidDel="00000000" w:rsidP="00000000" w:rsidRDefault="00000000" w:rsidRPr="00000000" w14:paraId="000004AB">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Pr>
                <w:rtl w:val="0"/>
              </w:rPr>
              <w:t xml:space="preserve">Enables observation of specific relationship disruptions</w:t>
            </w:r>
          </w:p>
          <w:p w:rsidR="00000000" w:rsidDel="00000000" w:rsidP="00000000" w:rsidRDefault="00000000" w:rsidRPr="00000000" w14:paraId="000004AD">
            <w:pPr>
              <w:jc w:val="left"/>
              <w:rPr/>
            </w:pPr>
            <w:r>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Pr>
                <w:rtl w:val="0"/>
              </w:rPr>
              <w:t xml:space="preserve">Ground truth labeling</w:t>
            </w:r>
          </w:p>
          <w:p w:rsidR="00000000" w:rsidDel="00000000" w:rsidP="00000000" w:rsidRDefault="00000000" w:rsidRPr="00000000" w14:paraId="000004AF">
            <w:pPr>
              <w:jc w:val="center"/>
              <w:rPr/>
            </w:pPr>
            <w:r>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Pr>
                <w:rtl w:val="0"/>
              </w:rPr>
              <w:t xml:space="preserve">Essential for identifying which relationships break under which conditions</w:t>
            </w:r>
          </w:p>
          <w:p w:rsidR="00000000" w:rsidDel="00000000" w:rsidP="00000000" w:rsidRDefault="00000000" w:rsidRPr="00000000" w14:paraId="000004B1">
            <w:pPr>
              <w:jc w:val="left"/>
              <w:rPr/>
            </w:pPr>
            <w:r>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1080"/>
        <w:rPr/>
      </w:pPr>
      <w:bookmarkStart w:colFirst="0" w:colLast="0" w:name="_lmp2zes1c4zd" w:id="106"/>
      <w:bookmarkEnd w:id="106"/>
      <w:r>
        <w:rPr>
          <w:b w:val="0"/>
          <w:bCs w:val="0"/>
          <w:sz w:val="14"/>
          <w:szCs w:val="14"/>
          <w:rtl w:val="0"/>
        </w:rPr>
        <w:t xml:space="preserve">  </w:t>
      </w:r>
      <w:r>
        <w:rPr>
          <w:rtl w:val="0"/>
        </w:rPr>
        <w:t xml:space="preserve">3.5.6.</w:t>
      </w:r>
      <w:r>
        <w:rPr>
          <w:b w:val="0"/>
          <w:bCs w:val="0"/>
          <w:sz w:val="14"/>
          <w:szCs w:val="14"/>
          <w:rtl w:val="0"/>
        </w:rPr>
        <w:t xml:space="preserve">          </w:t>
      </w:r>
      <w:r>
        <w:rPr>
          <w:rtl w:val="0"/>
        </w:rPr>
        <w:t xml:space="preserve">Exploratory Behavioral Analysis and Pattern Discovery</w:t>
      </w:r>
    </w:p>
    <w:p w:rsidR="00000000" w:rsidDel="00000000" w:rsidP="00000000" w:rsidRDefault="00000000" w:rsidRPr="00000000" w14:paraId="000004B3">
      <w:pPr>
        <w:spacing w:after="160" w:line="276" w:lineRule="auto"/>
        <w:rPr/>
      </w:pPr>
      <w:r>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Pr>
          <w:rtl w:val="0"/>
        </w:rPr>
        <w:t xml:space="preserve">This approach is justified on several grounds:</w:t>
      </w:r>
    </w:p>
    <w:p w:rsidR="00000000" w:rsidDel="00000000" w:rsidP="00000000" w:rsidRDefault="00000000" w:rsidRPr="00000000" w14:paraId="000004B5">
      <w:pPr>
        <w:numPr>
          <w:ilvl w:val="0"/>
          <w:numId w:val="14"/>
        </w:numPr>
        <w:ind w:left="720" w:hanging="360"/>
        <w:jc w:val="left"/>
      </w:pPr>
      <w:r>
        <w:rPr>
          <w:b w:val="1"/>
          <w:bCs w:val="1"/>
          <w:rtl w:val="0"/>
        </w:rPr>
        <w:t xml:space="preserve">Unknown Behavioral Signatures:</w:t>
      </w:r>
      <w:r>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14"/>
        </w:numPr>
        <w:ind w:left="720" w:hanging="360"/>
        <w:jc w:val="left"/>
      </w:pPr>
      <w:r>
        <w:rPr>
          <w:b w:val="1"/>
          <w:bCs w:val="1"/>
          <w:rtl w:val="0"/>
        </w:rPr>
        <w:t xml:space="preserve">Natural Separability Hypothesis:</w:t>
      </w:r>
      <w:r>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14"/>
        </w:numPr>
        <w:ind w:left="720" w:hanging="360"/>
        <w:jc w:val="left"/>
      </w:pPr>
      <w:r>
        <w:rPr>
          <w:b w:val="1"/>
          <w:bCs w:val="1"/>
          <w:rtl w:val="0"/>
        </w:rPr>
        <w:t xml:space="preserve">Anomaly Discovery Orientation:</w:t>
      </w:r>
      <w:r>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14"/>
        </w:numPr>
        <w:ind w:left="720" w:hanging="360"/>
        <w:jc w:val="left"/>
      </w:pPr>
      <w:r>
        <w:rPr>
          <w:b w:val="1"/>
          <w:bCs w:val="1"/>
          <w:rtl w:val="0"/>
        </w:rPr>
        <w:t xml:space="preserve">Avoidance of Overfitting:</w:t>
      </w:r>
      <w:r>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14"/>
        </w:numPr>
        <w:ind w:left="720" w:hanging="360"/>
        <w:jc w:val="left"/>
      </w:pPr>
      <w:r>
        <w:rPr>
          <w:b w:val="1"/>
          <w:bCs w:val="1"/>
          <w:rtl w:val="0"/>
        </w:rPr>
        <w:t xml:space="preserve">Alignment with Research Objectives:</w:t>
      </w:r>
      <w:r>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14"/>
        </w:numPr>
        <w:ind w:left="720" w:hanging="360"/>
        <w:jc w:val="left"/>
      </w:pPr>
      <w:r>
        <w:rPr>
          <w:b w:val="1"/>
          <w:bCs w:val="1"/>
          <w:shd w:fill="a2c4c9" w:val="clear"/>
          <w:rtl w:val="0"/>
        </w:rPr>
        <w:t xml:space="preserve">Multivariate Nature of Anomalie</w:t>
      </w:r>
      <w:r>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1080"/>
        <w:rPr/>
      </w:pPr>
      <w:bookmarkStart w:colFirst="0" w:colLast="0" w:name="_xnrh6d4b0i7r" w:id="107"/>
      <w:bookmarkEnd w:id="107"/>
      <w:r>
        <w:rPr>
          <w:b w:val="0"/>
          <w:bCs w:val="0"/>
          <w:sz w:val="14"/>
          <w:szCs w:val="14"/>
          <w:rtl w:val="0"/>
        </w:rPr>
        <w:t xml:space="preserve">  </w:t>
      </w:r>
      <w:r>
        <w:rPr>
          <w:rtl w:val="0"/>
        </w:rPr>
        <w:t xml:space="preserve">3.5.7.</w:t>
      </w:r>
      <w:r>
        <w:rPr>
          <w:b w:val="0"/>
          <w:bCs w:val="0"/>
          <w:sz w:val="14"/>
          <w:szCs w:val="14"/>
          <w:rtl w:val="0"/>
        </w:rPr>
        <w:t xml:space="preserve">          </w:t>
      </w:r>
      <w:r>
        <w:rPr>
          <w:rtl w:val="0"/>
        </w:rPr>
        <w:t xml:space="preserve">Expected Contribution</w:t>
      </w:r>
    </w:p>
    <w:p w:rsidR="00000000" w:rsidDel="00000000" w:rsidP="00000000" w:rsidRDefault="00000000" w:rsidRPr="00000000" w14:paraId="000004BD">
      <w:pPr>
        <w:shd w:fill="ffffff" w:val="clear"/>
        <w:rPr/>
      </w:pPr>
      <w:r>
        <w:rPr>
          <w:rtl w:val="0"/>
        </w:rPr>
        <w:t xml:space="preserve">The dataset generated under this theoretical framework will enable:</w:t>
      </w:r>
    </w:p>
    <w:p w:rsidR="00000000" w:rsidDel="00000000" w:rsidP="00000000" w:rsidRDefault="00000000" w:rsidRPr="00000000" w14:paraId="000004BE">
      <w:pPr>
        <w:numPr>
          <w:ilvl w:val="0"/>
          <w:numId w:val="18"/>
        </w:numPr>
        <w:shd w:fill="ffffff" w:val="clear"/>
        <w:ind w:left="720" w:hanging="360"/>
        <w:jc w:val="left"/>
      </w:pPr>
      <w:r>
        <w:rPr>
          <w:b w:val="1"/>
          <w:bCs w:val="1"/>
          <w:rtl w:val="0"/>
        </w:rPr>
        <w:t xml:space="preserve">Empirical Validation:</w:t>
      </w:r>
      <w:r>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8"/>
        </w:numPr>
        <w:shd w:fill="ffffff" w:val="clear"/>
        <w:ind w:left="720" w:hanging="360"/>
        <w:jc w:val="left"/>
      </w:pPr>
      <w:r>
        <w:rPr>
          <w:b w:val="1"/>
          <w:bCs w:val="1"/>
          <w:rtl w:val="0"/>
        </w:rPr>
        <w:t xml:space="preserve">Pattern Discovery:</w:t>
      </w:r>
      <w:r>
        <w:rPr>
          <w:rtl w:val="0"/>
        </w:rPr>
        <w:t xml:space="preserve"> Identifying which metrics most consistently indicate specific types of misbehavior.</w:t>
      </w:r>
    </w:p>
    <w:p w:rsidR="00000000" w:rsidDel="00000000" w:rsidP="00000000" w:rsidRDefault="00000000" w:rsidRPr="00000000" w14:paraId="000004C0">
      <w:pPr>
        <w:numPr>
          <w:ilvl w:val="0"/>
          <w:numId w:val="18"/>
        </w:numPr>
        <w:shd w:fill="ffffff" w:val="clear"/>
        <w:ind w:left="720" w:hanging="360"/>
        <w:jc w:val="left"/>
      </w:pPr>
      <w:r>
        <w:rPr>
          <w:b w:val="1"/>
          <w:bCs w:val="1"/>
          <w:rtl w:val="0"/>
        </w:rPr>
        <w:t xml:space="preserve">Baseline Establishment:</w:t>
      </w:r>
      <w:r>
        <w:rPr>
          <w:rtl w:val="0"/>
        </w:rPr>
        <w:t xml:space="preserve"> Documenting normal relationship ranges across topologies for future comparison.</w:t>
      </w:r>
    </w:p>
    <w:p w:rsidR="00000000" w:rsidDel="00000000" w:rsidP="00000000" w:rsidRDefault="00000000" w:rsidRPr="00000000" w14:paraId="000004C1">
      <w:pPr>
        <w:numPr>
          <w:ilvl w:val="0"/>
          <w:numId w:val="18"/>
        </w:numPr>
        <w:shd w:fill="ffffff" w:val="clear"/>
        <w:ind w:left="720" w:hanging="360"/>
        <w:jc w:val="left"/>
      </w:pPr>
      <w:r>
        <w:rPr>
          <w:b w:val="1"/>
          <w:bCs w:val="1"/>
          <w:rtl w:val="0"/>
        </w:rPr>
        <w:t xml:space="preserve">Feature Prioritization:</w:t>
      </w:r>
      <w:r>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Pr>
          <w:rtl w:val="0"/>
        </w:rPr>
      </w:r>
    </w:p>
    <w:p w:rsidR="00000000" w:rsidDel="00000000" w:rsidP="00000000" w:rsidRDefault="00000000" w:rsidRPr="00000000" w14:paraId="000004C3">
      <w:pPr>
        <w:shd w:fill="ffffff" w:val="clear"/>
        <w:jc w:val="left"/>
        <w:rPr>
          <w:shd w:fill="4a86e8" w:val="clear"/>
        </w:rPr>
      </w:pPr>
      <w:r>
        <w:rPr>
          <w:rtl w:val="0"/>
        </w:rPr>
        <w:tab/>
        <w:tab/>
        <w:tab/>
        <w:tab/>
      </w:r>
      <w:r>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1080"/>
        <w:rPr/>
      </w:pPr>
      <w:bookmarkStart w:colFirst="0" w:colLast="0" w:name="_qe6s1t0oafz" w:id="108"/>
      <w:bookmarkEnd w:id="108"/>
      <w:r>
        <w:rPr>
          <w:b w:val="0"/>
          <w:bCs w:val="0"/>
          <w:sz w:val="14"/>
          <w:szCs w:val="14"/>
          <w:rtl w:val="0"/>
        </w:rPr>
        <w:t xml:space="preserve">  </w:t>
      </w:r>
      <w:r>
        <w:rPr>
          <w:rtl w:val="0"/>
        </w:rPr>
        <w:t xml:space="preserve">3.5.8.</w:t>
      </w:r>
      <w:r>
        <w:rPr>
          <w:b w:val="0"/>
          <w:bCs w:val="0"/>
          <w:sz w:val="14"/>
          <w:szCs w:val="14"/>
          <w:rtl w:val="0"/>
        </w:rPr>
        <w:t xml:space="preserve">          </w:t>
      </w:r>
      <w:r>
        <w:rPr>
          <w:rtl w:val="0"/>
        </w:rPr>
        <w:t xml:space="preserve">Framework Summary</w:t>
      </w:r>
    </w:p>
    <w:p w:rsidR="00000000" w:rsidDel="00000000" w:rsidP="00000000" w:rsidRDefault="00000000" w:rsidRPr="00000000" w14:paraId="000004C5">
      <w:pPr>
        <w:ind w:left="1080" w:hanging="360"/>
        <w:jc w:val="center"/>
        <w:rPr>
          <w:b w:val="1"/>
          <w:bCs w:val="1"/>
          <w:sz w:val="26"/>
          <w:szCs w:val="26"/>
        </w:rPr>
      </w:pPr>
      <w:r>
        <w:rPr>
          <w:b w:val="1"/>
          <w:bCs w:val="1"/>
          <w:sz w:val="26"/>
          <w:szCs w:val="26"/>
        </w:rPr>
        <w:drawing>
          <wp:inline distB="114300" distT="114300" distL="114300" distR="114300">
            <wp:extent cx="5181600" cy="6502400"/>
            <wp:effectExtent b="0" l="0" r="0" t="0"/>
            <wp:docPr id="31"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Pr>
          <w:rtl w:val="0"/>
        </w:rPr>
      </w:r>
    </w:p>
    <w:p w:rsidR="00000000" w:rsidDel="00000000" w:rsidP="00000000" w:rsidRDefault="00000000" w:rsidRPr="00000000" w14:paraId="000004C6">
      <w:pPr>
        <w:ind w:left="1080" w:hanging="360"/>
        <w:jc w:val="center"/>
        <w:rPr/>
      </w:pPr>
      <w:r>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1800" w:hanging="360"/>
        <w:jc w:val="center"/>
        <w:rPr>
          <w:b w:val="1"/>
          <w:bCs w:val="1"/>
          <w:i w:val="0"/>
          <w:iCs w:val="0"/>
          <w:color w:val="000000"/>
          <w:sz w:val="18"/>
          <w:szCs w:val="18"/>
        </w:rPr>
      </w:pPr>
      <w:bookmarkStart w:colFirst="0" w:colLast="0" w:name="_fvs83q1belma" w:id="109"/>
      <w:bookmarkEnd w:id="109"/>
      <w:r>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276" w:lineRule="auto"/>
        <w:rPr/>
      </w:pPr>
      <w:r>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276" w:lineRule="auto"/>
        <w:rPr/>
      </w:pPr>
      <w:r>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276" w:lineRule="auto"/>
        <w:rPr/>
      </w:pPr>
      <w:r>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rsidR="00000000" w:rsidDel="00000000" w:rsidP="00000000" w:rsidRDefault="00000000" w:rsidRPr="00000000" w14:paraId="000004CB">
      <w:pPr>
        <w:pStyle w:val="Heading1"/>
        <w:keepNext w:val="0"/>
        <w:keepLines w:val="0"/>
        <w:spacing w:after="120" w:before="480" w:lineRule="auto"/>
        <w:ind w:left="1440" w:hanging="720"/>
        <w:rPr/>
      </w:pPr>
      <w:bookmarkStart w:colFirst="0" w:colLast="0" w:name="_z85wrktwev33" w:id="110"/>
      <w:bookmarkEnd w:id="110"/>
      <w:r>
        <w:rPr>
          <w:b w:val="0"/>
          <w:bCs w:val="0"/>
          <w:sz w:val="14"/>
          <w:szCs w:val="14"/>
          <w:rtl w:val="0"/>
        </w:rPr>
        <w:t xml:space="preserve"> </w:t>
      </w:r>
      <w:r>
        <w:rPr>
          <w:rtl w:val="0"/>
        </w:rPr>
        <w:t xml:space="preserve">4.</w:t>
      </w:r>
      <w:r>
        <w:rPr>
          <w:b w:val="0"/>
          <w:bCs w:val="0"/>
          <w:sz w:val="14"/>
          <w:szCs w:val="14"/>
          <w:rtl w:val="0"/>
        </w:rPr>
        <w:t xml:space="preserve">          </w:t>
      </w:r>
      <w:r>
        <w:rPr>
          <w:rtl w:val="0"/>
        </w:rPr>
        <w:t xml:space="preserve">Research Design</w:t>
      </w:r>
    </w:p>
    <w:p w:rsidR="00000000" w:rsidDel="00000000" w:rsidP="00000000" w:rsidRDefault="00000000" w:rsidRPr="00000000" w14:paraId="000004CC">
      <w:pPr>
        <w:rPr/>
      </w:pPr>
      <w:r>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Pr>
          <w:rtl w:val="0"/>
        </w:rPr>
        <w:t xml:space="preserve"> </w:t>
      </w:r>
    </w:p>
    <w:p w:rsidR="00000000" w:rsidDel="00000000" w:rsidP="00000000" w:rsidRDefault="00000000" w:rsidRPr="00000000" w14:paraId="000004CE">
      <w:pPr>
        <w:rPr/>
      </w:pPr>
      <w:r>
        <w:rPr>
          <w:rtl w:val="0"/>
        </w:rPr>
        <w:t xml:space="preserve">The methodology is organized into three working stages:</w:t>
      </w:r>
    </w:p>
    <w:p w:rsidR="00000000" w:rsidDel="00000000" w:rsidP="00000000" w:rsidRDefault="00000000" w:rsidRPr="00000000" w14:paraId="000004CF">
      <w:pPr>
        <w:numPr>
          <w:ilvl w:val="0"/>
          <w:numId w:val="7"/>
        </w:numPr>
        <w:ind w:left="720" w:hanging="360"/>
        <w:jc w:val="left"/>
      </w:pPr>
      <w:r>
        <w:rPr>
          <w:rtl w:val="0"/>
        </w:rPr>
        <w:t xml:space="preserve">Mesh network configuration using ESP32 devices.</w:t>
      </w:r>
    </w:p>
    <w:p w:rsidR="00000000" w:rsidDel="00000000" w:rsidP="00000000" w:rsidRDefault="00000000" w:rsidRPr="00000000" w14:paraId="000004D0">
      <w:pPr>
        <w:numPr>
          <w:ilvl w:val="0"/>
          <w:numId w:val="7"/>
        </w:numPr>
        <w:ind w:left="720" w:hanging="360"/>
        <w:jc w:val="left"/>
      </w:pPr>
      <w:r>
        <w:rPr>
          <w:rtl w:val="0"/>
        </w:rPr>
        <w:t xml:space="preserve">Implementation of controlled network behaviors that resemble known routing anomalies.</w:t>
      </w:r>
    </w:p>
    <w:p w:rsidR="00000000" w:rsidDel="00000000" w:rsidP="00000000" w:rsidRDefault="00000000" w:rsidRPr="00000000" w14:paraId="000004D1">
      <w:pPr>
        <w:numPr>
          <w:ilvl w:val="0"/>
          <w:numId w:val="7"/>
        </w:numPr>
        <w:ind w:left="720" w:hanging="360"/>
        <w:jc w:val="left"/>
      </w:pPr>
      <w:r>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Pr>
          <w:rtl w:val="0"/>
        </w:rPr>
        <w:t xml:space="preserve"> </w:t>
      </w:r>
    </w:p>
    <w:p w:rsidR="00000000" w:rsidDel="00000000" w:rsidP="00000000" w:rsidRDefault="00000000" w:rsidRPr="00000000" w14:paraId="000004D3">
      <w:pPr>
        <w:rPr/>
      </w:pPr>
      <w:r>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Pr>
          <w:rtl w:val="0"/>
        </w:rPr>
      </w:r>
    </w:p>
    <w:p w:rsidR="00000000" w:rsidDel="00000000" w:rsidP="00000000" w:rsidRDefault="00000000" w:rsidRPr="00000000" w14:paraId="000004D5">
      <w:pPr>
        <w:pStyle w:val="Heading2"/>
        <w:keepNext w:val="0"/>
        <w:keepLines w:val="0"/>
        <w:ind w:left="1800" w:hanging="900"/>
        <w:rPr/>
      </w:pPr>
      <w:bookmarkStart w:colFirst="0" w:colLast="0" w:name="_cmlxo5ivo3me" w:id="111"/>
      <w:bookmarkEnd w:id="111"/>
      <w:r>
        <w:rPr>
          <w:b w:val="0"/>
          <w:bCs w:val="0"/>
          <w:sz w:val="14"/>
          <w:szCs w:val="14"/>
          <w:rtl w:val="0"/>
        </w:rPr>
        <w:t xml:space="preserve"> </w:t>
      </w:r>
      <w:r>
        <w:rPr>
          <w:rtl w:val="0"/>
        </w:rPr>
        <w:t xml:space="preserve">4.1.</w:t>
      </w:r>
      <w:r>
        <w:rPr>
          <w:b w:val="0"/>
          <w:bCs w:val="0"/>
          <w:sz w:val="14"/>
          <w:szCs w:val="14"/>
          <w:rtl w:val="0"/>
        </w:rPr>
        <w:t xml:space="preserve">          </w:t>
      </w:r>
      <w:r>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22" name="image36.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36.gif"/>
                    <pic:cNvPicPr preferRelativeResize="0"/>
                  </pic:nvPicPr>
                  <pic:blipFill>
                    <a:blip r:embed="rId9"/>
                    <a:srcRect b="0" l="0" r="0" t="0"/>
                    <a:stretch>
                      <a:fillRect/>
                    </a:stretch>
                  </pic:blipFill>
                  <pic:spPr>
                    <a:xfrm>
                      <a:off x="0" y="0"/>
                      <a:ext cx="5118100" cy="2387600"/>
                    </a:xfrm>
                    <a:prstGeom prst="rect"/>
                    <a:ln/>
                  </pic:spPr>
                </pic:pic>
              </a:graphicData>
            </a:graphic>
          </wp:inline>
        </w:drawing>
      </w:r>
      <w:r>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8nz8v3kocjv" w:id="112"/>
      <w:bookmarkEnd w:id="112"/>
      <w:r>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Pr>
          <w:rtl w:val="0"/>
        </w:rPr>
        <w:t xml:space="preserve">The architectural design in </w:t>
      </w:r>
      <w:r>
        <w:rPr>
          <w:i w:val="1"/>
          <w:iCs w:val="1"/>
          <w:rtl w:val="0"/>
        </w:rPr>
        <w:t xml:space="preserve">Figure 4.1</w:t>
      </w:r>
      <w:r>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Pr>
          <w:rtl w:val="0"/>
        </w:rPr>
      </w:r>
    </w:p>
    <w:p w:rsidR="00000000" w:rsidDel="00000000" w:rsidP="00000000" w:rsidRDefault="00000000" w:rsidRPr="00000000" w14:paraId="000004DA">
      <w:pPr>
        <w:rPr>
          <w:highlight w:val="yellow"/>
        </w:rPr>
      </w:pPr>
      <w:r>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val="1"/>
          <w:iCs w:val="1"/>
          <w:highlight w:val="yellow"/>
          <w:rtl w:val="0"/>
        </w:rPr>
        <w:t xml:space="preserve">Figure 4.1</w:t>
      </w:r>
      <w:r>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1800" w:hanging="900"/>
        <w:rPr/>
      </w:pPr>
      <w:bookmarkStart w:colFirst="0" w:colLast="0" w:name="_9ggd8t12rww4" w:id="113"/>
      <w:bookmarkEnd w:id="113"/>
      <w:r>
        <w:rPr>
          <w:b w:val="0"/>
          <w:bCs w:val="0"/>
          <w:sz w:val="14"/>
          <w:szCs w:val="14"/>
          <w:rtl w:val="0"/>
        </w:rPr>
        <w:t xml:space="preserve"> </w:t>
      </w:r>
      <w:r>
        <w:rPr>
          <w:rtl w:val="0"/>
        </w:rPr>
        <w:t xml:space="preserve">4.2.</w:t>
      </w:r>
      <w:r>
        <w:rPr>
          <w:b w:val="0"/>
          <w:bCs w:val="0"/>
          <w:sz w:val="14"/>
          <w:szCs w:val="14"/>
          <w:rtl w:val="0"/>
        </w:rPr>
        <w:t xml:space="preserve">         </w:t>
      </w:r>
      <w:r>
        <w:rPr>
          <w:rtl w:val="0"/>
        </w:rPr>
        <w:t xml:space="preserve">Experimental Topology and Controlled Behavior Framework</w:t>
      </w:r>
    </w:p>
    <w:p w:rsidR="00000000" w:rsidDel="00000000" w:rsidP="00000000" w:rsidRDefault="00000000" w:rsidRPr="00000000" w14:paraId="000004DF">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1080"/>
        <w:rPr/>
      </w:pPr>
      <w:bookmarkStart w:colFirst="0" w:colLast="0" w:name="_34qgbco8k8ln" w:id="114"/>
      <w:bookmarkEnd w:id="114"/>
      <w:r>
        <w:rPr>
          <w:b w:val="0"/>
          <w:bCs w:val="0"/>
          <w:sz w:val="14"/>
          <w:szCs w:val="14"/>
          <w:rtl w:val="0"/>
        </w:rPr>
        <w:t xml:space="preserve">  </w:t>
      </w:r>
      <w:r>
        <w:rPr>
          <w:rtl w:val="0"/>
        </w:rPr>
        <w:t xml:space="preserve">4.2.1.</w:t>
      </w:r>
      <w:r>
        <w:rPr>
          <w:b w:val="0"/>
          <w:bCs w:val="0"/>
          <w:sz w:val="14"/>
          <w:szCs w:val="14"/>
          <w:rtl w:val="0"/>
        </w:rPr>
        <w:t xml:space="preserve">          </w:t>
      </w:r>
      <w:r>
        <w:rPr>
          <w:rtl w:val="0"/>
        </w:rPr>
        <w:t xml:space="preserve">Attack Implementation: Wormhole and Blackhole Manipulations</w:t>
      </w:r>
    </w:p>
    <w:p w:rsidR="00000000" w:rsidDel="00000000" w:rsidP="00000000" w:rsidRDefault="00000000" w:rsidRPr="00000000" w14:paraId="000004E1">
      <w:pPr>
        <w:spacing w:after="240" w:lineRule="auto"/>
        <w:rPr/>
      </w:pPr>
      <w:r>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2340" w:hanging="1160"/>
        <w:rPr/>
      </w:pPr>
      <w:bookmarkStart w:colFirst="0" w:colLast="0" w:name="_qx8b8d4td3kn" w:id="115"/>
      <w:bookmarkEnd w:id="115"/>
      <w:r>
        <w:rPr>
          <w:b w:val="0"/>
          <w:bCs w:val="0"/>
          <w:sz w:val="14"/>
          <w:szCs w:val="14"/>
          <w:rtl w:val="0"/>
        </w:rPr>
        <w:t xml:space="preserve"> </w:t>
      </w:r>
      <w:r>
        <w:rPr>
          <w:rtl w:val="0"/>
        </w:rPr>
        <w:t xml:space="preserve">4.2.1.1.</w:t>
      </w:r>
      <w:r>
        <w:rPr>
          <w:b w:val="0"/>
          <w:bCs w:val="0"/>
          <w:sz w:val="14"/>
          <w:szCs w:val="14"/>
          <w:rtl w:val="0"/>
        </w:rPr>
        <w:t xml:space="preserve">          </w:t>
      </w:r>
      <w:r>
        <w:rPr>
          <w:rtl w:val="0"/>
        </w:rPr>
        <w:t xml:space="preserve">Common Experiment Control Infrastructure</w:t>
      </w:r>
    </w:p>
    <w:p w:rsidR="00000000" w:rsidDel="00000000" w:rsidP="00000000" w:rsidRDefault="00000000" w:rsidRPr="00000000" w14:paraId="000004E3">
      <w:pPr>
        <w:rPr/>
      </w:pPr>
      <w:r>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Pr>
          <w:rtl w:val="0"/>
        </w:rPr>
      </w:r>
    </w:p>
    <w:p w:rsidR="00000000" w:rsidDel="00000000" w:rsidP="00000000" w:rsidRDefault="00000000" w:rsidRPr="00000000" w14:paraId="000004E5">
      <w:pPr>
        <w:spacing w:before="200" w:lineRule="auto"/>
        <w:rPr>
          <w:b w:val="1"/>
          <w:bCs w:val="1"/>
        </w:rPr>
      </w:pPr>
      <w:r>
        <w:rPr>
          <w:b w:val="1"/>
          <w:bCs w:val="1"/>
          <w:rtl w:val="0"/>
        </w:rPr>
        <w:t xml:space="preserve">A. Phase Definition and Labeling</w:t>
      </w:r>
    </w:p>
    <w:p w:rsidR="00000000" w:rsidDel="00000000" w:rsidP="00000000" w:rsidRDefault="00000000" w:rsidRPr="00000000" w14:paraId="000004E6">
      <w:pPr>
        <w:rPr/>
      </w:pPr>
      <w:r>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080" w:hanging="360"/>
        <w:rPr/>
      </w:pPr>
      <w:r>
        <w:rPr>
          <w:rtl w:val="0"/>
        </w:rPr>
        <w:t xml:space="preserve">●</w:t>
      </w:r>
      <w:r>
        <w:rPr>
          <w:sz w:val="14"/>
          <w:szCs w:val="14"/>
          <w:rtl w:val="0"/>
        </w:rPr>
        <w:t xml:space="preserve">       </w:t>
      </w:r>
      <w:r>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080" w:hanging="360"/>
        <w:rPr/>
      </w:pPr>
      <w:r>
        <w:rPr>
          <w:rtl w:val="0"/>
        </w:rPr>
        <w:t xml:space="preserve">●</w:t>
      </w:r>
      <w:r>
        <w:rPr>
          <w:sz w:val="14"/>
          <w:szCs w:val="14"/>
          <w:rtl w:val="0"/>
        </w:rPr>
        <w:t xml:space="preserve">       </w:t>
      </w:r>
      <w:r>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080" w:hanging="360"/>
        <w:rPr/>
      </w:pPr>
      <w:r>
        <w:rPr>
          <w:rtl w:val="0"/>
        </w:rPr>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whly2mpmch9" w:id="116"/>
      <w:bookmarkEnd w:id="116"/>
      <w:r>
        <w:rPr>
          <w:b w:val="1"/>
          <w:bCs w:val="1"/>
          <w:i w:val="0"/>
          <w:iCs w:val="0"/>
          <w:color w:val="000000"/>
          <w:sz w:val="18"/>
          <w:szCs w:val="18"/>
          <w:rtl w:val="0"/>
        </w:rPr>
        <w:t xml:space="preserve">Table 4.1  Phase Definition and Labeling</w:t>
      </w:r>
    </w:p>
    <w:tbl>
      <w:tblPr>
        <w:tblStyle w:val="Table1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gridCol w:w="2235"/>
        <w:gridCol w:w="5940"/>
        <w:tblGridChange w:id="0">
          <w:tblGrid>
            <w:gridCol w:w="1320"/>
            <w:gridCol w:w="2130"/>
            <w:gridCol w:w="1440"/>
            <w:gridCol w:w="2235"/>
            <w:gridCol w:w="594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Pr>
                <w:rtl w:val="0"/>
              </w:rPr>
              <w:t xml:space="preserve">The mesh forms. The root announces PREPARE every 5 s, and the nodes log their rows without a label. These rows are excluded from the analysis.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Pr>
                <w:rtl w:val="0"/>
              </w:rPr>
              <w:t xml:space="preserve">Experiment end; logs ready for extraction</w:t>
            </w:r>
          </w:p>
        </w:tc>
      </w:tr>
    </w:tbl>
    <w:p w:rsidR="00000000" w:rsidDel="00000000" w:rsidP="00000000" w:rsidRDefault="00000000" w:rsidRPr="00000000" w14:paraId="0000050E">
      <w:pPr>
        <w:spacing w:line="420" w:lineRule="auto"/>
        <w:rPr/>
      </w:pPr>
      <w:r>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w:t>
      </w:r>
      <w:r>
        <w:rPr>
          <w:highlight w:val="green"/>
          <w:rtl w:val="0"/>
        </w:rPr>
        <w:t xml:space="preserve">table and until the pre-run gates pass and the operator types START (D-22). A failed pre-run check also locks START in the operator’s tool; an override needs a typed reason, is written to the run log and is reported by the verifier (D-24). In a benign stationary or highload run the attack window is skipped. A benign burst run keeps a window of attack length, so that its burst fires at the same offset as in the matched attack run.</w:t>
      </w:r>
    </w:p>
    <w:p w:rsidR="00000000" w:rsidDel="00000000" w:rsidP="00000000" w:rsidRDefault="00000000" w:rsidRPr="00000000" w14:paraId="0000050F">
      <w:pPr>
        <w:spacing w:before="240" w:line="420" w:lineRule="auto"/>
        <w:rPr>
          <w:b w:val="1"/>
          <w:bCs w:val="1"/>
        </w:rPr>
      </w:pPr>
      <w:r>
        <w:rPr>
          <w:b w:val="1"/>
          <w:bCs w:val="1"/>
          <w:rtl w:val="0"/>
        </w:rPr>
        <w:t xml:space="preserve">B. Root Phase Controller Implementation</w:t>
      </w:r>
    </w:p>
    <w:p w:rsidR="00000000" w:rsidDel="00000000" w:rsidP="00000000" w:rsidRDefault="00000000" w:rsidRPr="00000000" w14:paraId="00000510">
      <w:pPr>
        <w:rPr/>
      </w:pPr>
      <w:r>
        <w:rPr>
          <w:rtl w:val="0"/>
        </w:rPr>
        <w:t xml:space="preserve">As shown in </w:t>
      </w:r>
      <w:r>
        <w:rPr>
          <w:i w:val="1"/>
          <w:iCs w:val="1"/>
          <w:rtl w:val="0"/>
        </w:rPr>
        <w:t xml:space="preserve">Figure 4.2</w:t>
      </w:r>
      <w:r>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Pr>
          <w:rtl w:val="0"/>
        </w:rPr>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xi1eq2mojs1m" w:id="117"/>
      <w:bookmarkEnd w:id="117"/>
      <w:r>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Pr>
          <w:color w:val="0f1115"/>
          <w:sz w:val="18"/>
          <w:szCs w:val="18"/>
          <w:rtl w:val="0"/>
        </w:rPr>
        <w:tab/>
        <w:tab/>
        <w:t xml:space="preserve">/**</w:t>
      </w:r>
    </w:p>
    <w:p w:rsidR="00000000" w:rsidDel="00000000" w:rsidP="00000000" w:rsidRDefault="00000000" w:rsidRPr="00000000" w14:paraId="00000515">
      <w:pPr>
        <w:rPr>
          <w:color w:val="0f1115"/>
          <w:sz w:val="18"/>
          <w:szCs w:val="18"/>
        </w:rPr>
      </w:pPr>
      <w:r>
        <w:rPr>
          <w:color w:val="0f1115"/>
          <w:sz w:val="18"/>
          <w:szCs w:val="18"/>
          <w:rtl w:val="0"/>
        </w:rPr>
        <w:tab/>
        <w:t xml:space="preserve">* Controls the timeline of a single experimental run.</w:t>
      </w:r>
    </w:p>
    <w:p w:rsidR="00000000" w:rsidDel="00000000" w:rsidP="00000000" w:rsidRDefault="00000000" w:rsidRPr="00000000" w14:paraId="00000516">
      <w:pPr>
        <w:rPr>
          <w:color w:val="0f1115"/>
          <w:sz w:val="18"/>
          <w:szCs w:val="18"/>
        </w:rPr>
      </w:pPr>
      <w:r>
        <w:rPr>
          <w:color w:val="0f1115"/>
          <w:sz w:val="18"/>
          <w:szCs w:val="18"/>
          <w:rtl w:val="0"/>
        </w:rPr>
        <w:tab/>
        <w:t xml:space="preserve">*</w:t>
      </w:r>
    </w:p>
    <w:p w:rsidR="00000000" w:rsidDel="00000000" w:rsidP="00000000" w:rsidRDefault="00000000" w:rsidRPr="00000000" w14:paraId="00000517">
      <w:pPr>
        <w:rPr>
          <w:color w:val="0f1115"/>
          <w:sz w:val="18"/>
          <w:szCs w:val="18"/>
        </w:rPr>
      </w:pPr>
      <w:r>
        <w:rPr>
          <w:color w:val="0f1115"/>
          <w:sz w:val="18"/>
          <w:szCs w:val="18"/>
          <w:rtl w:val="0"/>
        </w:rPr>
        <w:tab/>
        <w:t xml:space="preserve">* Input:</w:t>
      </w:r>
    </w:p>
    <w:p w:rsidR="00000000" w:rsidDel="00000000" w:rsidP="00000000" w:rsidRDefault="00000000" w:rsidRPr="00000000" w14:paraId="00000518">
      <w:pPr>
        <w:rPr>
          <w:color w:val="0f1115"/>
          <w:sz w:val="18"/>
          <w:szCs w:val="18"/>
        </w:rPr>
      </w:pPr>
      <w:r>
        <w:rPr>
          <w:color w:val="0f1115"/>
          <w:sz w:val="18"/>
          <w:szCs w:val="18"/>
          <w:rtl w:val="0"/>
        </w:rPr>
        <w:tab/>
        <w:t xml:space="preserve">*   experiment_type: "none" (benign), "blackhole" or "wormhole"</w:t>
      </w:r>
    </w:p>
    <w:p w:rsidR="00000000" w:rsidDel="00000000" w:rsidP="00000000" w:rsidRDefault="00000000" w:rsidRPr="00000000" w14:paraId="00000519">
      <w:pPr>
        <w:rPr>
          <w:color w:val="0f1115"/>
          <w:sz w:val="18"/>
          <w:szCs w:val="18"/>
        </w:rPr>
      </w:pPr>
      <w:r>
        <w:rPr>
          <w:color w:val="0f1115"/>
          <w:sz w:val="18"/>
          <w:szCs w:val="18"/>
          <w:rtl w:val="0"/>
        </w:rPr>
        <w:tab/>
        <w:t xml:space="preserve">*</w:t>
      </w:r>
    </w:p>
    <w:p w:rsidR="00000000" w:rsidDel="00000000" w:rsidP="00000000" w:rsidRDefault="00000000" w:rsidRPr="00000000" w14:paraId="0000051A">
      <w:pPr>
        <w:rPr>
          <w:color w:val="0f1115"/>
          <w:sz w:val="18"/>
          <w:szCs w:val="18"/>
        </w:rPr>
      </w:pPr>
      <w:r>
        <w:rPr>
          <w:color w:val="0f1115"/>
          <w:sz w:val="18"/>
          <w:szCs w:val="18"/>
          <w:rtl w:val="0"/>
        </w:rPr>
        <w:tab/>
        <w:t xml:space="preserve">* Behavior:</w:t>
      </w:r>
    </w:p>
    <w:p w:rsidR="00000000" w:rsidDel="00000000" w:rsidP="00000000" w:rsidRDefault="00000000" w:rsidRPr="00000000" w14:paraId="0000051B">
      <w:pPr>
        <w:rPr>
          <w:color w:val="0f1115"/>
          <w:sz w:val="18"/>
          <w:szCs w:val="18"/>
        </w:rPr>
      </w:pPr>
      <w:r>
        <w:rPr>
          <w:color w:val="0f1115"/>
          <w:sz w:val="18"/>
          <w:szCs w:val="18"/>
          <w:rtl w:val="0"/>
        </w:rPr>
        <w:tab/>
        <w:t xml:space="preserve">*   - Announces PREPARE while the mesh forms and waits for every child</w:t>
      </w:r>
    </w:p>
    <w:p w:rsidR="00000000" w:rsidDel="00000000" w:rsidP="00000000" w:rsidRDefault="00000000" w:rsidRPr="00000000" w14:paraId="0000051C">
      <w:pPr>
        <w:rPr>
          <w:color w:val="0f1115"/>
          <w:sz w:val="18"/>
          <w:szCs w:val="18"/>
        </w:rPr>
      </w:pPr>
      <w:r>
        <w:rPr>
          <w:color w:val="0f1115"/>
          <w:sz w:val="18"/>
          <w:szCs w:val="18"/>
          <w:rtl w:val="0"/>
        </w:rPr>
        <w:tab/>
        <w:t xml:space="preserve">*   - Broadcasts each phase transition (repeatedly) to all mesh nodes</w:t>
      </w:r>
    </w:p>
    <w:p w:rsidR="00000000" w:rsidDel="00000000" w:rsidP="00000000" w:rsidRDefault="00000000" w:rsidRPr="00000000" w14:paraId="0000051D">
      <w:pPr>
        <w:rPr>
          <w:color w:val="0f1115"/>
          <w:sz w:val="18"/>
          <w:szCs w:val="18"/>
        </w:rPr>
      </w:pPr>
      <w:r>
        <w:rPr>
          <w:color w:val="0f1115"/>
          <w:sz w:val="18"/>
          <w:szCs w:val="18"/>
          <w:rtl w:val="0"/>
        </w:rPr>
        <w:tab/>
        <w:t xml:space="preserve">*   - Logs phase start/end events with timestamps</w:t>
      </w:r>
    </w:p>
    <w:p w:rsidR="00000000" w:rsidDel="00000000" w:rsidP="00000000" w:rsidRDefault="00000000" w:rsidRPr="00000000" w14:paraId="0000051E">
      <w:pPr>
        <w:rPr>
          <w:color w:val="0f1115"/>
          <w:sz w:val="18"/>
          <w:szCs w:val="18"/>
        </w:rPr>
      </w:pPr>
      <w:r>
        <w:rPr>
          <w:color w:val="0f1115"/>
          <w:sz w:val="18"/>
          <w:szCs w:val="18"/>
          <w:rtl w:val="0"/>
        </w:rPr>
        <w:tab/>
        <w:t xml:space="preserve">*   - Activates the manipulation through the phase broadcast</w:t>
      </w:r>
    </w:p>
    <w:p w:rsidR="00000000" w:rsidDel="00000000" w:rsidP="00000000" w:rsidRDefault="00000000" w:rsidRPr="00000000" w14:paraId="0000051F">
      <w:pPr>
        <w:rPr>
          <w:color w:val="0f1115"/>
          <w:sz w:val="18"/>
          <w:szCs w:val="18"/>
        </w:rPr>
      </w:pPr>
      <w:r>
        <w:rPr>
          <w:color w:val="0f1115"/>
          <w:sz w:val="18"/>
          <w:szCs w:val="18"/>
          <w:rtl w:val="0"/>
        </w:rPr>
        <w:tab/>
        <w:t xml:space="preserve">*/</w:t>
      </w:r>
    </w:p>
    <w:p w:rsidR="00000000" w:rsidDel="00000000" w:rsidP="00000000" w:rsidRDefault="00000000" w:rsidRPr="00000000" w14:paraId="00000522">
      <w:pPr>
        <w:rPr>
          <w:color w:val="0f1115"/>
          <w:sz w:val="18"/>
          <w:szCs w:val="18"/>
        </w:rPr>
      </w:pPr>
      <w:r>
        <w:rPr>
          <w:color w:val="0f1115"/>
          <w:sz w:val="18"/>
          <w:szCs w:val="18"/>
          <w:rtl w:val="0"/>
        </w:rPr>
        <w:t xml:space="preserve"> </w:t>
      </w:r>
    </w:p>
    <w:p w:rsidR="00000000" w:rsidDel="00000000" w:rsidP="00000000" w:rsidRDefault="00000000" w:rsidRPr="00000000" w14:paraId="00000523">
      <w:pPr>
        <w:rPr>
          <w:color w:val="0f1115"/>
          <w:sz w:val="18"/>
          <w:szCs w:val="18"/>
        </w:rPr>
      </w:pPr>
      <w:r>
        <w:rPr>
          <w:color w:val="0f1115"/>
          <w:sz w:val="18"/>
          <w:szCs w:val="18"/>
          <w:rtl w:val="0"/>
        </w:rPr>
        <w:tab/>
        <w:t xml:space="preserve">// Formation: 60 s, rows are logged unlabelled (255)</w:t>
      </w:r>
    </w:p>
    <w:p w:rsidR="00000000" w:rsidDel="00000000" w:rsidP="00000000" w:rsidRDefault="00000000" w:rsidRPr="00000000" w14:paraId="00000524">
      <w:pPr>
        <w:rPr>
          <w:color w:val="0f1115"/>
          <w:sz w:val="18"/>
          <w:szCs w:val="18"/>
        </w:rPr>
      </w:pPr>
      <w:r>
        <w:rPr>
          <w:color w:val="0f1115"/>
          <w:sz w:val="18"/>
          <w:szCs w:val="18"/>
          <w:rtl w:val="0"/>
        </w:rPr>
        <w:tab/>
        <w:t xml:space="preserve">for second = 0 to 59:</w:t>
      </w:r>
    </w:p>
    <w:p w:rsidR="00000000" w:rsidDel="00000000" w:rsidP="00000000" w:rsidRDefault="00000000" w:rsidRPr="00000000" w14:paraId="00000525">
      <w:pPr>
        <w:rPr>
          <w:color w:val="0f1115"/>
          <w:sz w:val="18"/>
          <w:szCs w:val="18"/>
        </w:rPr>
      </w:pPr>
      <w:r>
        <w:rPr>
          <w:color w:val="0f1115"/>
          <w:sz w:val="18"/>
          <w:szCs w:val="18"/>
          <w:rtl w:val="0"/>
        </w:rPr>
        <w:t xml:space="preserve">    </w:t>
        <w:tab/>
        <w:t xml:space="preserve">if second mod 5 == 0:</w:t>
      </w:r>
    </w:p>
    <w:p w:rsidR="00000000" w:rsidDel="00000000" w:rsidP="00000000" w:rsidRDefault="00000000" w:rsidRPr="00000000" w14:paraId="00000526">
      <w:pPr>
        <w:rPr>
          <w:color w:val="0f1115"/>
          <w:sz w:val="18"/>
          <w:szCs w:val="18"/>
        </w:rPr>
      </w:pPr>
      <w:r>
        <w:rPr>
          <w:color w:val="0f1115"/>
          <w:sz w:val="18"/>
          <w:szCs w:val="18"/>
          <w:rtl w:val="0"/>
        </w:rPr>
        <w:t xml:space="preserve">            broadcast_prepare()</w:t>
        <w:tab/>
        <w:t xml:space="preserve">// phase 254</w:t>
      </w:r>
    </w:p>
    <w:p w:rsidR="00000000" w:rsidDel="00000000" w:rsidP="00000000" w:rsidRDefault="00000000" w:rsidRPr="00000000" w14:paraId="00000527">
      <w:pPr>
        <w:rPr>
          <w:color w:val="0f1115"/>
          <w:sz w:val="18"/>
          <w:szCs w:val="18"/>
        </w:rPr>
      </w:pPr>
      <w:r>
        <w:rPr>
          <w:color w:val="0f1115"/>
          <w:sz w:val="18"/>
          <w:szCs w:val="18"/>
          <w:rtl w:val="0"/>
        </w:rPr>
        <w:t xml:space="preserve">        sleep_until_next_second()</w:t>
      </w:r>
    </w:p>
    <w:p w:rsidR="00000000" w:rsidDel="00000000" w:rsidP="00000000" w:rsidRDefault="00000000" w:rsidRPr="00000000" w14:paraId="00000528">
      <w:pPr>
        <w:rPr>
          <w:color w:val="0f1115"/>
          <w:sz w:val="18"/>
          <w:szCs w:val="18"/>
        </w:rPr>
      </w:pPr>
      <w:r>
        <w:rPr>
          <w:color w:val="0f1115"/>
          <w:sz w:val="18"/>
          <w:szCs w:val="18"/>
          <w:rtl w:val="0"/>
        </w:rPr>
        <w:t xml:space="preserve">    wait_until_all_children_in_routing_table()</w:t>
      </w:r>
    </w:p>
    <w:p w:rsidR="00000000" w:rsidDel="00000000" w:rsidP="00000000" w:rsidRDefault="00000000" w:rsidRPr="00000000" w14:paraId="00000529">
      <w:pPr>
        <w:rPr>
          <w:color w:val="0f1115"/>
          <w:sz w:val="18"/>
          <w:szCs w:val="18"/>
        </w:rPr>
      </w:pPr>
      <w:r>
        <w:rPr>
          <w:color w:val="0f1115"/>
          <w:sz w:val="18"/>
          <w:szCs w:val="18"/>
          <w:rtl w:val="0"/>
        </w:rPr>
        <w:t xml:space="preserve"> </w:t>
      </w:r>
    </w:p>
    <w:p w:rsidR="00000000" w:rsidDel="00000000" w:rsidP="00000000" w:rsidRDefault="00000000" w:rsidRPr="00000000" w14:paraId="0000052A">
      <w:pPr>
        <w:rPr>
          <w:color w:val="0f1115"/>
          <w:sz w:val="18"/>
          <w:szCs w:val="18"/>
        </w:rPr>
      </w:pPr>
      <w:r>
        <w:rPr>
          <w:color w:val="0f1115"/>
          <w:sz w:val="18"/>
          <w:szCs w:val="18"/>
          <w:rtl w:val="0"/>
        </w:rPr>
        <w:tab/>
        <w:t xml:space="preserve">// Phase 0: Baseline (5 minutes)</w:t>
      </w:r>
    </w:p>
    <w:p w:rsidR="00000000" w:rsidDel="00000000" w:rsidP="00000000" w:rsidRDefault="00000000" w:rsidRPr="00000000" w14:paraId="0000052B">
      <w:pPr>
        <w:rPr>
          <w:color w:val="0f1115"/>
          <w:sz w:val="18"/>
          <w:szCs w:val="18"/>
        </w:rPr>
      </w:pPr>
      <w:r>
        <w:rPr>
          <w:rFonts w:ascii="Cardo" w:cs="Cardo" w:eastAsia="Cardo" w:hAnsi="Cardo"/>
          <w:color w:val="0f1115"/>
          <w:sz w:val="18"/>
          <w:szCs w:val="18"/>
          <w:rtl w:val="0"/>
        </w:rPr>
        <w:tab/>
        <w:t xml:space="preserve">current_phase ← 0</w:t>
      </w:r>
    </w:p>
    <w:p w:rsidR="00000000" w:rsidDel="00000000" w:rsidP="00000000" w:rsidRDefault="00000000" w:rsidRPr="00000000" w14:paraId="0000052C">
      <w:pPr>
        <w:rPr>
          <w:color w:val="0f1115"/>
          <w:sz w:val="18"/>
          <w:szCs w:val="18"/>
        </w:rPr>
      </w:pPr>
      <w:r>
        <w:rPr>
          <w:color w:val="0f1115"/>
          <w:sz w:val="18"/>
          <w:szCs w:val="18"/>
          <w:rtl w:val="0"/>
        </w:rPr>
        <w:t xml:space="preserve">    broadcast_phase_repeated(current_phase, 5)   // 5 rounds</w:t>
      </w:r>
    </w:p>
    <w:p w:rsidR="00000000" w:rsidDel="00000000" w:rsidP="00000000" w:rsidRDefault="00000000" w:rsidRPr="00000000" w14:paraId="0000052D">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2E">
      <w:pPr>
        <w:rPr>
          <w:color w:val="0f1115"/>
          <w:sz w:val="18"/>
          <w:szCs w:val="18"/>
        </w:rPr>
      </w:pPr>
      <w:r>
        <w:rPr>
          <w:color w:val="0f1115"/>
          <w:sz w:val="18"/>
          <w:szCs w:val="18"/>
          <w:rtl w:val="0"/>
        </w:rPr>
        <w:tab/>
        <w:t xml:space="preserve">sleep(300)</w:t>
      </w:r>
    </w:p>
    <w:p w:rsidR="00000000" w:rsidDel="00000000" w:rsidP="00000000" w:rsidRDefault="00000000" w:rsidRPr="00000000" w14:paraId="0000052F">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0">
      <w:pPr>
        <w:rPr>
          <w:color w:val="0f1115"/>
          <w:sz w:val="18"/>
          <w:szCs w:val="18"/>
        </w:rPr>
      </w:pPr>
      <w:r>
        <w:rPr>
          <w:color w:val="0f1115"/>
          <w:sz w:val="18"/>
          <w:szCs w:val="18"/>
          <w:rtl w:val="0"/>
        </w:rPr>
        <w:t xml:space="preserve"> </w:t>
      </w:r>
    </w:p>
    <w:p w:rsidR="00000000" w:rsidDel="00000000" w:rsidP="00000000" w:rsidRDefault="00000000" w:rsidRPr="00000000" w14:paraId="00000531">
      <w:pPr>
        <w:rPr>
          <w:color w:val="0f1115"/>
          <w:sz w:val="18"/>
          <w:szCs w:val="18"/>
        </w:rPr>
      </w:pPr>
      <w:r>
        <w:rPr>
          <w:color w:val="0f1115"/>
          <w:sz w:val="18"/>
          <w:szCs w:val="18"/>
          <w:rtl w:val="0"/>
        </w:rPr>
        <w:tab/>
        <w:t xml:space="preserve">// Phase 1 or 2: Manipulation (3 minutes)</w:t>
      </w:r>
    </w:p>
    <w:p w:rsidR="00000000" w:rsidDel="00000000" w:rsidP="00000000" w:rsidRDefault="00000000" w:rsidRPr="00000000" w14:paraId="00000532">
      <w:pPr>
        <w:rPr>
          <w:color w:val="0f1115"/>
          <w:sz w:val="18"/>
          <w:szCs w:val="18"/>
        </w:rPr>
      </w:pPr>
      <w:r>
        <w:rPr>
          <w:color w:val="0f1115"/>
          <w:sz w:val="18"/>
          <w:szCs w:val="18"/>
          <w:rtl w:val="0"/>
        </w:rPr>
        <w:tab/>
        <w:t xml:space="preserve">if experiment_type == "blackhole":</w:t>
      </w:r>
    </w:p>
    <w:p w:rsidR="00000000" w:rsidDel="00000000" w:rsidP="00000000" w:rsidRDefault="00000000" w:rsidRPr="00000000" w14:paraId="00000533">
      <w:pPr>
        <w:rPr>
          <w:color w:val="0f1115"/>
          <w:sz w:val="18"/>
          <w:szCs w:val="18"/>
        </w:rPr>
      </w:pPr>
      <w:r>
        <w:rPr>
          <w:rFonts w:ascii="Cardo" w:cs="Cardo" w:eastAsia="Cardo" w:hAnsi="Cardo"/>
          <w:color w:val="0f1115"/>
          <w:sz w:val="18"/>
          <w:szCs w:val="18"/>
          <w:rtl w:val="0"/>
        </w:rPr>
        <w:t xml:space="preserve">    </w:t>
        <w:tab/>
        <w:t xml:space="preserve">current_phase ← 1</w:t>
      </w:r>
    </w:p>
    <w:p w:rsidR="00000000" w:rsidDel="00000000" w:rsidP="00000000" w:rsidRDefault="00000000" w:rsidRPr="00000000" w14:paraId="00000534">
      <w:pPr>
        <w:rPr>
          <w:color w:val="0f1115"/>
          <w:sz w:val="18"/>
          <w:szCs w:val="18"/>
        </w:rPr>
      </w:pPr>
      <w:r>
        <w:rPr>
          <w:color w:val="0f1115"/>
          <w:sz w:val="18"/>
          <w:szCs w:val="18"/>
          <w:rtl w:val="0"/>
        </w:rPr>
        <w:tab/>
        <w:t xml:space="preserve">else if experiment_type == "wormhole":</w:t>
      </w:r>
    </w:p>
    <w:p w:rsidR="00000000" w:rsidDel="00000000" w:rsidP="00000000" w:rsidRDefault="00000000" w:rsidRPr="00000000" w14:paraId="00000535">
      <w:pPr>
        <w:rPr>
          <w:color w:val="0f1115"/>
          <w:sz w:val="18"/>
          <w:szCs w:val="18"/>
        </w:rPr>
      </w:pPr>
      <w:r>
        <w:rPr>
          <w:rFonts w:ascii="Cardo" w:cs="Cardo" w:eastAsia="Cardo" w:hAnsi="Cardo"/>
          <w:color w:val="0f1115"/>
          <w:sz w:val="18"/>
          <w:szCs w:val="18"/>
          <w:rtl w:val="0"/>
        </w:rPr>
        <w:t xml:space="preserve">    </w:t>
        <w:tab/>
        <w:t xml:space="preserve">current_phase ← 2</w:t>
      </w:r>
    </w:p>
    <w:p w:rsidR="00000000" w:rsidDel="00000000" w:rsidP="00000000" w:rsidRDefault="00000000" w:rsidRPr="00000000" w14:paraId="00000536">
      <w:pPr>
        <w:rPr>
          <w:color w:val="0f1115"/>
          <w:sz w:val="18"/>
          <w:szCs w:val="18"/>
        </w:rPr>
      </w:pPr>
      <w:r>
        <w:rPr>
          <w:color w:val="0f1115"/>
          <w:sz w:val="18"/>
          <w:szCs w:val="18"/>
          <w:rtl w:val="0"/>
        </w:rPr>
        <w:tab/>
        <w:t xml:space="preserve">if experiment_type != "none":</w:t>
      </w:r>
    </w:p>
    <w:p w:rsidR="00000000" w:rsidDel="00000000" w:rsidP="00000000" w:rsidRDefault="00000000" w:rsidRPr="00000000" w14:paraId="00000537">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8">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39">
      <w:pPr>
        <w:rPr>
          <w:color w:val="0f1115"/>
          <w:sz w:val="18"/>
          <w:szCs w:val="18"/>
        </w:rPr>
      </w:pPr>
      <w:r>
        <w:rPr>
          <w:color w:val="0f1115"/>
          <w:sz w:val="18"/>
          <w:szCs w:val="18"/>
          <w:rtl w:val="0"/>
        </w:rPr>
        <w:t xml:space="preserve">    </w:t>
        <w:tab/>
        <w:t xml:space="preserve">sleep(180)</w:t>
      </w:r>
    </w:p>
    <w:p w:rsidR="00000000" w:rsidDel="00000000" w:rsidP="00000000" w:rsidRDefault="00000000" w:rsidRPr="00000000" w14:paraId="0000053A">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3B">
      <w:pPr>
        <w:rPr>
          <w:color w:val="0f1115"/>
          <w:sz w:val="18"/>
          <w:szCs w:val="18"/>
        </w:rPr>
      </w:pPr>
      <w:r>
        <w:rPr>
          <w:color w:val="0f1115"/>
          <w:sz w:val="18"/>
          <w:szCs w:val="18"/>
          <w:rtl w:val="0"/>
        </w:rPr>
        <w:t xml:space="preserve"> </w:t>
      </w:r>
    </w:p>
    <w:p w:rsidR="00000000" w:rsidDel="00000000" w:rsidP="00000000" w:rsidRDefault="00000000" w:rsidRPr="00000000" w14:paraId="0000053C">
      <w:pPr>
        <w:rPr>
          <w:color w:val="0f1115"/>
          <w:sz w:val="18"/>
          <w:szCs w:val="18"/>
        </w:rPr>
      </w:pPr>
      <w:r>
        <w:rPr>
          <w:color w:val="0f1115"/>
          <w:sz w:val="18"/>
          <w:szCs w:val="18"/>
          <w:rtl w:val="0"/>
        </w:rPr>
        <w:tab/>
        <w:t xml:space="preserve">// Phase 3: Cooldown (2 minutes)</w:t>
      </w:r>
    </w:p>
    <w:p w:rsidR="00000000" w:rsidDel="00000000" w:rsidP="00000000" w:rsidRDefault="00000000" w:rsidRPr="00000000" w14:paraId="0000053D">
      <w:pPr>
        <w:rPr>
          <w:color w:val="0f1115"/>
          <w:sz w:val="18"/>
          <w:szCs w:val="18"/>
        </w:rPr>
      </w:pPr>
      <w:r>
        <w:rPr>
          <w:rFonts w:ascii="Cardo" w:cs="Cardo" w:eastAsia="Cardo" w:hAnsi="Cardo"/>
          <w:color w:val="0f1115"/>
          <w:sz w:val="18"/>
          <w:szCs w:val="18"/>
          <w:rtl w:val="0"/>
        </w:rPr>
        <w:tab/>
        <w:t xml:space="preserve">current_phase ← 3</w:t>
      </w:r>
    </w:p>
    <w:p w:rsidR="00000000" w:rsidDel="00000000" w:rsidP="00000000" w:rsidRDefault="00000000" w:rsidRPr="00000000" w14:paraId="0000053E">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3F">
      <w:pPr>
        <w:rPr>
          <w:color w:val="0f1115"/>
          <w:sz w:val="18"/>
          <w:szCs w:val="18"/>
        </w:rPr>
      </w:pPr>
      <w:r>
        <w:rPr>
          <w:color w:val="0f1115"/>
          <w:sz w:val="18"/>
          <w:szCs w:val="18"/>
          <w:rtl w:val="0"/>
        </w:rPr>
        <w:t xml:space="preserve">    log_event("PHASE_START", current_phase, get_time())</w:t>
      </w:r>
    </w:p>
    <w:p w:rsidR="00000000" w:rsidDel="00000000" w:rsidP="00000000" w:rsidRDefault="00000000" w:rsidRPr="00000000" w14:paraId="00000540">
      <w:pPr>
        <w:rPr>
          <w:color w:val="0f1115"/>
          <w:sz w:val="18"/>
          <w:szCs w:val="18"/>
        </w:rPr>
      </w:pPr>
      <w:r>
        <w:rPr>
          <w:color w:val="0f1115"/>
          <w:sz w:val="18"/>
          <w:szCs w:val="18"/>
          <w:rtl w:val="0"/>
        </w:rPr>
        <w:tab/>
        <w:t xml:space="preserve">sleep(120)</w:t>
      </w:r>
    </w:p>
    <w:p w:rsidR="00000000" w:rsidDel="00000000" w:rsidP="00000000" w:rsidRDefault="00000000" w:rsidRPr="00000000" w14:paraId="00000541">
      <w:pPr>
        <w:rPr>
          <w:color w:val="0f1115"/>
          <w:sz w:val="18"/>
          <w:szCs w:val="18"/>
        </w:rPr>
      </w:pPr>
      <w:r>
        <w:rPr>
          <w:color w:val="0f1115"/>
          <w:sz w:val="18"/>
          <w:szCs w:val="18"/>
          <w:rtl w:val="0"/>
        </w:rPr>
        <w:t xml:space="preserve">    log_event("PHASE_END", current_phase, get_time())</w:t>
      </w:r>
    </w:p>
    <w:p w:rsidR="00000000" w:rsidDel="00000000" w:rsidP="00000000" w:rsidRDefault="00000000" w:rsidRPr="00000000" w14:paraId="00000542">
      <w:pPr>
        <w:rPr>
          <w:color w:val="0f1115"/>
          <w:sz w:val="18"/>
          <w:szCs w:val="18"/>
        </w:rPr>
      </w:pPr>
      <w:r>
        <w:rPr>
          <w:color w:val="0f1115"/>
          <w:sz w:val="18"/>
          <w:szCs w:val="18"/>
          <w:rtl w:val="0"/>
        </w:rPr>
        <w:t xml:space="preserve"> </w:t>
      </w:r>
    </w:p>
    <w:p w:rsidR="00000000" w:rsidDel="00000000" w:rsidP="00000000" w:rsidRDefault="00000000" w:rsidRPr="00000000" w14:paraId="00000543">
      <w:pPr>
        <w:rPr>
          <w:color w:val="0f1115"/>
          <w:sz w:val="18"/>
          <w:szCs w:val="18"/>
        </w:rPr>
      </w:pPr>
      <w:r>
        <w:rPr>
          <w:color w:val="0f1115"/>
          <w:sz w:val="18"/>
          <w:szCs w:val="18"/>
          <w:rtl w:val="0"/>
        </w:rPr>
        <w:tab/>
        <w:t xml:space="preserve">// Phase 4: Terminate, repeated for 60 s</w:t>
      </w:r>
    </w:p>
    <w:p w:rsidR="00000000" w:rsidDel="00000000" w:rsidP="00000000" w:rsidRDefault="00000000" w:rsidRPr="00000000" w14:paraId="00000544">
      <w:pPr>
        <w:rPr>
          <w:color w:val="0f1115"/>
          <w:sz w:val="18"/>
          <w:szCs w:val="18"/>
        </w:rPr>
      </w:pPr>
      <w:r>
        <w:rPr>
          <w:rFonts w:ascii="Cardo" w:cs="Cardo" w:eastAsia="Cardo" w:hAnsi="Cardo"/>
          <w:color w:val="0f1115"/>
          <w:sz w:val="18"/>
          <w:szCs w:val="18"/>
          <w:rtl w:val="0"/>
        </w:rPr>
        <w:tab/>
        <w:t xml:space="preserve">current_phase ← 4</w:t>
      </w:r>
    </w:p>
    <w:p w:rsidR="00000000" w:rsidDel="00000000" w:rsidP="00000000" w:rsidRDefault="00000000" w:rsidRPr="00000000" w14:paraId="00000545">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6">
      <w:pPr>
        <w:rPr>
          <w:color w:val="0f1115"/>
          <w:sz w:val="18"/>
          <w:szCs w:val="18"/>
        </w:rPr>
      </w:pPr>
      <w:r>
        <w:rPr>
          <w:color w:val="0f1115"/>
          <w:sz w:val="18"/>
          <w:szCs w:val="18"/>
          <w:rtl w:val="0"/>
        </w:rPr>
        <w:tab/>
        <w:t xml:space="preserve">for t = 5 to 60 step 5:</w:t>
      </w:r>
    </w:p>
    <w:p w:rsidR="00000000" w:rsidDel="00000000" w:rsidP="00000000" w:rsidRDefault="00000000" w:rsidRPr="00000000" w14:paraId="00000547">
      <w:pPr>
        <w:rPr>
          <w:color w:val="0f1115"/>
          <w:sz w:val="18"/>
          <w:szCs w:val="18"/>
        </w:rPr>
      </w:pPr>
      <w:r>
        <w:rPr>
          <w:color w:val="0f1115"/>
          <w:sz w:val="18"/>
          <w:szCs w:val="18"/>
          <w:rtl w:val="0"/>
        </w:rPr>
        <w:t xml:space="preserve">    </w:t>
        <w:tab/>
        <w:t xml:space="preserve">sleep(5)</w:t>
      </w:r>
    </w:p>
    <w:p w:rsidR="00000000" w:rsidDel="00000000" w:rsidP="00000000" w:rsidRDefault="00000000" w:rsidRPr="00000000" w14:paraId="00000548">
      <w:pPr>
        <w:rPr>
          <w:color w:val="0f1115"/>
          <w:sz w:val="18"/>
          <w:szCs w:val="18"/>
        </w:rPr>
      </w:pPr>
      <w:r>
        <w:rPr>
          <w:color w:val="0f1115"/>
          <w:sz w:val="18"/>
          <w:szCs w:val="18"/>
          <w:rtl w:val="0"/>
        </w:rPr>
        <w:t xml:space="preserve">        broadcast_phase_repeated(current_phase, 5)</w:t>
      </w:r>
    </w:p>
    <w:p w:rsidR="00000000" w:rsidDel="00000000" w:rsidP="00000000" w:rsidRDefault="00000000" w:rsidRPr="00000000" w14:paraId="00000549">
      <w:pPr>
        <w:rPr>
          <w:color w:val="0f1115"/>
          <w:sz w:val="18"/>
          <w:szCs w:val="18"/>
        </w:rPr>
      </w:pPr>
      <w:r>
        <w:rPr>
          <w:color w:val="0f1115"/>
          <w:sz w:val="18"/>
          <w:szCs w:val="18"/>
          <w:rtl w:val="0"/>
        </w:rPr>
        <w:t xml:space="preserve">    log_event("EXPERIMENT_END", current_phase, get_time())</w:t>
      </w:r>
    </w:p>
    <w:p w:rsidR="00000000" w:rsidDel="00000000" w:rsidP="00000000" w:rsidRDefault="00000000" w:rsidRPr="00000000" w14:paraId="0000054A">
      <w:pPr>
        <w:rPr>
          <w:color w:val="0f1115"/>
          <w:sz w:val="18"/>
          <w:szCs w:val="18"/>
        </w:rPr>
      </w:pPr>
      <w:r>
        <w:rPr>
          <w:color w:val="0f1115"/>
          <w:sz w:val="18"/>
          <w:szCs w:val="18"/>
          <w:rtl w:val="0"/>
        </w:rPr>
        <w:t xml:space="preserve">end procedure</w:t>
      </w:r>
    </w:p>
    <w:p w:rsidR="00000000" w:rsidDel="00000000" w:rsidP="00000000" w:rsidRDefault="00000000" w:rsidRPr="00000000" w14:paraId="0000054B">
      <w:pPr>
        <w:rPr>
          <w:color w:val="0f1115"/>
          <w:sz w:val="18"/>
          <w:szCs w:val="18"/>
        </w:rPr>
      </w:pPr>
      <w:r>
        <w:rPr>
          <w:color w:val="0f1115"/>
          <w:sz w:val="18"/>
          <w:szCs w:val="18"/>
          <w:rtl w:val="0"/>
        </w:rPr>
        <w:t xml:space="preserve"> </w:t>
      </w:r>
    </w:p>
    <w:p w:rsidR="00000000" w:rsidDel="00000000" w:rsidP="00000000" w:rsidRDefault="00000000" w:rsidRPr="00000000" w14:paraId="0000054C">
      <w:pPr>
        <w:rPr>
          <w:color w:val="0f1115"/>
          <w:sz w:val="18"/>
          <w:szCs w:val="18"/>
        </w:rPr>
      </w:pPr>
      <w:r>
        <w:rPr>
          <w:color w:val="0f1115"/>
          <w:sz w:val="18"/>
          <w:szCs w:val="18"/>
          <w:rtl w:val="0"/>
        </w:rPr>
        <w:t xml:space="preserve">procedure broadcast_phase_repeated(phase, rounds):</w:t>
      </w:r>
    </w:p>
    <w:p w:rsidR="00000000" w:rsidDel="00000000" w:rsidP="00000000" w:rsidRDefault="00000000" w:rsidRPr="00000000" w14:paraId="0000054D">
      <w:pPr>
        <w:rPr>
          <w:color w:val="0f1115"/>
          <w:sz w:val="18"/>
          <w:szCs w:val="18"/>
        </w:rPr>
      </w:pPr>
      <w:r>
        <w:rPr>
          <w:color w:val="0f1115"/>
          <w:sz w:val="18"/>
          <w:szCs w:val="18"/>
          <w:rtl w:val="0"/>
        </w:rPr>
        <w:tab/>
        <w:t xml:space="preserve">/**</w:t>
      </w:r>
    </w:p>
    <w:p w:rsidR="00000000" w:rsidDel="00000000" w:rsidP="00000000" w:rsidRDefault="00000000" w:rsidRPr="00000000" w14:paraId="0000054E">
      <w:pPr>
        <w:rPr>
          <w:color w:val="0f1115"/>
          <w:sz w:val="18"/>
          <w:szCs w:val="18"/>
        </w:rPr>
      </w:pPr>
      <w:r>
        <w:rPr>
          <w:color w:val="0f1115"/>
          <w:sz w:val="18"/>
          <w:szCs w:val="18"/>
          <w:rtl w:val="0"/>
        </w:rPr>
        <w:tab/>
        <w:t xml:space="preserve">* Sends the current phase to every node, several times.</w:t>
      </w:r>
    </w:p>
    <w:p w:rsidR="00000000" w:rsidDel="00000000" w:rsidP="00000000" w:rsidRDefault="00000000" w:rsidRPr="00000000" w14:paraId="0000054F">
      <w:pPr>
        <w:rPr>
          <w:color w:val="0f1115"/>
          <w:sz w:val="18"/>
          <w:szCs w:val="18"/>
        </w:rPr>
      </w:pPr>
      <w:r>
        <w:rPr>
          <w:color w:val="0f1115"/>
          <w:sz w:val="18"/>
          <w:szCs w:val="18"/>
          <w:rtl w:val="0"/>
        </w:rPr>
        <w:tab/>
        <w:t xml:space="preserve">* Message format: { magic, phase_id, seq_num, timestamp, session_id }.</w:t>
      </w:r>
    </w:p>
    <w:p w:rsidR="00000000" w:rsidDel="00000000" w:rsidP="00000000" w:rsidRDefault="00000000" w:rsidRPr="00000000" w14:paraId="00000550">
      <w:pPr>
        <w:rPr>
          <w:color w:val="0f1115"/>
          <w:sz w:val="18"/>
          <w:szCs w:val="18"/>
        </w:rPr>
      </w:pPr>
      <w:r>
        <w:rPr>
          <w:color w:val="0f1115"/>
          <w:sz w:val="18"/>
          <w:szCs w:val="18"/>
          <w:rtl w:val="0"/>
        </w:rPr>
        <w:tab/>
        <w:t xml:space="preserve">* All rounds of one call share the same seq_num.</w:t>
      </w:r>
    </w:p>
    <w:p w:rsidR="00000000" w:rsidDel="00000000" w:rsidP="00000000" w:rsidRDefault="00000000" w:rsidRPr="00000000" w14:paraId="00000551">
      <w:pPr>
        <w:rPr>
          <w:color w:val="0f1115"/>
          <w:sz w:val="18"/>
          <w:szCs w:val="18"/>
        </w:rPr>
      </w:pPr>
      <w:r>
        <w:rPr>
          <w:color w:val="0f1115"/>
          <w:sz w:val="18"/>
          <w:szCs w:val="18"/>
          <w:rtl w:val="0"/>
        </w:rPr>
        <w:tab/>
        <w:t xml:space="preserve">*/</w:t>
      </w:r>
    </w:p>
    <w:p w:rsidR="00000000" w:rsidDel="00000000" w:rsidP="00000000" w:rsidRDefault="00000000" w:rsidRPr="00000000" w14:paraId="00000552">
      <w:pPr>
        <w:rPr>
          <w:color w:val="0f1115"/>
          <w:sz w:val="18"/>
          <w:szCs w:val="18"/>
        </w:rPr>
      </w:pPr>
      <w:r>
        <w:rPr>
          <w:rFonts w:ascii="Cardo" w:cs="Cardo" w:eastAsia="Cardo" w:hAnsi="Cardo"/>
          <w:color w:val="0f1115"/>
          <w:sz w:val="18"/>
          <w:szCs w:val="18"/>
          <w:rtl w:val="0"/>
        </w:rPr>
        <w:tab/>
        <w:t xml:space="preserve">message ← pack(phase, next_seq(), get_time(), session_id)</w:t>
      </w:r>
    </w:p>
    <w:p w:rsidR="00000000" w:rsidDel="00000000" w:rsidP="00000000" w:rsidRDefault="00000000" w:rsidRPr="00000000" w14:paraId="00000553">
      <w:pPr>
        <w:rPr>
          <w:color w:val="0f1115"/>
          <w:sz w:val="18"/>
          <w:szCs w:val="18"/>
        </w:rPr>
      </w:pPr>
      <w:r>
        <w:rPr>
          <w:color w:val="0f1115"/>
          <w:sz w:val="18"/>
          <w:szCs w:val="18"/>
          <w:rtl w:val="0"/>
        </w:rPr>
        <w:tab/>
        <w:t xml:space="preserve">for i = 1 to rounds:</w:t>
      </w:r>
    </w:p>
    <w:p w:rsidR="00000000" w:rsidDel="00000000" w:rsidP="00000000" w:rsidRDefault="00000000" w:rsidRPr="00000000" w14:paraId="00000554">
      <w:pPr>
        <w:rPr>
          <w:color w:val="0f1115"/>
          <w:sz w:val="18"/>
          <w:szCs w:val="18"/>
        </w:rPr>
      </w:pPr>
      <w:r>
        <w:rPr>
          <w:color w:val="0f1115"/>
          <w:sz w:val="18"/>
          <w:szCs w:val="18"/>
          <w:rtl w:val="0"/>
        </w:rPr>
        <w:t xml:space="preserve">        esp_mesh_send(NULL, message, MESH_DATA_FROMDS)   </w:t>
        <w:tab/>
        <w:t xml:space="preserve">// copy for the root itself</w:t>
      </w:r>
    </w:p>
    <w:p w:rsidR="00000000" w:rsidDel="00000000" w:rsidP="00000000" w:rsidRDefault="00000000" w:rsidRPr="00000000" w14:paraId="00000555">
      <w:pPr>
        <w:rPr>
          <w:color w:val="0f1115"/>
          <w:sz w:val="18"/>
          <w:szCs w:val="18"/>
        </w:rPr>
      </w:pPr>
      <w:r>
        <w:rPr>
          <w:color w:val="0f1115"/>
          <w:sz w:val="18"/>
          <w:szCs w:val="18"/>
          <w:rtl w:val="0"/>
        </w:rPr>
        <w:t xml:space="preserve">    </w:t>
        <w:tab/>
        <w:t xml:space="preserve">for each node in esp_mesh_get_routing_table():</w:t>
      </w:r>
    </w:p>
    <w:p w:rsidR="00000000" w:rsidDel="00000000" w:rsidP="00000000" w:rsidRDefault="00000000" w:rsidRPr="00000000" w14:paraId="00000556">
      <w:pPr>
        <w:rPr>
          <w:color w:val="0f1115"/>
          <w:sz w:val="18"/>
          <w:szCs w:val="18"/>
        </w:rPr>
      </w:pPr>
      <w:r>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7">
      <w:pPr>
        <w:rPr>
          <w:color w:val="0f1115"/>
          <w:sz w:val="18"/>
          <w:szCs w:val="18"/>
        </w:rPr>
      </w:pPr>
      <w:r>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Pr>
          <w:color w:val="0f1115"/>
          <w:sz w:val="18"/>
          <w:szCs w:val="18"/>
          <w:rtl w:val="0"/>
        </w:rPr>
        <w:t xml:space="preserve">    </w:t>
        <w:tab/>
        <w:t xml:space="preserve">sleep(100)   // short delay between rounds</w:t>
      </w:r>
    </w:p>
    <w:p w:rsidR="00000000" w:rsidDel="00000000" w:rsidP="00000000" w:rsidRDefault="00000000" w:rsidRPr="00000000" w14:paraId="00000559">
      <w:pPr>
        <w:rPr>
          <w:color w:val="0f1115"/>
          <w:sz w:val="18"/>
          <w:szCs w:val="18"/>
        </w:rPr>
      </w:pPr>
      <w:r>
        <w:rPr>
          <w:color w:val="0f1115"/>
          <w:sz w:val="18"/>
          <w:szCs w:val="18"/>
          <w:rtl w:val="0"/>
        </w:rPr>
        <w:tab/>
        <w:t xml:space="preserve">end for</w:t>
      </w:r>
    </w:p>
    <w:p w:rsidR="00000000" w:rsidDel="00000000" w:rsidP="00000000" w:rsidRDefault="00000000" w:rsidRPr="00000000" w14:paraId="0000055A">
      <w:pPr>
        <w:rPr>
          <w:color w:val="0f1115"/>
          <w:sz w:val="18"/>
          <w:szCs w:val="18"/>
        </w:rPr>
      </w:pPr>
      <w:r>
        <w:rPr>
          <w:color w:val="0f1115"/>
          <w:sz w:val="18"/>
          <w:szCs w:val="18"/>
          <w:rtl w:val="0"/>
        </w:rPr>
        <w:t xml:space="preserve">end procedure</w:t>
      </w:r>
    </w:p>
    <w:p w:rsidR="00000000" w:rsidDel="00000000" w:rsidP="00000000" w:rsidRDefault="00000000" w:rsidRPr="00000000" w14:paraId="0000055B">
      <w:pPr>
        <w:rPr>
          <w:color w:val="0f1115"/>
          <w:sz w:val="18"/>
          <w:szCs w:val="18"/>
        </w:rPr>
      </w:pPr>
      <w:r>
        <w:rPr>
          <w:rtl w:val="0"/>
        </w:rPr>
      </w:r>
    </w:p>
    <w:p w:rsidR="00000000" w:rsidDel="00000000" w:rsidP="00000000" w:rsidRDefault="00000000" w:rsidRPr="00000000" w14:paraId="0000055C">
      <w:pPr>
        <w:spacing w:before="240" w:line="420" w:lineRule="auto"/>
        <w:rPr>
          <w:b w:val="1"/>
          <w:bCs w:val="1"/>
        </w:rPr>
      </w:pPr>
      <w:r>
        <w:rPr>
          <w:b w:val="1"/>
          <w:bCs w:val="1"/>
          <w:rtl w:val="0"/>
        </w:rPr>
        <w:t xml:space="preserve">C. Node-Side Phase Monitoring</w:t>
      </w:r>
    </w:p>
    <w:p w:rsidR="00000000" w:rsidDel="00000000" w:rsidP="00000000" w:rsidRDefault="00000000" w:rsidRPr="00000000" w14:paraId="0000055D">
      <w:pPr>
        <w:rPr/>
      </w:pPr>
      <w:r>
        <w:rPr>
          <w:rtl w:val="0"/>
        </w:rPr>
        <w:t xml:space="preserve">Every mesh node runs a background monitoring task that continuously listens for phase messages from the root node, as implemented in </w:t>
      </w:r>
      <w:r>
        <w:rPr>
          <w:i w:val="1"/>
          <w:iCs w:val="1"/>
          <w:rtl w:val="0"/>
        </w:rPr>
        <w:t xml:space="preserve">Figure 4.3</w:t>
      </w:r>
      <w:r>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E">
      <w:pPr>
        <w:rPr/>
      </w:pPr>
      <w:r>
        <w:rPr>
          <w:rtl w:val="0"/>
        </w:rPr>
        <w:t xml:space="preserve">.</w:t>
      </w:r>
    </w:p>
    <w:p w:rsidR="00000000" w:rsidDel="00000000" w:rsidP="00000000" w:rsidRDefault="00000000" w:rsidRPr="00000000" w14:paraId="0000055F">
      <w:pPr>
        <w:pStyle w:val="Heading6"/>
        <w:keepNext w:val="0"/>
        <w:keepLines w:val="0"/>
        <w:shd w:fill="ffffff" w:val="clear"/>
        <w:spacing w:after="0" w:before="200" w:line="420" w:lineRule="auto"/>
        <w:rPr>
          <w:b w:val="1"/>
          <w:bCs w:val="1"/>
          <w:i w:val="0"/>
          <w:iCs w:val="0"/>
          <w:color w:val="000000"/>
          <w:sz w:val="18"/>
          <w:szCs w:val="18"/>
        </w:rPr>
      </w:pPr>
      <w:bookmarkStart w:colFirst="0" w:colLast="0" w:name="_w046o5tp5jyt" w:id="118"/>
      <w:bookmarkEnd w:id="118"/>
      <w:r>
        <w:rPr>
          <w:b w:val="1"/>
          <w:bCs w:val="1"/>
          <w:i w:val="0"/>
          <w:iCs w:val="0"/>
          <w:color w:val="000000"/>
          <w:sz w:val="18"/>
          <w:szCs w:val="18"/>
          <w:rtl w:val="0"/>
        </w:rPr>
        <w:t xml:space="preserve">Figure 4.3: Node Phase Monitor</w:t>
      </w:r>
    </w:p>
    <w:p w:rsidR="00000000" w:rsidDel="00000000" w:rsidP="00000000" w:rsidRDefault="00000000" w:rsidRPr="00000000" w14:paraId="00000560">
      <w:pPr>
        <w:rPr>
          <w:color w:val="0f1115"/>
          <w:sz w:val="18"/>
          <w:szCs w:val="18"/>
        </w:rPr>
      </w:pPr>
      <w:r>
        <w:rPr>
          <w:color w:val="0f1115"/>
          <w:sz w:val="18"/>
          <w:szCs w:val="18"/>
          <w:rtl w:val="0"/>
        </w:rPr>
        <w:t xml:space="preserve">// Global state maintained by each node</w:t>
      </w:r>
    </w:p>
    <w:p w:rsidR="00000000" w:rsidDel="00000000" w:rsidP="00000000" w:rsidRDefault="00000000" w:rsidRPr="00000000" w14:paraId="00000561">
      <w:pPr>
        <w:rPr>
          <w:color w:val="0f1115"/>
          <w:sz w:val="18"/>
          <w:szCs w:val="18"/>
        </w:rPr>
      </w:pPr>
      <w:r>
        <w:rPr>
          <w:color w:val="0f1115"/>
          <w:sz w:val="18"/>
          <w:szCs w:val="18"/>
          <w:rtl w:val="0"/>
        </w:rPr>
        <w:t xml:space="preserve">int      current_phase_id   = 255 </w:t>
        <w:tab/>
        <w:t xml:space="preserve">// 255 = no phase heard yet</w:t>
      </w:r>
    </w:p>
    <w:p w:rsidR="00000000" w:rsidDel="00000000" w:rsidP="00000000" w:rsidRDefault="00000000" w:rsidRPr="00000000" w14:paraId="00000562">
      <w:pPr>
        <w:rPr>
          <w:color w:val="0f1115"/>
          <w:sz w:val="18"/>
          <w:szCs w:val="18"/>
        </w:rPr>
      </w:pPr>
      <w:r>
        <w:rPr>
          <w:color w:val="0f1115"/>
          <w:sz w:val="18"/>
          <w:szCs w:val="18"/>
          <w:rtl w:val="0"/>
        </w:rPr>
        <w:t xml:space="preserve">int      ground_truth_label = 255</w:t>
      </w:r>
    </w:p>
    <w:p w:rsidR="00000000" w:rsidDel="00000000" w:rsidP="00000000" w:rsidRDefault="00000000" w:rsidRPr="00000000" w14:paraId="00000563">
      <w:pPr>
        <w:rPr>
          <w:color w:val="0f1115"/>
          <w:sz w:val="18"/>
          <w:szCs w:val="18"/>
        </w:rPr>
      </w:pPr>
      <w:r>
        <w:rPr>
          <w:color w:val="0f1115"/>
          <w:sz w:val="18"/>
          <w:szCs w:val="18"/>
          <w:rtl w:val="0"/>
        </w:rPr>
        <w:t xml:space="preserve">uint32_t last_seq           = 0</w:t>
      </w:r>
    </w:p>
    <w:p w:rsidR="00000000" w:rsidDel="00000000" w:rsidP="00000000" w:rsidRDefault="00000000" w:rsidRPr="00000000" w14:paraId="00000564">
      <w:pPr>
        <w:rPr>
          <w:color w:val="0f1115"/>
          <w:sz w:val="18"/>
          <w:szCs w:val="18"/>
        </w:rPr>
      </w:pPr>
      <w:r>
        <w:rPr>
          <w:color w:val="0f1115"/>
          <w:sz w:val="18"/>
          <w:szCs w:val="18"/>
          <w:rtl w:val="0"/>
        </w:rPr>
        <w:t xml:space="preserve">uint32_t session_id         = 0</w:t>
      </w:r>
    </w:p>
    <w:p w:rsidR="00000000" w:rsidDel="00000000" w:rsidP="00000000" w:rsidRDefault="00000000" w:rsidRPr="00000000" w14:paraId="00000565">
      <w:pPr>
        <w:rPr>
          <w:color w:val="0f1115"/>
          <w:sz w:val="18"/>
          <w:szCs w:val="18"/>
        </w:rPr>
      </w:pPr>
      <w:r>
        <w:rPr>
          <w:color w:val="0f1115"/>
          <w:sz w:val="18"/>
          <w:szCs w:val="18"/>
          <w:rtl w:val="0"/>
        </w:rPr>
        <w:t xml:space="preserve">mutex</w:t>
        <w:tab/>
        <w:t xml:space="preserve">phase_mutex</w:t>
      </w:r>
    </w:p>
    <w:p w:rsidR="00000000" w:rsidDel="00000000" w:rsidP="00000000" w:rsidRDefault="00000000" w:rsidRPr="00000000" w14:paraId="00000566">
      <w:pPr>
        <w:rPr>
          <w:color w:val="0f1115"/>
          <w:sz w:val="18"/>
          <w:szCs w:val="18"/>
        </w:rPr>
      </w:pPr>
      <w:r>
        <w:rPr>
          <w:color w:val="0f1115"/>
          <w:sz w:val="18"/>
          <w:szCs w:val="18"/>
          <w:rtl w:val="0"/>
        </w:rPr>
        <w:t xml:space="preserve"> </w:t>
      </w:r>
    </w:p>
    <w:p w:rsidR="00000000" w:rsidDel="00000000" w:rsidP="00000000" w:rsidRDefault="00000000" w:rsidRPr="00000000" w14:paraId="00000567">
      <w:pPr>
        <w:rPr>
          <w:color w:val="0f1115"/>
          <w:sz w:val="18"/>
          <w:szCs w:val="18"/>
        </w:rPr>
      </w:pPr>
      <w:r>
        <w:rPr>
          <w:color w:val="0f1115"/>
          <w:sz w:val="18"/>
          <w:szCs w:val="18"/>
          <w:rtl w:val="0"/>
        </w:rPr>
        <w:t xml:space="preserve">procedure PHASE_MONITOR_TASK():</w:t>
      </w:r>
    </w:p>
    <w:p w:rsidR="00000000" w:rsidDel="00000000" w:rsidP="00000000" w:rsidRDefault="00000000" w:rsidRPr="00000000" w14:paraId="0000056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569">
      <w:pPr>
        <w:rPr>
          <w:color w:val="0f1115"/>
          <w:sz w:val="18"/>
          <w:szCs w:val="18"/>
        </w:rPr>
      </w:pPr>
      <w:r>
        <w:rPr>
          <w:rFonts w:ascii="Cardo" w:cs="Cardo" w:eastAsia="Cardo" w:hAnsi="Cardo"/>
          <w:color w:val="0f1115"/>
          <w:sz w:val="18"/>
          <w:szCs w:val="18"/>
          <w:rtl w:val="0"/>
        </w:rPr>
        <w:t xml:space="preserve">    </w:t>
        <w:tab/>
        <w:t xml:space="preserve">message ← esp_mesh_recv(portMAX_DELAY)</w:t>
      </w:r>
    </w:p>
    <w:p w:rsidR="00000000" w:rsidDel="00000000" w:rsidP="00000000" w:rsidRDefault="00000000" w:rsidRPr="00000000" w14:paraId="0000056A">
      <w:pPr>
        <w:rPr>
          <w:color w:val="0f1115"/>
          <w:sz w:val="18"/>
          <w:szCs w:val="18"/>
        </w:rPr>
      </w:pPr>
      <w:r>
        <w:rPr>
          <w:color w:val="0f1115"/>
          <w:sz w:val="18"/>
          <w:szCs w:val="18"/>
          <w:rtl w:val="0"/>
        </w:rPr>
        <w:t xml:space="preserve"> </w:t>
      </w:r>
    </w:p>
    <w:p w:rsidR="00000000" w:rsidDel="00000000" w:rsidP="00000000" w:rsidRDefault="00000000" w:rsidRPr="00000000" w14:paraId="0000056B">
      <w:pPr>
        <w:rPr>
          <w:color w:val="0f1115"/>
          <w:sz w:val="18"/>
          <w:szCs w:val="18"/>
        </w:rPr>
      </w:pPr>
      <w:r>
        <w:rPr>
          <w:color w:val="0f1115"/>
          <w:sz w:val="18"/>
          <w:szCs w:val="18"/>
          <w:rtl w:val="0"/>
        </w:rPr>
        <w:t xml:space="preserve">    </w:t>
        <w:tab/>
        <w:t xml:space="preserve">if is_phase_broadcast(message):</w:t>
      </w:r>
    </w:p>
    <w:p w:rsidR="00000000" w:rsidDel="00000000" w:rsidP="00000000" w:rsidRDefault="00000000" w:rsidRPr="00000000" w14:paraId="0000056C">
      <w:pPr>
        <w:rPr>
          <w:color w:val="0f1115"/>
          <w:sz w:val="18"/>
          <w:szCs w:val="18"/>
        </w:rPr>
      </w:pPr>
      <w:r>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D">
      <w:pPr>
        <w:rPr>
          <w:color w:val="0f1115"/>
          <w:sz w:val="18"/>
          <w:szCs w:val="18"/>
        </w:rPr>
      </w:pPr>
      <w:r>
        <w:rPr>
          <w:color w:val="0f1115"/>
          <w:sz w:val="18"/>
          <w:szCs w:val="18"/>
          <w:rtl w:val="0"/>
        </w:rPr>
        <w:t xml:space="preserve"> </w:t>
      </w:r>
    </w:p>
    <w:p w:rsidR="00000000" w:rsidDel="00000000" w:rsidP="00000000" w:rsidRDefault="00000000" w:rsidRPr="00000000" w14:paraId="0000056E">
      <w:pPr>
        <w:rPr>
          <w:color w:val="0f1115"/>
          <w:sz w:val="18"/>
          <w:szCs w:val="18"/>
        </w:rPr>
      </w:pPr>
      <w:r>
        <w:rPr>
          <w:color w:val="0f1115"/>
          <w:sz w:val="18"/>
          <w:szCs w:val="18"/>
          <w:rtl w:val="0"/>
        </w:rPr>
        <w:t xml:space="preserve">        </w:t>
        <w:tab/>
        <w:t xml:space="preserve">if session != session_id:       </w:t>
        <w:tab/>
        <w:t xml:space="preserve">// the root restarted: a new run</w:t>
      </w:r>
    </w:p>
    <w:p w:rsidR="00000000" w:rsidDel="00000000" w:rsidP="00000000" w:rsidRDefault="00000000" w:rsidRPr="00000000" w14:paraId="0000056F">
      <w:pPr>
        <w:rPr>
          <w:color w:val="0f1115"/>
          <w:sz w:val="18"/>
          <w:szCs w:val="18"/>
        </w:rPr>
      </w:pPr>
      <w:r>
        <w:rPr>
          <w:rFonts w:ascii="Cardo" w:cs="Cardo" w:eastAsia="Cardo" w:hAnsi="Cardo"/>
          <w:color w:val="0f1115"/>
          <w:sz w:val="18"/>
          <w:szCs w:val="18"/>
          <w:rtl w:val="0"/>
        </w:rPr>
        <w:t xml:space="preserve">            </w:t>
        <w:tab/>
        <w:t xml:space="preserve">session_id ← session</w:t>
      </w:r>
    </w:p>
    <w:p w:rsidR="00000000" w:rsidDel="00000000" w:rsidP="00000000" w:rsidRDefault="00000000" w:rsidRPr="00000000" w14:paraId="00000570">
      <w:pPr>
        <w:rPr>
          <w:color w:val="0f1115"/>
          <w:sz w:val="18"/>
          <w:szCs w:val="18"/>
        </w:rPr>
      </w:pPr>
      <w:r>
        <w:rPr>
          <w:rFonts w:ascii="Cardo" w:cs="Cardo" w:eastAsia="Cardo" w:hAnsi="Cardo"/>
          <w:color w:val="0f1115"/>
          <w:sz w:val="18"/>
          <w:szCs w:val="18"/>
          <w:rtl w:val="0"/>
        </w:rPr>
        <w:t xml:space="preserve">            </w:t>
        <w:tab/>
        <w:t xml:space="preserve">last_seq ← 0</w:t>
      </w:r>
    </w:p>
    <w:p w:rsidR="00000000" w:rsidDel="00000000" w:rsidP="00000000" w:rsidRDefault="00000000" w:rsidRPr="00000000" w14:paraId="00000571">
      <w:pPr>
        <w:rPr>
          <w:color w:val="0f1115"/>
          <w:sz w:val="18"/>
          <w:szCs w:val="18"/>
        </w:rPr>
      </w:pPr>
      <w:r>
        <w:rPr>
          <w:rFonts w:ascii="Cardo" w:cs="Cardo" w:eastAsia="Cardo" w:hAnsi="Cardo"/>
          <w:color w:val="0f1115"/>
          <w:sz w:val="18"/>
          <w:szCs w:val="18"/>
          <w:rtl w:val="0"/>
        </w:rPr>
        <w:t xml:space="preserve">                current_phase_id ← 255</w:t>
      </w:r>
    </w:p>
    <w:p w:rsidR="00000000" w:rsidDel="00000000" w:rsidP="00000000" w:rsidRDefault="00000000" w:rsidRPr="00000000" w14:paraId="00000572">
      <w:pPr>
        <w:rPr>
          <w:color w:val="0f1115"/>
          <w:sz w:val="18"/>
          <w:szCs w:val="18"/>
        </w:rPr>
      </w:pPr>
      <w:r>
        <w:rPr>
          <w:rFonts w:ascii="Cardo" w:cs="Cardo" w:eastAsia="Cardo" w:hAnsi="Cardo"/>
          <w:color w:val="0f1115"/>
          <w:sz w:val="18"/>
          <w:szCs w:val="18"/>
          <w:rtl w:val="0"/>
        </w:rPr>
        <w:t xml:space="preserve">                ground_truth_label ← 255</w:t>
      </w:r>
    </w:p>
    <w:p w:rsidR="00000000" w:rsidDel="00000000" w:rsidP="00000000" w:rsidRDefault="00000000" w:rsidRPr="00000000" w14:paraId="0000057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74">
      <w:pPr>
        <w:rPr>
          <w:color w:val="0f1115"/>
          <w:sz w:val="18"/>
          <w:szCs w:val="18"/>
        </w:rPr>
      </w:pPr>
      <w:r>
        <w:rPr>
          <w:color w:val="0f1115"/>
          <w:sz w:val="18"/>
          <w:szCs w:val="18"/>
          <w:rtl w:val="0"/>
        </w:rPr>
        <w:t xml:space="preserve"> </w:t>
      </w:r>
    </w:p>
    <w:p w:rsidR="00000000" w:rsidDel="00000000" w:rsidP="00000000" w:rsidRDefault="00000000" w:rsidRPr="00000000" w14:paraId="00000575">
      <w:pPr>
        <w:rPr>
          <w:color w:val="0f1115"/>
          <w:sz w:val="18"/>
          <w:szCs w:val="18"/>
        </w:rPr>
      </w:pPr>
      <w:r>
        <w:rPr>
          <w:color w:val="0f1115"/>
          <w:sz w:val="18"/>
          <w:szCs w:val="18"/>
          <w:rtl w:val="0"/>
        </w:rPr>
        <w:t xml:space="preserve">        </w:t>
        <w:tab/>
        <w:t xml:space="preserve">if seq &gt; last_seq:</w:t>
      </w:r>
    </w:p>
    <w:p w:rsidR="00000000" w:rsidDel="00000000" w:rsidP="00000000" w:rsidRDefault="00000000" w:rsidRPr="00000000" w14:paraId="00000576">
      <w:pPr>
        <w:rPr>
          <w:color w:val="0f1115"/>
          <w:sz w:val="18"/>
          <w:szCs w:val="18"/>
        </w:rPr>
      </w:pPr>
      <w:r>
        <w:rPr>
          <w:rFonts w:ascii="Cardo" w:cs="Cardo" w:eastAsia="Cardo" w:hAnsi="Cardo"/>
          <w:color w:val="0f1115"/>
          <w:sz w:val="18"/>
          <w:szCs w:val="18"/>
          <w:rtl w:val="0"/>
        </w:rPr>
        <w:t xml:space="preserve">            </w:t>
        <w:tab/>
        <w:t xml:space="preserve">last_seq ← seq</w:t>
      </w:r>
    </w:p>
    <w:p w:rsidR="00000000" w:rsidDel="00000000" w:rsidP="00000000" w:rsidRDefault="00000000" w:rsidRPr="00000000" w14:paraId="00000577">
      <w:pPr>
        <w:rPr>
          <w:color w:val="0f1115"/>
          <w:sz w:val="18"/>
          <w:szCs w:val="18"/>
        </w:rPr>
      </w:pPr>
      <w:r>
        <w:rPr>
          <w:color w:val="0f1115"/>
          <w:sz w:val="18"/>
          <w:szCs w:val="18"/>
          <w:rtl w:val="0"/>
        </w:rPr>
        <w:t xml:space="preserve"> </w:t>
      </w:r>
    </w:p>
    <w:p w:rsidR="00000000" w:rsidDel="00000000" w:rsidP="00000000" w:rsidRDefault="00000000" w:rsidRPr="00000000" w14:paraId="00000578">
      <w:pPr>
        <w:rPr>
          <w:color w:val="0f1115"/>
          <w:sz w:val="18"/>
          <w:szCs w:val="18"/>
        </w:rPr>
      </w:pPr>
      <w:r>
        <w:rPr>
          <w:color w:val="0f1115"/>
          <w:sz w:val="18"/>
          <w:szCs w:val="18"/>
          <w:rtl w:val="0"/>
        </w:rPr>
        <w:t xml:space="preserve">            </w:t>
        <w:tab/>
        <w:t xml:space="preserve">if received_phase == 254:   </w:t>
        <w:tab/>
        <w:t xml:space="preserve">// PREPARE: start logging, keep rows unlabelled</w:t>
      </w:r>
    </w:p>
    <w:p w:rsidR="00000000" w:rsidDel="00000000" w:rsidP="00000000" w:rsidRDefault="00000000" w:rsidRPr="00000000" w14:paraId="00000579">
      <w:pPr>
        <w:rPr>
          <w:color w:val="0f1115"/>
          <w:sz w:val="18"/>
          <w:szCs w:val="18"/>
        </w:rPr>
      </w:pPr>
      <w:r>
        <w:rPr>
          <w:color w:val="0f1115"/>
          <w:sz w:val="18"/>
          <w:szCs w:val="18"/>
          <w:rtl w:val="0"/>
        </w:rPr>
        <w:t xml:space="preserve">                    open_log()</w:t>
      </w:r>
    </w:p>
    <w:p w:rsidR="00000000" w:rsidDel="00000000" w:rsidP="00000000" w:rsidRDefault="00000000" w:rsidRPr="00000000" w14:paraId="0000057A">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7B">
      <w:pPr>
        <w:rPr>
          <w:color w:val="0f1115"/>
          <w:sz w:val="18"/>
          <w:szCs w:val="18"/>
        </w:rPr>
      </w:pPr>
      <w:r>
        <w:rPr>
          <w:color w:val="0f1115"/>
          <w:sz w:val="18"/>
          <w:szCs w:val="18"/>
          <w:rtl w:val="0"/>
        </w:rPr>
        <w:t xml:space="preserve">                    lock(phase_mutex)</w:t>
      </w:r>
    </w:p>
    <w:p w:rsidR="00000000" w:rsidDel="00000000" w:rsidP="00000000" w:rsidRDefault="00000000" w:rsidRPr="00000000" w14:paraId="0000057C">
      <w:pPr>
        <w:rPr>
          <w:color w:val="0f1115"/>
          <w:sz w:val="18"/>
          <w:szCs w:val="18"/>
        </w:rPr>
      </w:pPr>
      <w:r>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D">
      <w:pPr>
        <w:rPr>
          <w:color w:val="0f1115"/>
          <w:sz w:val="18"/>
          <w:szCs w:val="18"/>
        </w:rPr>
      </w:pPr>
      <w:r>
        <w:rPr>
          <w:color w:val="0f1115"/>
          <w:sz w:val="18"/>
          <w:szCs w:val="18"/>
          <w:rtl w:val="0"/>
        </w:rPr>
        <w:t xml:space="preserve"> </w:t>
      </w:r>
    </w:p>
    <w:p w:rsidR="00000000" w:rsidDel="00000000" w:rsidP="00000000" w:rsidRDefault="00000000" w:rsidRPr="00000000" w14:paraId="0000057E">
      <w:pPr>
        <w:rPr>
          <w:color w:val="0f1115"/>
          <w:sz w:val="18"/>
          <w:szCs w:val="18"/>
        </w:rPr>
      </w:pPr>
      <w:r>
        <w:rPr>
          <w:color w:val="0f1115"/>
          <w:sz w:val="18"/>
          <w:szCs w:val="18"/>
          <w:rtl w:val="0"/>
        </w:rPr>
        <w:t xml:space="preserve">                </w:t>
        <w:tab/>
        <w:t xml:space="preserve">// Map phase ID to ground-truth label</w:t>
      </w:r>
    </w:p>
    <w:p w:rsidR="00000000" w:rsidDel="00000000" w:rsidP="00000000" w:rsidRDefault="00000000" w:rsidRPr="00000000" w14:paraId="0000057F">
      <w:pPr>
        <w:rPr>
          <w:color w:val="0f1115"/>
          <w:sz w:val="18"/>
          <w:szCs w:val="18"/>
        </w:rPr>
      </w:pPr>
      <w:r>
        <w:rPr>
          <w:color w:val="0f1115"/>
          <w:sz w:val="18"/>
          <w:szCs w:val="18"/>
          <w:rtl w:val="0"/>
        </w:rPr>
        <w:t xml:space="preserve">                </w:t>
        <w:tab/>
        <w:t xml:space="preserve">if received_phase in {0, 3, 4}:</w:t>
      </w:r>
    </w:p>
    <w:p w:rsidR="00000000" w:rsidDel="00000000" w:rsidP="00000000" w:rsidRDefault="00000000" w:rsidRPr="00000000" w14:paraId="00000580">
      <w:pPr>
        <w:rPr>
          <w:color w:val="0f1115"/>
          <w:sz w:val="18"/>
          <w:szCs w:val="18"/>
        </w:rPr>
      </w:pPr>
      <w:r>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8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582">
      <w:pPr>
        <w:rPr>
          <w:color w:val="0f1115"/>
          <w:sz w:val="18"/>
          <w:szCs w:val="18"/>
        </w:rPr>
      </w:pPr>
      <w:r>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3">
      <w:pPr>
        <w:rPr>
          <w:color w:val="0f1115"/>
          <w:sz w:val="18"/>
          <w:szCs w:val="18"/>
        </w:rPr>
      </w:pPr>
      <w:r>
        <w:rPr>
          <w:color w:val="0f1115"/>
          <w:sz w:val="18"/>
          <w:szCs w:val="18"/>
          <w:rtl w:val="0"/>
        </w:rPr>
        <w:t xml:space="preserve">                    unlock(phase_mutex)</w:t>
      </w:r>
    </w:p>
    <w:p w:rsidR="00000000" w:rsidDel="00000000" w:rsidP="00000000" w:rsidRDefault="00000000" w:rsidRPr="00000000" w14:paraId="00000584">
      <w:pPr>
        <w:rPr>
          <w:color w:val="0f1115"/>
          <w:sz w:val="18"/>
          <w:szCs w:val="18"/>
        </w:rPr>
      </w:pPr>
      <w:r>
        <w:rPr>
          <w:color w:val="0f1115"/>
          <w:sz w:val="18"/>
          <w:szCs w:val="18"/>
          <w:rtl w:val="0"/>
        </w:rPr>
        <w:t xml:space="preserve"> </w:t>
      </w:r>
    </w:p>
    <w:p w:rsidR="00000000" w:rsidDel="00000000" w:rsidP="00000000" w:rsidRDefault="00000000" w:rsidRPr="00000000" w14:paraId="00000585">
      <w:pPr>
        <w:rPr>
          <w:color w:val="0f1115"/>
          <w:sz w:val="18"/>
          <w:szCs w:val="18"/>
        </w:rPr>
      </w:pPr>
      <w:r>
        <w:rPr>
          <w:color w:val="0f1115"/>
          <w:sz w:val="18"/>
          <w:szCs w:val="18"/>
          <w:rtl w:val="0"/>
        </w:rPr>
        <w:t xml:space="preserve">                    log_event("PHASE_UPDATE", received_phase, ground_truth_label, get_time())</w:t>
      </w:r>
    </w:p>
    <w:p w:rsidR="00000000" w:rsidDel="00000000" w:rsidP="00000000" w:rsidRDefault="00000000" w:rsidRPr="00000000" w14:paraId="00000586">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589">
      <w:pPr>
        <w:rPr>
          <w:color w:val="0f1115"/>
          <w:sz w:val="18"/>
          <w:szCs w:val="18"/>
        </w:rPr>
      </w:pPr>
      <w:r>
        <w:rPr>
          <w:color w:val="0f1115"/>
          <w:sz w:val="18"/>
          <w:szCs w:val="18"/>
          <w:rtl w:val="0"/>
        </w:rPr>
        <w:tab/>
        <w:t xml:space="preserve">end while</w:t>
      </w:r>
    </w:p>
    <w:p w:rsidR="00000000" w:rsidDel="00000000" w:rsidP="00000000" w:rsidRDefault="00000000" w:rsidRPr="00000000" w14:paraId="0000058A">
      <w:pPr>
        <w:rPr>
          <w:color w:val="0f1115"/>
          <w:sz w:val="18"/>
          <w:szCs w:val="18"/>
        </w:rPr>
      </w:pPr>
      <w:r>
        <w:rPr>
          <w:color w:val="0f1115"/>
          <w:sz w:val="18"/>
          <w:szCs w:val="18"/>
          <w:rtl w:val="0"/>
        </w:rPr>
        <w:t xml:space="preserve">end procedure</w:t>
      </w:r>
    </w:p>
    <w:p w:rsidR="00000000" w:rsidDel="00000000" w:rsidP="00000000" w:rsidRDefault="00000000" w:rsidRPr="00000000" w14:paraId="0000058B">
      <w:pPr>
        <w:rPr>
          <w:color w:val="0f1115"/>
          <w:sz w:val="18"/>
          <w:szCs w:val="18"/>
        </w:rPr>
      </w:pPr>
      <w:r>
        <w:rPr>
          <w:color w:val="0f1115"/>
          <w:sz w:val="18"/>
          <w:szCs w:val="18"/>
          <w:rtl w:val="0"/>
        </w:rPr>
        <w:t xml:space="preserve"> </w:t>
      </w:r>
    </w:p>
    <w:p w:rsidR="00000000" w:rsidDel="00000000" w:rsidP="00000000" w:rsidRDefault="00000000" w:rsidRPr="00000000" w14:paraId="0000058C">
      <w:pPr>
        <w:rPr>
          <w:color w:val="0f1115"/>
          <w:sz w:val="18"/>
          <w:szCs w:val="18"/>
        </w:rPr>
      </w:pPr>
      <w:r>
        <w:rPr>
          <w:color w:val="0f1115"/>
          <w:sz w:val="18"/>
          <w:szCs w:val="18"/>
          <w:rtl w:val="0"/>
        </w:rPr>
        <w:t xml:space="preserve">function get_current_label():</w:t>
      </w:r>
    </w:p>
    <w:p w:rsidR="00000000" w:rsidDel="00000000" w:rsidP="00000000" w:rsidRDefault="00000000" w:rsidRPr="00000000" w14:paraId="0000058D">
      <w:pPr>
        <w:rPr>
          <w:color w:val="0f1115"/>
          <w:sz w:val="18"/>
          <w:szCs w:val="18"/>
        </w:rPr>
      </w:pPr>
      <w:r>
        <w:rPr>
          <w:color w:val="0f1115"/>
          <w:sz w:val="18"/>
          <w:szCs w:val="18"/>
          <w:rtl w:val="0"/>
        </w:rPr>
        <w:tab/>
        <w:t xml:space="preserve">lock(phase_mutex)</w:t>
      </w:r>
    </w:p>
    <w:p w:rsidR="00000000" w:rsidDel="00000000" w:rsidP="00000000" w:rsidRDefault="00000000" w:rsidRPr="00000000" w14:paraId="0000058E">
      <w:pPr>
        <w:rPr>
          <w:color w:val="0f1115"/>
          <w:sz w:val="18"/>
          <w:szCs w:val="18"/>
        </w:rPr>
      </w:pPr>
      <w:r>
        <w:rPr>
          <w:rFonts w:ascii="Cardo" w:cs="Cardo" w:eastAsia="Cardo" w:hAnsi="Cardo"/>
          <w:color w:val="0f1115"/>
          <w:sz w:val="18"/>
          <w:szCs w:val="18"/>
          <w:rtl w:val="0"/>
        </w:rPr>
        <w:tab/>
        <w:t xml:space="preserve">label ← ground_truth_label</w:t>
      </w:r>
    </w:p>
    <w:p w:rsidR="00000000" w:rsidDel="00000000" w:rsidP="00000000" w:rsidRDefault="00000000" w:rsidRPr="00000000" w14:paraId="0000058F">
      <w:pPr>
        <w:rPr>
          <w:color w:val="0f1115"/>
          <w:sz w:val="18"/>
          <w:szCs w:val="18"/>
        </w:rPr>
      </w:pPr>
      <w:r>
        <w:rPr>
          <w:color w:val="0f1115"/>
          <w:sz w:val="18"/>
          <w:szCs w:val="18"/>
          <w:rtl w:val="0"/>
        </w:rPr>
        <w:tab/>
        <w:t xml:space="preserve">unlock(phase_mutex)</w:t>
      </w:r>
    </w:p>
    <w:p w:rsidR="00000000" w:rsidDel="00000000" w:rsidP="00000000" w:rsidRDefault="00000000" w:rsidRPr="00000000" w14:paraId="00000590">
      <w:pPr>
        <w:rPr>
          <w:color w:val="0f1115"/>
          <w:sz w:val="18"/>
          <w:szCs w:val="18"/>
        </w:rPr>
      </w:pPr>
      <w:r>
        <w:rPr>
          <w:color w:val="0f1115"/>
          <w:sz w:val="18"/>
          <w:szCs w:val="18"/>
          <w:rtl w:val="0"/>
        </w:rPr>
        <w:tab/>
        <w:t xml:space="preserve">return label</w:t>
      </w:r>
    </w:p>
    <w:p w:rsidR="00000000" w:rsidDel="00000000" w:rsidP="00000000" w:rsidRDefault="00000000" w:rsidRPr="00000000" w14:paraId="00000591">
      <w:pPr>
        <w:rPr>
          <w:color w:val="0f1115"/>
          <w:sz w:val="18"/>
          <w:szCs w:val="18"/>
        </w:rPr>
      </w:pPr>
      <w:r>
        <w:rPr>
          <w:color w:val="0f1115"/>
          <w:sz w:val="18"/>
          <w:szCs w:val="18"/>
          <w:rtl w:val="0"/>
        </w:rPr>
        <w:t xml:space="preserve">end function</w:t>
      </w:r>
    </w:p>
    <w:p w:rsidR="00000000" w:rsidDel="00000000" w:rsidP="00000000" w:rsidRDefault="00000000" w:rsidRPr="00000000" w14:paraId="00000592">
      <w:pPr>
        <w:rPr>
          <w:color w:val="0f1115"/>
          <w:sz w:val="18"/>
          <w:szCs w:val="18"/>
        </w:rPr>
      </w:pPr>
      <w:r>
        <w:rPr>
          <w:rtl w:val="0"/>
        </w:rPr>
      </w:r>
    </w:p>
    <w:p w:rsidR="00000000" w:rsidDel="00000000" w:rsidP="00000000" w:rsidRDefault="00000000" w:rsidRPr="00000000" w14:paraId="00000593">
      <w:pPr>
        <w:rPr>
          <w:color w:val="0f1115"/>
          <w:sz w:val="18"/>
          <w:szCs w:val="18"/>
        </w:rPr>
      </w:pPr>
      <w:r>
        <w:rPr>
          <w:color w:val="0f1115"/>
          <w:sz w:val="18"/>
          <w:szCs w:val="18"/>
          <w:rtl w:val="0"/>
        </w:rPr>
        <w:t xml:space="preserve"> </w:t>
      </w:r>
    </w:p>
    <w:p w:rsidR="00000000" w:rsidDel="00000000" w:rsidP="00000000" w:rsidRDefault="00000000" w:rsidRPr="00000000" w14:paraId="00000594">
      <w:pPr>
        <w:pStyle w:val="Heading4"/>
        <w:keepNext w:val="0"/>
        <w:keepLines w:val="0"/>
        <w:shd w:fill="auto" w:val="clear"/>
        <w:spacing w:after="40" w:before="240" w:line="276" w:lineRule="auto"/>
        <w:ind w:left="2340" w:hanging="1160"/>
        <w:rPr>
          <w:highlight w:val="yellow"/>
        </w:rPr>
      </w:pPr>
      <w:bookmarkStart w:colFirst="0" w:colLast="0" w:name="_171r1hlxzh5m" w:id="119"/>
      <w:bookmarkEnd w:id="119"/>
      <w:r>
        <w:rPr>
          <w:b w:val="0"/>
          <w:bCs w:val="0"/>
          <w:sz w:val="14"/>
          <w:szCs w:val="14"/>
          <w:highlight w:val="yellow"/>
          <w:rtl w:val="0"/>
        </w:rPr>
        <w:t xml:space="preserve"> </w:t>
      </w:r>
      <w:r>
        <w:rPr>
          <w:highlight w:val="yellow"/>
          <w:rtl w:val="0"/>
        </w:rPr>
        <w:t xml:space="preserve">4.2.1.2.</w:t>
      </w:r>
      <w:r>
        <w:rPr>
          <w:b w:val="0"/>
          <w:bCs w:val="0"/>
          <w:sz w:val="14"/>
          <w:szCs w:val="14"/>
          <w:highlight w:val="yellow"/>
          <w:rtl w:val="0"/>
        </w:rPr>
        <w:t xml:space="preserve">          </w:t>
      </w:r>
      <w:r>
        <w:rPr>
          <w:highlight w:val="yellow"/>
          <w:rtl w:val="0"/>
        </w:rPr>
        <w:t xml:space="preserve">Forwarding Suppression (Blackhole) Implementation</w:t>
      </w:r>
    </w:p>
    <w:p w:rsidR="00000000" w:rsidDel="00000000" w:rsidP="00000000" w:rsidRDefault="00000000" w:rsidRPr="00000000" w14:paraId="00000595">
      <w:pPr>
        <w:rPr>
          <w:highlight w:val="yellow"/>
        </w:rPr>
      </w:pPr>
      <w:r>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val="1"/>
          <w:iCs w:val="1"/>
          <w:highlight w:val="yellow"/>
          <w:rtl w:val="0"/>
        </w:rPr>
        <w:t xml:space="preserve">Table 4.2</w:t>
      </w:r>
      <w:r>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6">
      <w:pPr>
        <w:rPr>
          <w:highlight w:val="yellow"/>
        </w:rPr>
      </w:pPr>
      <w:r>
        <w:rPr>
          <w:rtl w:val="0"/>
        </w:rPr>
      </w:r>
    </w:p>
    <w:p w:rsidR="00000000" w:rsidDel="00000000" w:rsidP="00000000" w:rsidRDefault="00000000" w:rsidRPr="00000000" w14:paraId="00000597">
      <w:pPr>
        <w:rPr>
          <w:highlight w:val="yellow"/>
        </w:rPr>
      </w:pPr>
      <w:r>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8">
      <w:pPr>
        <w:rPr>
          <w:highlight w:val="yellow"/>
        </w:rPr>
      </w:pPr>
      <w:r>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9">
      <w:pPr>
        <w:rPr>
          <w:highlight w:val="yellow"/>
        </w:rPr>
      </w:pPr>
      <w:r>
        <w:rPr>
          <w:rtl w:val="0"/>
        </w:rPr>
      </w:r>
    </w:p>
    <w:p w:rsidR="00000000" w:rsidDel="00000000" w:rsidP="00000000" w:rsidRDefault="00000000" w:rsidRPr="00000000" w14:paraId="0000059A">
      <w:pPr>
        <w:rPr>
          <w:highlight w:val="yellow"/>
        </w:rPr>
      </w:pPr>
      <w:r>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B">
      <w:pPr>
        <w:spacing w:after="180" w:before="180" w:lineRule="auto"/>
        <w:rPr>
          <w:highlight w:val="yellow"/>
        </w:rPr>
      </w:pPr>
      <w:r>
        <w:rPr>
          <w:rtl w:val="0"/>
        </w:rPr>
      </w:r>
    </w:p>
    <w:p w:rsidR="00000000" w:rsidDel="00000000" w:rsidP="00000000" w:rsidRDefault="00000000" w:rsidRPr="00000000" w14:paraId="0000059C">
      <w:pPr>
        <w:rPr/>
      </w:pPr>
      <w:r>
        <w:rPr>
          <w:rtl w:val="0"/>
        </w:rPr>
        <w:t xml:space="preserve"> </w:t>
      </w:r>
    </w:p>
    <w:p w:rsidR="00000000" w:rsidDel="00000000" w:rsidP="00000000" w:rsidRDefault="00000000" w:rsidRPr="00000000" w14:paraId="0000059D">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59E">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F">
      <w:pPr>
        <w:spacing w:before="200" w:lineRule="auto"/>
        <w:rPr/>
      </w:pPr>
      <w:r>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A0">
      <w:pPr>
        <w:spacing w:before="200" w:lineRule="auto"/>
        <w:rPr/>
      </w:pPr>
      <w:r>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A1">
      <w:pPr>
        <w:spacing w:before="200" w:lineRule="auto"/>
        <w:rPr/>
      </w:pPr>
      <w:r>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2">
      <w:pPr>
        <w:spacing w:before="200" w:lineRule="auto"/>
        <w:rPr/>
      </w:pPr>
      <w:r>
        <w:rPr>
          <w:rtl w:val="0"/>
        </w:rPr>
      </w:r>
    </w:p>
    <w:p w:rsidR="00000000" w:rsidDel="00000000" w:rsidP="00000000" w:rsidRDefault="00000000" w:rsidRPr="00000000" w14:paraId="000005A3">
      <w:pPr>
        <w:spacing w:before="200" w:lineRule="auto"/>
        <w:rPr>
          <w:b w:val="1"/>
          <w:bCs w:val="1"/>
        </w:rPr>
      </w:pPr>
      <w:r>
        <w:rPr>
          <w:b w:val="1"/>
          <w:bCs w:val="1"/>
          <w:rtl w:val="0"/>
        </w:rPr>
        <w:t xml:space="preserve">B. Design Principles</w:t>
      </w:r>
    </w:p>
    <w:p w:rsidR="00000000" w:rsidDel="00000000" w:rsidP="00000000" w:rsidRDefault="00000000" w:rsidRPr="00000000" w14:paraId="000005A4">
      <w:pPr>
        <w:rPr/>
      </w:pPr>
      <w:r>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5">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5A6">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5A7">
      <w:pPr>
        <w:ind w:left="1080" w:hanging="360"/>
        <w:rPr/>
      </w:pPr>
      <w:r>
        <w:rPr>
          <w:rtl w:val="0"/>
        </w:rPr>
        <w:t xml:space="preserve">●</w:t>
      </w:r>
      <w:r>
        <w:rPr>
          <w:sz w:val="14"/>
          <w:szCs w:val="14"/>
          <w:rtl w:val="0"/>
        </w:rPr>
        <w:t xml:space="preserve">       </w:t>
      </w:r>
      <w:r>
        <w:rPr>
          <w:rtl w:val="0"/>
        </w:rPr>
        <w:t xml:space="preserve">Introduce controlled forwarding suppression that produces packet loss effects</w:t>
      </w:r>
    </w:p>
    <w:p w:rsidR="00000000" w:rsidDel="00000000" w:rsidP="00000000" w:rsidRDefault="00000000" w:rsidRPr="00000000" w14:paraId="000005A8">
      <w:pPr>
        <w:ind w:left="1080" w:hanging="360"/>
        <w:rPr/>
      </w:pPr>
      <w:r>
        <w:rPr>
          <w:rtl w:val="0"/>
        </w:rPr>
        <w:t xml:space="preserve">●</w:t>
      </w:r>
      <w:r>
        <w:rPr>
          <w:sz w:val="14"/>
          <w:szCs w:val="14"/>
          <w:rtl w:val="0"/>
        </w:rPr>
        <w:t xml:space="preserve">       </w:t>
      </w:r>
      <w:r>
        <w:rPr>
          <w:rtl w:val="0"/>
        </w:rPr>
        <w:t xml:space="preserve">Induce measurable cross-layer inconsistencies consistent with blackhole theory</w:t>
      </w:r>
    </w:p>
    <w:p w:rsidR="00000000" w:rsidDel="00000000" w:rsidP="00000000" w:rsidRDefault="00000000" w:rsidRPr="00000000" w14:paraId="000005A9">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5AA">
      <w:pPr>
        <w:spacing w:before="200" w:lineRule="auto"/>
        <w:rPr/>
      </w:pPr>
      <w:r>
        <w:rPr>
          <w:rtl w:val="0"/>
        </w:rPr>
        <w:t xml:space="preserve">This design ensures that the resulting dataset remains:</w:t>
      </w:r>
    </w:p>
    <w:p w:rsidR="00000000" w:rsidDel="00000000" w:rsidP="00000000" w:rsidRDefault="00000000" w:rsidRPr="00000000" w14:paraId="000005AB">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5AC">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5AD">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5AE">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5AF">
      <w:pPr>
        <w:spacing w:before="200" w:lineRule="auto"/>
        <w:rPr/>
      </w:pPr>
      <w:r>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B0">
      <w:pPr>
        <w:spacing w:before="200" w:lineRule="auto"/>
        <w:rPr/>
      </w:pPr>
      <w:r>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rsidR="00000000" w:rsidDel="00000000" w:rsidP="00000000" w:rsidRDefault="00000000" w:rsidRPr="00000000" w14:paraId="000005B1">
      <w:pPr>
        <w:spacing w:before="200" w:lineRule="auto"/>
        <w:rPr>
          <w:b w:val="1"/>
          <w:bCs w:val="1"/>
        </w:rPr>
      </w:pPr>
      <w:r>
        <w:rPr>
          <w:b w:val="1"/>
          <w:bCs w:val="1"/>
          <w:rtl w:val="0"/>
        </w:rPr>
        <w:t xml:space="preserve">C. Attacker Role and Traffic Model</w:t>
      </w:r>
    </w:p>
    <w:p w:rsidR="00000000" w:rsidDel="00000000" w:rsidP="00000000" w:rsidRDefault="00000000" w:rsidRPr="00000000" w14:paraId="000005B2">
      <w:pPr>
        <w:rPr/>
      </w:pPr>
      <w:r>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3">
      <w:pPr>
        <w:rPr/>
      </w:pPr>
      <w:r>
        <w:rPr>
          <w:rtl w:val="0"/>
        </w:rPr>
      </w:r>
    </w:p>
    <w:p w:rsidR="00000000" w:rsidDel="00000000" w:rsidP="00000000" w:rsidRDefault="00000000" w:rsidRPr="00000000" w14:paraId="000005B4">
      <w:pPr>
        <w:rPr/>
      </w:pPr>
      <w:r>
        <w:rPr>
          <w:b w:val="1"/>
          <w:bCs w:val="1"/>
          <w:rtl w:val="0"/>
        </w:rPr>
        <w:t xml:space="preserve">Attacker Node.</w:t>
      </w:r>
      <w:r>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5">
      <w:pPr>
        <w:rPr/>
      </w:pPr>
      <w:r>
        <w:rPr>
          <w:rtl w:val="0"/>
        </w:rPr>
      </w:r>
    </w:p>
    <w:p w:rsidR="00000000" w:rsidDel="00000000" w:rsidP="00000000" w:rsidRDefault="00000000" w:rsidRPr="00000000" w14:paraId="000005B6">
      <w:pPr>
        <w:rPr/>
      </w:pPr>
      <w:r>
        <w:rPr>
          <w:b w:val="1"/>
          <w:bCs w:val="1"/>
          <w:rtl w:val="0"/>
        </w:rPr>
        <w:t xml:space="preserve">Victim Nodes.</w:t>
      </w:r>
      <w:r>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7">
      <w:pPr>
        <w:rPr/>
      </w:pPr>
      <w:r>
        <w:rPr>
          <w:rtl w:val="0"/>
        </w:rPr>
      </w:r>
    </w:p>
    <w:p w:rsidR="00000000" w:rsidDel="00000000" w:rsidP="00000000" w:rsidRDefault="00000000" w:rsidRPr="00000000" w14:paraId="000005B8">
      <w:pPr>
        <w:rPr/>
      </w:pPr>
      <w:r>
        <w:rPr>
          <w:b w:val="1"/>
          <w:bCs w:val="1"/>
          <w:rtl w:val="0"/>
        </w:rPr>
        <w:t xml:space="preserve">Root Node.</w:t>
      </w:r>
      <w:r>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9">
      <w:pPr>
        <w:spacing w:before="200" w:lineRule="auto"/>
        <w:rPr/>
      </w:pPr>
      <w:r>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A">
      <w:pPr>
        <w:spacing w:before="200" w:lineRule="auto"/>
        <w:rPr/>
      </w:pPr>
      <w:r>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 </w:t>
      </w:r>
    </w:p>
    <w:p w:rsidR="00000000" w:rsidDel="00000000" w:rsidP="00000000" w:rsidRDefault="00000000" w:rsidRPr="00000000" w14:paraId="000005BB">
      <w:pPr>
        <w:jc w:val="center"/>
        <w:rPr/>
      </w:pPr>
      <w:r>
        <w:rPr>
          <w:rtl w:val="0"/>
        </w:rPr>
        <w:t xml:space="preserve"> </w:t>
      </w:r>
    </w:p>
    <w:p w:rsidR="00000000" w:rsidDel="00000000" w:rsidP="00000000" w:rsidRDefault="00000000" w:rsidRPr="00000000" w14:paraId="000005BC">
      <w:pPr>
        <w:jc w:val="center"/>
        <w:rPr/>
      </w:pPr>
      <w:r>
        <w:rPr/>
        <w:drawing>
          <wp:inline distB="114300" distT="114300" distL="114300" distR="114300">
            <wp:extent cx="4178300" cy="3251200"/>
            <wp:effectExtent b="0" l="0" r="0" t="0"/>
            <wp:docPr id="57" name="image61.gif"/>
            <a:graphic>
              <a:graphicData uri="http://schemas.openxmlformats.org/drawingml/2006/picture">
                <pic:pic>
                  <pic:nvPicPr>
                    <pic:cNvPr id="0" name="image61.gif"/>
                    <pic:cNvPicPr preferRelativeResize="0"/>
                  </pic:nvPicPr>
                  <pic:blipFill>
                    <a:blip r:embed="rId10"/>
                    <a:srcRect b="0" l="0" r="0" t="0"/>
                    <a:stretch>
                      <a:fillRect/>
                    </a:stretch>
                  </pic:blipFill>
                  <pic:spPr>
                    <a:xfrm>
                      <a:off x="0" y="0"/>
                      <a:ext cx="4178300" cy="3251200"/>
                    </a:xfrm>
                    <a:prstGeom prst="rect"/>
                    <a:ln/>
                  </pic:spPr>
                </pic:pic>
              </a:graphicData>
            </a:graphic>
          </wp:inline>
        </w:drawing>
      </w:r>
      <w:r>
        <w:rPr>
          <w:rtl w:val="0"/>
        </w:rPr>
      </w:r>
    </w:p>
    <w:p w:rsidR="00000000" w:rsidDel="00000000" w:rsidP="00000000" w:rsidRDefault="00000000" w:rsidRPr="00000000" w14:paraId="000005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crc5ota0aqx" w:id="120"/>
      <w:bookmarkEnd w:id="120"/>
      <w:r>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E">
      <w:pPr>
        <w:rPr/>
      </w:pPr>
      <w:r>
        <w:rPr>
          <w:i w:val="1"/>
          <w:iCs w:val="1"/>
          <w:rtl w:val="0"/>
        </w:rPr>
        <w:t xml:space="preserve">Figure 4.4</w:t>
      </w:r>
      <w:r>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F">
      <w:pPr>
        <w:spacing w:before="200" w:lineRule="auto"/>
        <w:rPr>
          <w:b w:val="1"/>
          <w:bCs w:val="1"/>
        </w:rPr>
      </w:pPr>
      <w:r>
        <w:rPr>
          <w:b w:val="1"/>
          <w:bCs w:val="1"/>
          <w:rtl w:val="0"/>
        </w:rPr>
        <w:t xml:space="preserve">D. Attacker State Management</w:t>
      </w:r>
    </w:p>
    <w:p w:rsidR="00000000" w:rsidDel="00000000" w:rsidP="00000000" w:rsidRDefault="00000000" w:rsidRPr="00000000" w14:paraId="000005C0">
      <w:pPr>
        <w:rPr/>
      </w:pPr>
      <w:r>
        <w:rPr>
          <w:rtl w:val="0"/>
        </w:rPr>
        <w:t xml:space="preserve">The blackhole attacker maintains counters and a state flag, as shown in </w:t>
      </w:r>
      <w:r>
        <w:rPr>
          <w:i w:val="1"/>
          <w:iCs w:val="1"/>
          <w:rtl w:val="0"/>
        </w:rPr>
        <w:t xml:space="preserve">Table 4.2</w:t>
      </w:r>
      <w:r>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C1">
      <w:pPr>
        <w:rPr/>
      </w:pPr>
      <w:r>
        <w:rPr>
          <w:rtl w:val="0"/>
        </w:rPr>
      </w:r>
    </w:p>
    <w:p w:rsidR="00000000" w:rsidDel="00000000" w:rsidP="00000000" w:rsidRDefault="00000000" w:rsidRPr="00000000" w14:paraId="000005C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bdzof1aje1n" w:id="121"/>
      <w:bookmarkEnd w:id="121"/>
      <w:r>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530"/>
        <w:gridCol w:w="2370"/>
        <w:gridCol w:w="2580"/>
        <w:tblGridChange w:id="0">
          <w:tblGrid>
            <w:gridCol w:w="2280"/>
            <w:gridCol w:w="1155"/>
            <w:gridCol w:w="1530"/>
            <w:gridCol w:w="2370"/>
            <w:gridCol w:w="25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6">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7">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left"/>
              <w:rPr/>
            </w:pPr>
            <w:r>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left"/>
              <w:rPr/>
            </w:pPr>
            <w:r>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left"/>
              <w:rPr/>
            </w:pPr>
            <w:r>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left"/>
              <w:rPr>
                <w:i w:val="1"/>
                <w:iCs w:val="1"/>
              </w:rPr>
            </w:pPr>
            <w:r>
              <w:rPr>
                <w:rtl w:val="0"/>
              </w:rPr>
              <w:t xml:space="preserve">Incremented on every successful </w:t>
            </w:r>
            <w:r>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left"/>
              <w:rPr/>
            </w:pPr>
            <w:r>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left"/>
              <w:rPr/>
            </w:pPr>
            <w:r>
              <w:rPr>
                <w:rtl w:val="0"/>
              </w:rPr>
              <w:t xml:space="preserve">Incremented after successful </w:t>
            </w:r>
            <w:r>
              <w:rPr>
                <w:i w:val="1"/>
                <w:iCs w:val="1"/>
                <w:rtl w:val="0"/>
              </w:rPr>
              <w:t xml:space="preserve">esp_mesh_send()</w:t>
            </w:r>
            <w:r>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center"/>
              <w:rPr/>
            </w:pPr>
            <w:r>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left"/>
              <w:rPr/>
            </w:pPr>
            <w:r>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left"/>
              <w:rPr/>
            </w:pPr>
            <w:r>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D">
            <w:pPr>
              <w:jc w:val="center"/>
              <w:rPr/>
            </w:pPr>
            <w:r>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E">
            <w:pPr>
              <w:jc w:val="center"/>
              <w:rPr/>
            </w:pPr>
            <w:r>
              <w:rPr>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F">
            <w:pPr>
              <w:ind w:left="-160" w:firstLine="0"/>
              <w:jc w:val="center"/>
              <w:rPr/>
            </w:pPr>
            <w:r>
              <w:rPr>
                <w:rtl w:val="0"/>
              </w:rPr>
              <w:t xml:space="preserve">Failed esp_mesh_send() calls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E0">
            <w:pPr>
              <w:ind w:left="-160" w:firstLine="0"/>
              <w:jc w:val="left"/>
              <w:rPr/>
            </w:pPr>
            <w:r>
              <w:rPr>
                <w:rtl w:val="0"/>
              </w:rPr>
              <w:t xml:space="preserve">Incremented on a failed send; logged as retry_count</w:t>
            </w:r>
          </w:p>
        </w:tc>
      </w:tr>
    </w:tbl>
    <w:p w:rsidR="00000000" w:rsidDel="00000000" w:rsidP="00000000" w:rsidRDefault="00000000" w:rsidRPr="00000000" w14:paraId="000005E1">
      <w:pPr>
        <w:spacing w:before="200" w:lineRule="auto"/>
        <w:rPr>
          <w:b w:val="1"/>
          <w:bCs w:val="1"/>
        </w:rPr>
      </w:pPr>
      <w:r>
        <w:rPr>
          <w:b w:val="1"/>
          <w:bCs w:val="1"/>
          <w:rtl w:val="0"/>
        </w:rPr>
        <w:t xml:space="preserve">E. Baseline Stabilization</w:t>
      </w:r>
    </w:p>
    <w:p w:rsidR="00000000" w:rsidDel="00000000" w:rsidP="00000000" w:rsidRDefault="00000000" w:rsidRPr="00000000" w14:paraId="000005E2">
      <w:pPr>
        <w:rPr/>
      </w:pPr>
      <w:r>
        <w:rPr>
          <w:rtl w:val="0"/>
        </w:rPr>
        <w:t xml:space="preserve">Before Phase 0 (Baseline) begins, the mesh is allowed to converge to a stable topology for a </w:t>
      </w:r>
      <w:r>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Pr>
          <w:rtl w:val="0"/>
        </w:rPr>
        <w:t xml:space="preserve"> During this interval, the following baseline properties are recorded:</w:t>
      </w:r>
    </w:p>
    <w:p w:rsidR="00000000" w:rsidDel="00000000" w:rsidP="00000000" w:rsidRDefault="00000000" w:rsidRPr="00000000" w14:paraId="000005E3">
      <w:pPr>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5E4">
      <w:pPr>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5E5">
      <w:pPr>
        <w:ind w:left="1080" w:hanging="360"/>
        <w:rPr/>
      </w:pPr>
      <w:r>
        <w:rPr>
          <w:rtl w:val="0"/>
        </w:rPr>
        <w:t xml:space="preserve">●</w:t>
      </w:r>
      <w:r>
        <w:rPr>
          <w:sz w:val="14"/>
          <w:szCs w:val="14"/>
          <w:rtl w:val="0"/>
        </w:rPr>
        <w:t xml:space="preserve">       </w:t>
      </w:r>
      <w:r>
        <w:rPr>
          <w:rtl w:val="0"/>
        </w:rPr>
        <w:t xml:space="preserve">Baseline end-to-end latency and packet delivery ratio (PDR) from victim nodes to the root</w:t>
      </w:r>
    </w:p>
    <w:p w:rsidR="00000000" w:rsidDel="00000000" w:rsidP="00000000" w:rsidRDefault="00000000" w:rsidRPr="00000000" w14:paraId="000005E6">
      <w:pPr>
        <w:ind w:left="1080" w:hanging="360"/>
        <w:rPr/>
      </w:pPr>
      <w:r>
        <w:rPr>
          <w:rtl w:val="0"/>
        </w:rPr>
        <w:t xml:space="preserve">●</w:t>
      </w:r>
      <w:r>
        <w:rPr>
          <w:sz w:val="14"/>
          <w:szCs w:val="14"/>
          <w:rtl w:val="0"/>
        </w:rPr>
        <w:t xml:space="preserve">       </w:t>
      </w:r>
      <w:r>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7">
      <w:pPr>
        <w:spacing w:before="200" w:lineRule="auto"/>
        <w:rPr/>
      </w:pPr>
      <w:r>
        <w:rPr>
          <w:rtl w:val="0"/>
        </w:rPr>
        <w:t xml:space="preserve">This baseline serves as the reference distribution against which suppression effects are evaluated.</w:t>
      </w:r>
    </w:p>
    <w:p w:rsidR="00000000" w:rsidDel="00000000" w:rsidP="00000000" w:rsidRDefault="00000000" w:rsidRPr="00000000" w14:paraId="000005E8">
      <w:pPr>
        <w:spacing w:before="200" w:lineRule="auto"/>
        <w:rPr>
          <w:b w:val="1"/>
          <w:bCs w:val="1"/>
        </w:rPr>
      </w:pPr>
      <w:r>
        <w:rPr>
          <w:b w:val="1"/>
          <w:bCs w:val="1"/>
          <w:rtl w:val="0"/>
        </w:rPr>
        <w:t xml:space="preserve">F. Packet Processing Logic</w:t>
      </w:r>
    </w:p>
    <w:p w:rsidR="00000000" w:rsidDel="00000000" w:rsidP="00000000" w:rsidRDefault="00000000" w:rsidRPr="00000000" w14:paraId="000005E9">
      <w:pPr>
        <w:rPr/>
      </w:pPr>
      <w:r>
        <w:rPr>
          <w:rtl w:val="0"/>
        </w:rPr>
        <w:t xml:space="preserve">Every node runs the same relay. The attacker's relay receives probes from the nodes below it and, based on the current phase, either forwards them to its parent or drops them during the attack phase. This behavior is illustrated in </w:t>
      </w:r>
      <w:r>
        <w:rPr>
          <w:i w:val="1"/>
          <w:iCs w:val="1"/>
          <w:rtl w:val="0"/>
        </w:rPr>
        <w:t xml:space="preserve">Figure 4.5</w:t>
      </w:r>
      <w:r>
        <w:rPr>
          <w:rtl w:val="0"/>
        </w:rPr>
        <w:t xml:space="preserve">.</w:t>
      </w:r>
    </w:p>
    <w:p w:rsidR="00000000" w:rsidDel="00000000" w:rsidP="00000000" w:rsidRDefault="00000000" w:rsidRPr="00000000" w14:paraId="000005EA">
      <w:pPr>
        <w:spacing w:after="240" w:lineRule="auto"/>
        <w:rPr/>
      </w:pPr>
      <w:r>
        <w:rPr>
          <w:rtl w:val="0"/>
        </w:rPr>
      </w:r>
    </w:p>
    <w:p w:rsidR="00000000" w:rsidDel="00000000" w:rsidP="00000000" w:rsidRDefault="00000000" w:rsidRPr="00000000" w14:paraId="000005E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n0slj11w11m" w:id="122"/>
      <w:bookmarkEnd w:id="122"/>
      <w:r>
        <w:rPr>
          <w:b w:val="1"/>
          <w:bCs w:val="1"/>
          <w:i w:val="0"/>
          <w:iCs w:val="0"/>
          <w:color w:val="000000"/>
          <w:sz w:val="18"/>
          <w:szCs w:val="18"/>
          <w:rtl w:val="0"/>
        </w:rPr>
        <w:t xml:space="preserve">Figure 4.5 Blackhole Attacker Relay Loop</w:t>
      </w:r>
    </w:p>
    <w:p w:rsidR="00000000" w:rsidDel="00000000" w:rsidP="00000000" w:rsidRDefault="00000000" w:rsidRPr="00000000" w14:paraId="000005EC">
      <w:pPr>
        <w:rPr>
          <w:color w:val="0f1115"/>
          <w:sz w:val="18"/>
          <w:szCs w:val="18"/>
        </w:rPr>
      </w:pPr>
      <w:r>
        <w:rPr>
          <w:color w:val="0f1115"/>
          <w:sz w:val="18"/>
          <w:szCs w:val="18"/>
          <w:rtl w:val="0"/>
        </w:rPr>
        <w:t xml:space="preserve">/**</w:t>
      </w:r>
    </w:p>
    <w:p w:rsidR="00000000" w:rsidDel="00000000" w:rsidP="00000000" w:rsidRDefault="00000000" w:rsidRPr="00000000" w14:paraId="000005ED">
      <w:pPr>
        <w:rPr>
          <w:color w:val="0f1115"/>
          <w:sz w:val="18"/>
          <w:szCs w:val="18"/>
        </w:rPr>
      </w:pPr>
      <w:r>
        <w:rPr>
          <w:color w:val="0f1115"/>
          <w:sz w:val="18"/>
          <w:szCs w:val="18"/>
          <w:rtl w:val="0"/>
        </w:rPr>
        <w:t xml:space="preserve">* Probe relay task. Every node runs it; the blackhole attacker installs</w:t>
      </w:r>
    </w:p>
    <w:p w:rsidR="00000000" w:rsidDel="00000000" w:rsidP="00000000" w:rsidRDefault="00000000" w:rsidRPr="00000000" w14:paraId="000005EE">
      <w:pPr>
        <w:rPr>
          <w:color w:val="0f1115"/>
          <w:sz w:val="18"/>
          <w:szCs w:val="18"/>
        </w:rPr>
      </w:pPr>
      <w:r>
        <w:rPr>
          <w:color w:val="0f1115"/>
          <w:sz w:val="18"/>
          <w:szCs w:val="18"/>
          <w:rtl w:val="0"/>
        </w:rPr>
        <w:t xml:space="preserve">* one extra decision hook.</w:t>
      </w:r>
    </w:p>
    <w:p w:rsidR="00000000" w:rsidDel="00000000" w:rsidP="00000000" w:rsidRDefault="00000000" w:rsidRPr="00000000" w14:paraId="000005EF">
      <w:pPr>
        <w:rPr>
          <w:color w:val="0f1115"/>
          <w:sz w:val="18"/>
          <w:szCs w:val="18"/>
        </w:rPr>
      </w:pPr>
      <w:r>
        <w:rPr>
          <w:color w:val="0f1115"/>
          <w:sz w:val="18"/>
          <w:szCs w:val="18"/>
          <w:rtl w:val="0"/>
        </w:rPr>
        <w:t xml:space="preserve">*</w:t>
      </w:r>
    </w:p>
    <w:p w:rsidR="00000000" w:rsidDel="00000000" w:rsidP="00000000" w:rsidRDefault="00000000" w:rsidRPr="00000000" w14:paraId="000005F0">
      <w:pPr>
        <w:rPr>
          <w:color w:val="0f1115"/>
          <w:sz w:val="18"/>
          <w:szCs w:val="18"/>
        </w:rPr>
      </w:pPr>
      <w:r>
        <w:rPr>
          <w:color w:val="0f1115"/>
          <w:sz w:val="18"/>
          <w:szCs w:val="18"/>
          <w:rtl w:val="0"/>
        </w:rPr>
        <w:t xml:space="preserve">* Behavior:</w:t>
      </w:r>
    </w:p>
    <w:p w:rsidR="00000000" w:rsidDel="00000000" w:rsidP="00000000" w:rsidRDefault="00000000" w:rsidRPr="00000000" w14:paraId="000005F1">
      <w:pPr>
        <w:rPr>
          <w:color w:val="0f1115"/>
          <w:sz w:val="18"/>
          <w:szCs w:val="18"/>
        </w:rPr>
      </w:pPr>
      <w:r>
        <w:rPr>
          <w:color w:val="0f1115"/>
          <w:sz w:val="18"/>
          <w:szCs w:val="18"/>
          <w:rtl w:val="0"/>
        </w:rPr>
        <w:t xml:space="preserve">*   - Outside phase 1: forward every received probe to the parent.</w:t>
      </w:r>
    </w:p>
    <w:p w:rsidR="00000000" w:rsidDel="00000000" w:rsidP="00000000" w:rsidRDefault="00000000" w:rsidRPr="00000000" w14:paraId="000005F2">
      <w:pPr>
        <w:rPr>
          <w:color w:val="0f1115"/>
          <w:sz w:val="18"/>
          <w:szCs w:val="18"/>
        </w:rPr>
      </w:pPr>
      <w:r>
        <w:rPr>
          <w:color w:val="0f1115"/>
          <w:sz w:val="18"/>
          <w:szCs w:val="18"/>
          <w:rtl w:val="0"/>
        </w:rPr>
        <w:t xml:space="preserve">*   - During phase 1 (suppression_active): drop every received probe.</w:t>
      </w:r>
    </w:p>
    <w:p w:rsidR="00000000" w:rsidDel="00000000" w:rsidP="00000000" w:rsidRDefault="00000000" w:rsidRPr="00000000" w14:paraId="000005F3">
      <w:pPr>
        <w:rPr>
          <w:color w:val="0f1115"/>
          <w:sz w:val="18"/>
          <w:szCs w:val="18"/>
        </w:rPr>
      </w:pPr>
      <w:r>
        <w:rPr>
          <w:color w:val="0f1115"/>
          <w:sz w:val="18"/>
          <w:szCs w:val="18"/>
          <w:rtl w:val="0"/>
        </w:rPr>
        <w:t xml:space="preserve">*/</w:t>
      </w:r>
    </w:p>
    <w:p w:rsidR="00000000" w:rsidDel="00000000" w:rsidP="00000000" w:rsidRDefault="00000000" w:rsidRPr="00000000" w14:paraId="000005F4">
      <w:pPr>
        <w:rPr>
          <w:color w:val="0f1115"/>
          <w:sz w:val="18"/>
          <w:szCs w:val="18"/>
        </w:rPr>
      </w:pPr>
      <w:r>
        <w:rPr>
          <w:color w:val="0f1115"/>
          <w:sz w:val="18"/>
          <w:szCs w:val="18"/>
          <w:rtl w:val="0"/>
        </w:rPr>
        <w:t xml:space="preserve">atomic_uint32_t recv_counter = 0</w:t>
      </w:r>
    </w:p>
    <w:p w:rsidR="00000000" w:rsidDel="00000000" w:rsidP="00000000" w:rsidRDefault="00000000" w:rsidRPr="00000000" w14:paraId="000005F5">
      <w:pPr>
        <w:rPr>
          <w:color w:val="0f1115"/>
          <w:sz w:val="18"/>
          <w:szCs w:val="18"/>
        </w:rPr>
      </w:pPr>
      <w:r>
        <w:rPr>
          <w:color w:val="0f1115"/>
          <w:sz w:val="18"/>
          <w:szCs w:val="18"/>
          <w:rtl w:val="0"/>
        </w:rPr>
        <w:t xml:space="preserve">atomic_uint32_t forward_counter = 0</w:t>
      </w:r>
    </w:p>
    <w:p w:rsidR="00000000" w:rsidDel="00000000" w:rsidP="00000000" w:rsidRDefault="00000000" w:rsidRPr="00000000" w14:paraId="000005F6">
      <w:pPr>
        <w:rPr>
          <w:color w:val="0f1115"/>
          <w:sz w:val="18"/>
          <w:szCs w:val="18"/>
        </w:rPr>
      </w:pPr>
      <w:r>
        <w:rPr>
          <w:color w:val="0f1115"/>
          <w:sz w:val="18"/>
          <w:szCs w:val="18"/>
          <w:rtl w:val="0"/>
        </w:rPr>
        <w:t xml:space="preserve">atomic_uint32_t drop_counter = 0</w:t>
      </w:r>
    </w:p>
    <w:p w:rsidR="00000000" w:rsidDel="00000000" w:rsidP="00000000" w:rsidRDefault="00000000" w:rsidRPr="00000000" w14:paraId="000005F7">
      <w:pPr>
        <w:rPr>
          <w:color w:val="0f1115"/>
          <w:sz w:val="18"/>
          <w:szCs w:val="18"/>
        </w:rPr>
      </w:pPr>
      <w:r>
        <w:rPr>
          <w:color w:val="0f1115"/>
          <w:sz w:val="18"/>
          <w:szCs w:val="18"/>
          <w:rtl w:val="0"/>
        </w:rPr>
        <w:t xml:space="preserve">atomic_uint32_t send_fail_counter = 0</w:t>
      </w:r>
    </w:p>
    <w:p w:rsidR="00000000" w:rsidDel="00000000" w:rsidP="00000000" w:rsidRDefault="00000000" w:rsidRPr="00000000" w14:paraId="000005F8">
      <w:pPr>
        <w:rPr>
          <w:color w:val="0f1115"/>
          <w:sz w:val="18"/>
          <w:szCs w:val="18"/>
        </w:rPr>
      </w:pPr>
      <w:r>
        <w:rPr>
          <w:color w:val="0f1115"/>
          <w:sz w:val="18"/>
          <w:szCs w:val="18"/>
          <w:rtl w:val="0"/>
        </w:rPr>
        <w:t xml:space="preserve">queue_t relay_queue              </w:t>
        <w:tab/>
        <w:t xml:space="preserve">// 128 entries</w:t>
      </w:r>
    </w:p>
    <w:p w:rsidR="00000000" w:rsidDel="00000000" w:rsidP="00000000" w:rsidRDefault="00000000" w:rsidRPr="00000000" w14:paraId="000005F9">
      <w:pPr>
        <w:rPr>
          <w:color w:val="0f1115"/>
          <w:sz w:val="18"/>
          <w:szCs w:val="18"/>
        </w:rPr>
      </w:pPr>
      <w:r>
        <w:rPr>
          <w:color w:val="0f1115"/>
          <w:sz w:val="18"/>
          <w:szCs w:val="18"/>
          <w:rtl w:val="0"/>
        </w:rPr>
        <w:t xml:space="preserve"> </w:t>
      </w:r>
    </w:p>
    <w:p w:rsidR="00000000" w:rsidDel="00000000" w:rsidP="00000000" w:rsidRDefault="00000000" w:rsidRPr="00000000" w14:paraId="000005FA">
      <w:pPr>
        <w:rPr>
          <w:color w:val="0f1115"/>
          <w:sz w:val="18"/>
          <w:szCs w:val="18"/>
        </w:rPr>
      </w:pPr>
      <w:r>
        <w:rPr>
          <w:color w:val="0f1115"/>
          <w:sz w:val="18"/>
          <w:szCs w:val="18"/>
          <w:rtl w:val="0"/>
        </w:rPr>
        <w:t xml:space="preserve">function forward_decision(probe):</w:t>
        <w:tab/>
        <w:t xml:space="preserve">// installed on the attacker only</w:t>
      </w:r>
    </w:p>
    <w:p w:rsidR="00000000" w:rsidDel="00000000" w:rsidP="00000000" w:rsidRDefault="00000000" w:rsidRPr="00000000" w14:paraId="000005FB">
      <w:pPr>
        <w:rPr>
          <w:color w:val="0f1115"/>
          <w:sz w:val="18"/>
          <w:szCs w:val="18"/>
        </w:rPr>
      </w:pPr>
      <w:r>
        <w:rPr>
          <w:color w:val="0f1115"/>
          <w:sz w:val="18"/>
          <w:szCs w:val="18"/>
          <w:rtl w:val="0"/>
        </w:rPr>
        <w:tab/>
        <w:t xml:space="preserve">return get_current_phase() != 1  </w:t>
        <w:tab/>
        <w:t xml:space="preserve">// FALSE means drop</w:t>
      </w:r>
    </w:p>
    <w:p w:rsidR="00000000" w:rsidDel="00000000" w:rsidP="00000000" w:rsidRDefault="00000000" w:rsidRPr="00000000" w14:paraId="000005FC">
      <w:pPr>
        <w:rPr>
          <w:color w:val="0f1115"/>
          <w:sz w:val="18"/>
          <w:szCs w:val="18"/>
        </w:rPr>
      </w:pPr>
      <w:r>
        <w:rPr>
          <w:color w:val="0f1115"/>
          <w:sz w:val="18"/>
          <w:szCs w:val="18"/>
          <w:rtl w:val="0"/>
        </w:rPr>
        <w:t xml:space="preserve">end function</w:t>
      </w:r>
    </w:p>
    <w:p w:rsidR="00000000" w:rsidDel="00000000" w:rsidP="00000000" w:rsidRDefault="00000000" w:rsidRPr="00000000" w14:paraId="000005FD">
      <w:pPr>
        <w:rPr>
          <w:color w:val="0f1115"/>
          <w:sz w:val="18"/>
          <w:szCs w:val="18"/>
        </w:rPr>
      </w:pPr>
      <w:r>
        <w:rPr>
          <w:color w:val="0f1115"/>
          <w:sz w:val="18"/>
          <w:szCs w:val="18"/>
          <w:rtl w:val="0"/>
        </w:rPr>
        <w:t xml:space="preserve"> </w:t>
      </w:r>
    </w:p>
    <w:p w:rsidR="00000000" w:rsidDel="00000000" w:rsidP="00000000" w:rsidRDefault="00000000" w:rsidRPr="00000000" w14:paraId="000005FE">
      <w:pPr>
        <w:rPr>
          <w:color w:val="0f1115"/>
          <w:sz w:val="18"/>
          <w:szCs w:val="18"/>
        </w:rPr>
      </w:pPr>
      <w:r>
        <w:rPr>
          <w:color w:val="0f1115"/>
          <w:sz w:val="18"/>
          <w:szCs w:val="18"/>
          <w:rtl w:val="0"/>
        </w:rPr>
        <w:t xml:space="preserve">procedure ON_PROBE_RECEIVED(packet):  // called by the mesh receive task</w:t>
      </w:r>
    </w:p>
    <w:p w:rsidR="00000000" w:rsidDel="00000000" w:rsidP="00000000" w:rsidRDefault="00000000" w:rsidRPr="00000000" w14:paraId="000005FF">
      <w:pPr>
        <w:rPr>
          <w:color w:val="0f1115"/>
          <w:sz w:val="18"/>
          <w:szCs w:val="18"/>
        </w:rPr>
      </w:pPr>
      <w:r>
        <w:rPr>
          <w:color w:val="0f1115"/>
          <w:sz w:val="18"/>
          <w:szCs w:val="18"/>
          <w:rtl w:val="0"/>
        </w:rPr>
        <w:tab/>
        <w:t xml:space="preserve">if packet.magic is PROBE or PROBE_WORMHOLE:</w:t>
      </w:r>
    </w:p>
    <w:p w:rsidR="00000000" w:rsidDel="00000000" w:rsidP="00000000" w:rsidRDefault="00000000" w:rsidRPr="00000000" w14:paraId="00000600">
      <w:pPr>
        <w:rPr>
          <w:color w:val="0f1115"/>
          <w:sz w:val="18"/>
          <w:szCs w:val="18"/>
        </w:rPr>
      </w:pPr>
      <w:r>
        <w:rPr>
          <w:color w:val="0f1115"/>
          <w:sz w:val="18"/>
          <w:szCs w:val="18"/>
          <w:rtl w:val="0"/>
        </w:rPr>
        <w:t xml:space="preserve">        atomic_increment(recv_counter)    // counted before the decision</w:t>
      </w:r>
    </w:p>
    <w:p w:rsidR="00000000" w:rsidDel="00000000" w:rsidP="00000000" w:rsidRDefault="00000000" w:rsidRPr="00000000" w14:paraId="00000601">
      <w:pPr>
        <w:rPr>
          <w:color w:val="0f1115"/>
          <w:sz w:val="18"/>
          <w:szCs w:val="18"/>
        </w:rPr>
      </w:pPr>
      <w:r>
        <w:rPr>
          <w:color w:val="0f1115"/>
          <w:sz w:val="18"/>
          <w:szCs w:val="18"/>
          <w:rtl w:val="0"/>
        </w:rPr>
        <w:t xml:space="preserve">    </w:t>
        <w:tab/>
        <w:t xml:space="preserve">if not queue_push(relay_queue, packet):</w:t>
      </w:r>
    </w:p>
    <w:p w:rsidR="00000000" w:rsidDel="00000000" w:rsidP="00000000" w:rsidRDefault="00000000" w:rsidRPr="00000000" w14:paraId="00000602">
      <w:pPr>
        <w:rPr>
          <w:color w:val="0f1115"/>
          <w:sz w:val="18"/>
          <w:szCs w:val="18"/>
        </w:rPr>
      </w:pPr>
      <w:r>
        <w:rPr>
          <w:color w:val="0f1115"/>
          <w:sz w:val="18"/>
          <w:szCs w:val="18"/>
          <w:rtl w:val="0"/>
        </w:rPr>
        <w:t xml:space="preserve">            atomic_increment(drop_counter)   // overflow counts as a drop</w:t>
      </w:r>
    </w:p>
    <w:p w:rsidR="00000000" w:rsidDel="00000000" w:rsidP="00000000" w:rsidRDefault="00000000" w:rsidRPr="00000000" w14:paraId="0000060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04">
      <w:pPr>
        <w:rPr>
          <w:color w:val="0f1115"/>
          <w:sz w:val="18"/>
          <w:szCs w:val="18"/>
        </w:rPr>
      </w:pPr>
      <w:r>
        <w:rPr>
          <w:color w:val="0f1115"/>
          <w:sz w:val="18"/>
          <w:szCs w:val="18"/>
          <w:rtl w:val="0"/>
        </w:rPr>
        <w:tab/>
        <w:t xml:space="preserve">end if</w:t>
      </w:r>
    </w:p>
    <w:p w:rsidR="00000000" w:rsidDel="00000000" w:rsidP="00000000" w:rsidRDefault="00000000" w:rsidRPr="00000000" w14:paraId="00000605">
      <w:pPr>
        <w:rPr>
          <w:color w:val="0f1115"/>
          <w:sz w:val="18"/>
          <w:szCs w:val="18"/>
        </w:rPr>
      </w:pPr>
      <w:r>
        <w:rPr>
          <w:color w:val="0f1115"/>
          <w:sz w:val="18"/>
          <w:szCs w:val="18"/>
          <w:rtl w:val="0"/>
        </w:rPr>
        <w:t xml:space="preserve">end procedure</w:t>
      </w:r>
    </w:p>
    <w:p w:rsidR="00000000" w:rsidDel="00000000" w:rsidP="00000000" w:rsidRDefault="00000000" w:rsidRPr="00000000" w14:paraId="00000606">
      <w:pPr>
        <w:rPr>
          <w:color w:val="0f1115"/>
          <w:sz w:val="18"/>
          <w:szCs w:val="18"/>
        </w:rPr>
      </w:pPr>
      <w:r>
        <w:rPr>
          <w:color w:val="0f1115"/>
          <w:sz w:val="18"/>
          <w:szCs w:val="18"/>
          <w:rtl w:val="0"/>
        </w:rPr>
        <w:t xml:space="preserve"> </w:t>
      </w:r>
    </w:p>
    <w:p w:rsidR="00000000" w:rsidDel="00000000" w:rsidP="00000000" w:rsidRDefault="00000000" w:rsidRPr="00000000" w14:paraId="00000607">
      <w:pPr>
        <w:rPr>
          <w:color w:val="0f1115"/>
          <w:sz w:val="18"/>
          <w:szCs w:val="18"/>
        </w:rPr>
      </w:pPr>
      <w:r>
        <w:rPr>
          <w:color w:val="0f1115"/>
          <w:sz w:val="18"/>
          <w:szCs w:val="18"/>
          <w:rtl w:val="0"/>
        </w:rPr>
        <w:t xml:space="preserve">procedure ATTACKER_RELAY_TASK():</w:t>
      </w:r>
    </w:p>
    <w:p w:rsidR="00000000" w:rsidDel="00000000" w:rsidP="00000000" w:rsidRDefault="00000000" w:rsidRPr="00000000" w14:paraId="00000608">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09">
      <w:pPr>
        <w:rPr>
          <w:color w:val="0f1115"/>
          <w:sz w:val="18"/>
          <w:szCs w:val="18"/>
        </w:rPr>
      </w:pPr>
      <w:r>
        <w:rPr>
          <w:color w:val="0f1115"/>
          <w:sz w:val="18"/>
          <w:szCs w:val="18"/>
          <w:rtl w:val="0"/>
        </w:rPr>
        <w:t xml:space="preserve">    </w:t>
        <w:tab/>
        <w:t xml:space="preserve">// Blocks until a probe is queued</w:t>
      </w:r>
    </w:p>
    <w:p w:rsidR="00000000" w:rsidDel="00000000" w:rsidP="00000000" w:rsidRDefault="00000000" w:rsidRPr="00000000" w14:paraId="0000060A">
      <w:pPr>
        <w:rPr>
          <w:color w:val="0f1115"/>
          <w:sz w:val="18"/>
          <w:szCs w:val="18"/>
        </w:rPr>
      </w:pPr>
      <w:r>
        <w:rPr>
          <w:rFonts w:ascii="Cardo" w:cs="Cardo" w:eastAsia="Cardo" w:hAnsi="Cardo"/>
          <w:color w:val="0f1115"/>
          <w:sz w:val="18"/>
          <w:szCs w:val="18"/>
          <w:rtl w:val="0"/>
        </w:rPr>
        <w:t xml:space="preserve">    </w:t>
        <w:tab/>
        <w:t xml:space="preserve">probe ← queue_pop(relay_queue)</w:t>
      </w:r>
    </w:p>
    <w:p w:rsidR="00000000" w:rsidDel="00000000" w:rsidP="00000000" w:rsidRDefault="00000000" w:rsidRPr="00000000" w14:paraId="0000060B">
      <w:pPr>
        <w:rPr>
          <w:color w:val="0f1115"/>
          <w:sz w:val="18"/>
          <w:szCs w:val="18"/>
        </w:rPr>
      </w:pPr>
      <w:r>
        <w:rPr>
          <w:color w:val="0f1115"/>
          <w:sz w:val="18"/>
          <w:szCs w:val="18"/>
          <w:rtl w:val="0"/>
        </w:rPr>
        <w:t xml:space="preserve"> </w:t>
      </w:r>
    </w:p>
    <w:p w:rsidR="00000000" w:rsidDel="00000000" w:rsidP="00000000" w:rsidRDefault="00000000" w:rsidRPr="00000000" w14:paraId="0000060C">
      <w:pPr>
        <w:rPr>
          <w:color w:val="0f1115"/>
          <w:sz w:val="18"/>
          <w:szCs w:val="18"/>
        </w:rPr>
      </w:pPr>
      <w:r>
        <w:rPr>
          <w:color w:val="0f1115"/>
          <w:sz w:val="18"/>
          <w:szCs w:val="18"/>
          <w:rtl w:val="0"/>
        </w:rPr>
        <w:t xml:space="preserve">    </w:t>
        <w:tab/>
        <w:t xml:space="preserve">if forward_decision(probe) == FALSE:</w:t>
      </w:r>
    </w:p>
    <w:p w:rsidR="00000000" w:rsidDel="00000000" w:rsidP="00000000" w:rsidRDefault="00000000" w:rsidRPr="00000000" w14:paraId="0000060D">
      <w:pPr>
        <w:rPr>
          <w:color w:val="0f1115"/>
          <w:sz w:val="18"/>
          <w:szCs w:val="18"/>
        </w:rPr>
      </w:pPr>
      <w:r>
        <w:rPr>
          <w:color w:val="0f1115"/>
          <w:sz w:val="18"/>
          <w:szCs w:val="18"/>
          <w:rtl w:val="0"/>
        </w:rPr>
        <w:t xml:space="preserve">        </w:t>
        <w:tab/>
        <w:t xml:space="preserve">// Suppression active: drop the probe</w:t>
      </w:r>
    </w:p>
    <w:p w:rsidR="00000000" w:rsidDel="00000000" w:rsidP="00000000" w:rsidRDefault="00000000" w:rsidRPr="00000000" w14:paraId="0000060E">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0F">
      <w:pPr>
        <w:rPr>
          <w:color w:val="0f1115"/>
          <w:sz w:val="18"/>
          <w:szCs w:val="18"/>
        </w:rPr>
      </w:pPr>
      <w:r>
        <w:rPr>
          <w:color w:val="0f1115"/>
          <w:sz w:val="18"/>
          <w:szCs w:val="18"/>
          <w:rtl w:val="0"/>
        </w:rPr>
        <w:t xml:space="preserve">        </w:t>
        <w:tab/>
        <w:t xml:space="preserve">// No forwarding call: the probe is silently discarded</w:t>
      </w:r>
    </w:p>
    <w:p w:rsidR="00000000" w:rsidDel="00000000" w:rsidP="00000000" w:rsidRDefault="00000000" w:rsidRPr="00000000" w14:paraId="00000610">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1">
      <w:pPr>
        <w:rPr>
          <w:color w:val="0f1115"/>
          <w:sz w:val="18"/>
          <w:szCs w:val="18"/>
        </w:rPr>
      </w:pPr>
      <w:r>
        <w:rPr>
          <w:color w:val="0f1115"/>
          <w:sz w:val="18"/>
          <w:szCs w:val="18"/>
          <w:rtl w:val="0"/>
        </w:rPr>
        <w:t xml:space="preserve">        </w:t>
        <w:tab/>
        <w:t xml:space="preserve">// Normal relay: forward to the parent</w:t>
      </w:r>
    </w:p>
    <w:p w:rsidR="00000000" w:rsidDel="00000000" w:rsidP="00000000" w:rsidRDefault="00000000" w:rsidRPr="00000000" w14:paraId="00000612">
      <w:pPr>
        <w:rPr>
          <w:color w:val="0f1115"/>
          <w:sz w:val="18"/>
          <w:szCs w:val="18"/>
        </w:rPr>
      </w:pPr>
      <w:r>
        <w:rPr>
          <w:rFonts w:ascii="Cardo" w:cs="Cardo" w:eastAsia="Cardo" w:hAnsi="Cardo"/>
          <w:color w:val="0f1115"/>
          <w:sz w:val="18"/>
          <w:szCs w:val="18"/>
          <w:rtl w:val="0"/>
        </w:rPr>
        <w:t xml:space="preserve">        </w:t>
        <w:tab/>
        <w:t xml:space="preserve">result ← esp_mesh_send(parent_address,</w:t>
      </w:r>
    </w:p>
    <w:p w:rsidR="00000000" w:rsidDel="00000000" w:rsidP="00000000" w:rsidRDefault="00000000" w:rsidRPr="00000000" w14:paraId="00000613">
      <w:pPr>
        <w:rPr>
          <w:color w:val="0f1115"/>
          <w:sz w:val="18"/>
          <w:szCs w:val="18"/>
        </w:rPr>
      </w:pPr>
      <w:r>
        <w:rPr>
          <w:color w:val="0f1115"/>
          <w:sz w:val="18"/>
          <w:szCs w:val="18"/>
          <w:rtl w:val="0"/>
        </w:rPr>
        <w:t xml:space="preserve">                               </w:t>
        <w:tab/>
        <w:t xml:space="preserve">probe,</w:t>
      </w:r>
    </w:p>
    <w:p w:rsidR="00000000" w:rsidDel="00000000" w:rsidP="00000000" w:rsidRDefault="00000000" w:rsidRPr="00000000" w14:paraId="00000614">
      <w:pPr>
        <w:rPr>
          <w:color w:val="0f1115"/>
          <w:sz w:val="18"/>
          <w:szCs w:val="18"/>
        </w:rPr>
      </w:pPr>
      <w:r>
        <w:rPr>
          <w:color w:val="0f1115"/>
          <w:sz w:val="18"/>
          <w:szCs w:val="18"/>
          <w:rtl w:val="0"/>
        </w:rPr>
        <w:t xml:space="preserve">                                   MESH_DATA_P2P)</w:t>
      </w:r>
    </w:p>
    <w:p w:rsidR="00000000" w:rsidDel="00000000" w:rsidP="00000000" w:rsidRDefault="00000000" w:rsidRPr="00000000" w14:paraId="00000615">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16">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6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18">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619">
      <w:pPr>
        <w:rPr>
          <w:color w:val="0f1115"/>
          <w:sz w:val="18"/>
          <w:szCs w:val="18"/>
        </w:rPr>
      </w:pPr>
      <w:r>
        <w:rPr>
          <w:color w:val="0f1115"/>
          <w:sz w:val="18"/>
          <w:szCs w:val="18"/>
          <w:rtl w:val="0"/>
        </w:rPr>
        <w:t xml:space="preserve">                atomic_increment(send_fail_counter)</w:t>
      </w:r>
    </w:p>
    <w:p w:rsidR="00000000" w:rsidDel="00000000" w:rsidP="00000000" w:rsidRDefault="00000000" w:rsidRPr="00000000" w14:paraId="0000061A">
      <w:pPr>
        <w:rPr>
          <w:color w:val="0f1115"/>
          <w:sz w:val="18"/>
          <w:szCs w:val="18"/>
        </w:rPr>
      </w:pPr>
      <w:r>
        <w:rPr>
          <w:color w:val="0f1115"/>
          <w:sz w:val="18"/>
          <w:szCs w:val="18"/>
          <w:rtl w:val="0"/>
        </w:rPr>
        <w:t xml:space="preserve">                log_error("FORWARD_FAIL", result)</w:t>
      </w:r>
    </w:p>
    <w:p w:rsidR="00000000" w:rsidDel="00000000" w:rsidP="00000000" w:rsidRDefault="00000000" w:rsidRPr="00000000" w14:paraId="0000061B">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C">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1D">
      <w:pPr>
        <w:rPr>
          <w:color w:val="0f1115"/>
          <w:sz w:val="18"/>
          <w:szCs w:val="18"/>
        </w:rPr>
      </w:pPr>
      <w:r>
        <w:rPr>
          <w:color w:val="0f1115"/>
          <w:sz w:val="18"/>
          <w:szCs w:val="18"/>
          <w:rtl w:val="0"/>
        </w:rPr>
        <w:tab/>
        <w:t xml:space="preserve">end while</w:t>
      </w:r>
    </w:p>
    <w:p w:rsidR="00000000" w:rsidDel="00000000" w:rsidP="00000000" w:rsidRDefault="00000000" w:rsidRPr="00000000" w14:paraId="0000061E">
      <w:pPr>
        <w:rPr>
          <w:color w:val="0f1115"/>
          <w:sz w:val="18"/>
          <w:szCs w:val="18"/>
        </w:rPr>
      </w:pPr>
      <w:r>
        <w:rPr>
          <w:color w:val="0f1115"/>
          <w:sz w:val="18"/>
          <w:szCs w:val="18"/>
          <w:rtl w:val="0"/>
        </w:rPr>
        <w:t xml:space="preserve">end procedure</w:t>
      </w:r>
    </w:p>
    <w:p w:rsidR="00000000" w:rsidDel="00000000" w:rsidP="00000000" w:rsidRDefault="00000000" w:rsidRPr="00000000" w14:paraId="0000061F">
      <w:pPr>
        <w:rPr>
          <w:color w:val="0f1115"/>
          <w:sz w:val="18"/>
          <w:szCs w:val="18"/>
        </w:rPr>
      </w:pPr>
      <w:r>
        <w:rPr>
          <w:rtl w:val="0"/>
        </w:rPr>
      </w:r>
    </w:p>
    <w:p w:rsidR="00000000" w:rsidDel="00000000" w:rsidP="00000000" w:rsidRDefault="00000000" w:rsidRPr="00000000" w14:paraId="00000620">
      <w:pPr>
        <w:rPr>
          <w:color w:val="0f1115"/>
          <w:sz w:val="18"/>
          <w:szCs w:val="18"/>
        </w:rPr>
      </w:pPr>
      <w:r>
        <w:rPr>
          <w:color w:val="0f1115"/>
          <w:sz w:val="18"/>
          <w:szCs w:val="18"/>
          <w:rtl w:val="0"/>
        </w:rPr>
        <w:t xml:space="preserve"> </w:t>
      </w:r>
    </w:p>
    <w:p w:rsidR="00000000" w:rsidDel="00000000" w:rsidP="00000000" w:rsidRDefault="00000000" w:rsidRPr="00000000" w14:paraId="00000621">
      <w:pPr>
        <w:jc w:val="center"/>
        <w:rPr>
          <w:color w:val="0f1115"/>
          <w:sz w:val="18"/>
          <w:szCs w:val="18"/>
        </w:rPr>
      </w:pPr>
      <w:r>
        <w:rPr>
          <w:color w:val="0f1115"/>
          <w:sz w:val="18"/>
          <w:szCs w:val="18"/>
        </w:rPr>
        <w:drawing>
          <wp:inline distB="114300" distT="114300" distL="114300" distR="114300">
            <wp:extent cx="2654300" cy="6146800"/>
            <wp:effectExtent b="0" l="0" r="0" t="0"/>
            <wp:docPr id="10"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2654300" cy="6146800"/>
                    </a:xfrm>
                    <a:prstGeom prst="rect"/>
                    <a:ln/>
                  </pic:spPr>
                </pic:pic>
              </a:graphicData>
            </a:graphic>
          </wp:inline>
        </w:drawing>
      </w:r>
      <w:r>
        <w:rPr>
          <w:rtl w:val="0"/>
        </w:rPr>
      </w:r>
    </w:p>
    <w:p w:rsidR="00000000" w:rsidDel="00000000" w:rsidP="00000000" w:rsidRDefault="00000000" w:rsidRPr="00000000" w14:paraId="000006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0tg0o62p9le" w:id="123"/>
      <w:bookmarkEnd w:id="123"/>
      <w:r>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3">
      <w:pPr>
        <w:rPr>
          <w:color w:val="0f1115"/>
        </w:rPr>
      </w:pPr>
      <w:r>
        <w:rPr>
          <w:i w:val="1"/>
          <w:iCs w:val="1"/>
          <w:color w:val="0f1115"/>
          <w:rtl w:val="0"/>
        </w:rPr>
        <w:t xml:space="preserve">Figure 4.6</w:t>
      </w:r>
      <w:r>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rsidR="00000000" w:rsidDel="00000000" w:rsidP="00000000" w:rsidRDefault="00000000" w:rsidRPr="00000000" w14:paraId="00000624">
      <w:pPr>
        <w:spacing w:before="200" w:lineRule="auto"/>
        <w:rPr>
          <w:b w:val="1"/>
          <w:bCs w:val="1"/>
        </w:rPr>
      </w:pPr>
      <w:r>
        <w:rPr>
          <w:b w:val="1"/>
          <w:bCs w:val="1"/>
          <w:rtl w:val="0"/>
        </w:rPr>
        <w:t xml:space="preserve">G. Explanation of Key Behaviors</w:t>
      </w:r>
    </w:p>
    <w:p w:rsidR="00000000" w:rsidDel="00000000" w:rsidP="00000000" w:rsidRDefault="00000000" w:rsidRPr="00000000" w14:paraId="00000625">
      <w:pPr>
        <w:rPr/>
      </w:pPr>
      <w:r>
        <w:rPr>
          <w:rtl w:val="0"/>
        </w:rPr>
        <w:t xml:space="preserve">The blackhole-inspired implementation creates a forwarding suppression effect through several coordinated behaviors:</w:t>
      </w:r>
    </w:p>
    <w:p w:rsidR="00000000" w:rsidDel="00000000" w:rsidP="00000000" w:rsidRDefault="00000000" w:rsidRPr="00000000" w14:paraId="00000626">
      <w:pPr>
        <w:numPr>
          <w:ilvl w:val="0"/>
          <w:numId w:val="2"/>
        </w:numPr>
        <w:ind w:left="720" w:hanging="360"/>
        <w:jc w:val="left"/>
        <w:rPr>
          <w:rFonts w:ascii="Arial" w:cs="Arial" w:eastAsia="Arial" w:hAnsi="Arial"/>
        </w:rPr>
      </w:pPr>
      <w:r>
        <w:rPr>
          <w:b w:val="1"/>
          <w:bCs w:val="1"/>
          <w:rtl w:val="0"/>
        </w:rPr>
        <w:t xml:space="preserve">Intentional Relay:</w:t>
      </w:r>
      <w:r>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7">
      <w:pPr>
        <w:numPr>
          <w:ilvl w:val="0"/>
          <w:numId w:val="2"/>
        </w:numPr>
        <w:ind w:left="720" w:hanging="360"/>
        <w:jc w:val="left"/>
        <w:rPr>
          <w:rFonts w:ascii="Arial" w:cs="Arial" w:eastAsia="Arial" w:hAnsi="Arial"/>
        </w:rPr>
      </w:pPr>
      <w:r>
        <w:rPr>
          <w:b w:val="1"/>
          <w:bCs w:val="1"/>
          <w:rtl w:val="0"/>
        </w:rPr>
        <w:t xml:space="preserve">Normal Forwarding:</w:t>
      </w:r>
      <w:r>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8">
      <w:pPr>
        <w:numPr>
          <w:ilvl w:val="0"/>
          <w:numId w:val="2"/>
        </w:numPr>
        <w:ind w:left="720" w:hanging="360"/>
        <w:jc w:val="left"/>
        <w:rPr>
          <w:rFonts w:ascii="Arial" w:cs="Arial" w:eastAsia="Arial" w:hAnsi="Arial"/>
        </w:rPr>
      </w:pPr>
      <w:r>
        <w:rPr>
          <w:b w:val="1"/>
          <w:bCs w:val="1"/>
          <w:rtl w:val="0"/>
        </w:rPr>
        <w:t xml:space="preserve">Suppression Mechanism: </w:t>
      </w:r>
      <w:r>
        <w:rPr>
          <w:rtl w:val="0"/>
        </w:rPr>
        <w:t xml:space="preserve">During the manipulation window (suppression_active = true and phase ID = 1), the attacker simply omits the </w:t>
      </w:r>
      <w:r>
        <w:rPr>
          <w:i w:val="1"/>
          <w:iCs w:val="1"/>
          <w:rtl w:val="0"/>
        </w:rPr>
        <w:t xml:space="preserve">esp_mesh_send()</w:t>
      </w:r>
      <w:r>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9">
      <w:pPr>
        <w:numPr>
          <w:ilvl w:val="0"/>
          <w:numId w:val="2"/>
        </w:numPr>
        <w:ind w:left="720" w:hanging="360"/>
        <w:jc w:val="left"/>
        <w:rPr>
          <w:rFonts w:ascii="Arial" w:cs="Arial" w:eastAsia="Arial" w:hAnsi="Arial"/>
        </w:rPr>
      </w:pPr>
      <w:r>
        <w:rPr>
          <w:b w:val="1"/>
          <w:bCs w:val="1"/>
          <w:rtl w:val="0"/>
        </w:rPr>
        <w:t xml:space="preserve">Protocol Compliance:</w:t>
      </w:r>
      <w:r>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A">
      <w:pPr>
        <w:numPr>
          <w:ilvl w:val="0"/>
          <w:numId w:val="2"/>
        </w:numPr>
        <w:ind w:left="720" w:hanging="360"/>
        <w:jc w:val="left"/>
        <w:rPr>
          <w:rFonts w:ascii="Arial" w:cs="Arial" w:eastAsia="Arial" w:hAnsi="Arial"/>
        </w:rPr>
      </w:pPr>
      <w:r>
        <w:rPr>
          <w:b w:val="1"/>
          <w:bCs w:val="1"/>
          <w:rtl w:val="0"/>
        </w:rPr>
        <w:t xml:space="preserve">Counter Updates:</w:t>
      </w:r>
      <w:r>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B">
      <w:pPr>
        <w:numPr>
          <w:ilvl w:val="0"/>
          <w:numId w:val="2"/>
        </w:numPr>
        <w:ind w:left="720" w:hanging="360"/>
        <w:jc w:val="left"/>
        <w:rPr>
          <w:rFonts w:ascii="Arial" w:cs="Arial" w:eastAsia="Arial" w:hAnsi="Arial"/>
        </w:rPr>
      </w:pPr>
      <w:r>
        <w:rPr>
          <w:b w:val="1"/>
          <w:bCs w:val="1"/>
          <w:rtl w:val="0"/>
        </w:rPr>
        <w:t xml:space="preserve">Normal Traffic Preservation: </w:t>
      </w:r>
      <w:r>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C">
      <w:pPr>
        <w:ind w:left="720" w:firstLine="0"/>
        <w:jc w:val="left"/>
        <w:rPr>
          <w:b w:val="1"/>
          <w:bCs w:val="1"/>
        </w:rPr>
      </w:pPr>
      <w:r>
        <w:rPr>
          <w:rtl w:val="0"/>
        </w:rPr>
      </w:r>
    </w:p>
    <w:p w:rsidR="00000000" w:rsidDel="00000000" w:rsidP="00000000" w:rsidRDefault="00000000" w:rsidRPr="00000000" w14:paraId="0000062D">
      <w:pPr>
        <w:jc w:val="center"/>
        <w:rPr/>
      </w:pPr>
      <w:r>
        <w:rPr/>
        <w:drawing>
          <wp:inline distB="114300" distT="114300" distL="114300" distR="114300">
            <wp:extent cx="4991100" cy="4749800"/>
            <wp:effectExtent b="0" l="0" r="0" t="0"/>
            <wp:docPr id="1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991100" cy="4749800"/>
                    </a:xfrm>
                    <a:prstGeom prst="rect"/>
                    <a:ln/>
                  </pic:spPr>
                </pic:pic>
              </a:graphicData>
            </a:graphic>
          </wp:inline>
        </w:drawing>
      </w:r>
      <w:r>
        <w:rPr>
          <w:rtl w:val="0"/>
        </w:rPr>
      </w:r>
    </w:p>
    <w:p w:rsidR="00000000" w:rsidDel="00000000" w:rsidP="00000000" w:rsidRDefault="00000000" w:rsidRPr="00000000" w14:paraId="0000062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ifhp2d6vcc8" w:id="124"/>
      <w:bookmarkEnd w:id="124"/>
      <w:r>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F">
      <w:pPr>
        <w:jc w:val="left"/>
        <w:rPr/>
      </w:pPr>
      <w:r>
        <w:rPr>
          <w:i w:val="1"/>
          <w:iCs w:val="1"/>
          <w:rtl w:val="0"/>
        </w:rPr>
        <w:t xml:space="preserve">Figure 4.7</w:t>
      </w:r>
      <w:r>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30">
      <w:pPr>
        <w:spacing w:before="200" w:lineRule="auto"/>
        <w:rPr>
          <w:b w:val="1"/>
          <w:bCs w:val="1"/>
        </w:rPr>
      </w:pPr>
      <w:r>
        <w:rPr>
          <w:b w:val="1"/>
          <w:bCs w:val="1"/>
          <w:rtl w:val="0"/>
        </w:rPr>
        <w:t xml:space="preserve">H. Observable Effects and Dataset Contributions</w:t>
      </w:r>
    </w:p>
    <w:p w:rsidR="00000000" w:rsidDel="00000000" w:rsidP="00000000" w:rsidRDefault="00000000" w:rsidRPr="00000000" w14:paraId="00000631">
      <w:pPr>
        <w:rPr/>
      </w:pPr>
      <w:r>
        <w:rPr>
          <w:rtl w:val="0"/>
        </w:rPr>
        <w:t xml:space="preserve">The forwarding suppression mechanism produces several measurable deviations that are captured in the unified dataset:</w:t>
      </w:r>
    </w:p>
    <w:p w:rsidR="00000000" w:rsidDel="00000000" w:rsidP="00000000" w:rsidRDefault="00000000" w:rsidRPr="00000000" w14:paraId="00000632">
      <w:pPr>
        <w:ind w:left="1080" w:hanging="360"/>
        <w:rPr/>
      </w:pPr>
      <w:r>
        <w:rPr>
          <w:rtl w:val="0"/>
        </w:rPr>
        <w:t xml:space="preserve">●</w:t>
      </w:r>
      <w:r>
        <w:rPr>
          <w:sz w:val="14"/>
          <w:szCs w:val="14"/>
          <w:rtl w:val="0"/>
        </w:rPr>
        <w:t xml:space="preserve">       </w:t>
      </w:r>
      <w:r>
        <w:rPr>
          <w:b w:val="1"/>
          <w:bCs w:val="1"/>
          <w:rtl w:val="0"/>
        </w:rPr>
        <w:t xml:space="preserve">Forwarding Ratio Degradation</w:t>
      </w:r>
      <w:r>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3">
      <w:pPr>
        <w:ind w:left="1080" w:hanging="360"/>
        <w:rPr/>
      </w:pPr>
      <w:r>
        <w:rPr>
          <w:rtl w:val="0"/>
        </w:rPr>
        <w:t xml:space="preserve">●</w:t>
      </w:r>
      <w:r>
        <w:rPr>
          <w:sz w:val="14"/>
          <w:szCs w:val="14"/>
          <w:rtl w:val="0"/>
        </w:rPr>
        <w:t xml:space="preserve">       </w:t>
      </w:r>
      <w:r>
        <w:rPr>
          <w:b w:val="1"/>
          <w:bCs w:val="1"/>
          <w:rtl w:val="0"/>
        </w:rPr>
        <w:t xml:space="preserve">Retransmissions (tested, not assumed):</w:t>
      </w:r>
      <w:r>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4">
      <w:pPr>
        <w:ind w:left="1080" w:hanging="360"/>
        <w:rPr/>
      </w:pPr>
      <w:r>
        <w:rPr>
          <w:rtl w:val="0"/>
        </w:rPr>
        <w:t xml:space="preserve">●</w:t>
      </w:r>
      <w:r>
        <w:rPr>
          <w:sz w:val="14"/>
          <w:szCs w:val="14"/>
          <w:rtl w:val="0"/>
        </w:rPr>
        <w:t xml:space="preserve">       </w:t>
      </w:r>
      <w:r>
        <w:rPr>
          <w:b w:val="1"/>
          <w:bCs w:val="1"/>
          <w:rtl w:val="0"/>
        </w:rPr>
        <w:t xml:space="preserve">Reduced Packet Delivery Ratio</w:t>
      </w:r>
      <w:r>
        <w:rPr>
          <w:rtl w:val="0"/>
        </w:rPr>
        <w:t xml:space="preserve">: End-to-end packet delivery from victims to the root decreases during suppression, as probes are dropped at the attacker.</w:t>
      </w:r>
    </w:p>
    <w:p w:rsidR="00000000" w:rsidDel="00000000" w:rsidP="00000000" w:rsidRDefault="00000000" w:rsidRPr="00000000" w14:paraId="00000635">
      <w:pPr>
        <w:ind w:left="1080" w:hanging="360"/>
        <w:rPr/>
      </w:pPr>
      <w:r>
        <w:rPr>
          <w:rtl w:val="0"/>
        </w:rPr>
        <w:t xml:space="preserve">●</w:t>
      </w:r>
      <w:r>
        <w:rPr>
          <w:sz w:val="14"/>
          <w:szCs w:val="14"/>
          <w:rtl w:val="0"/>
        </w:rPr>
        <w:t xml:space="preserve">       </w:t>
      </w:r>
      <w:r>
        <w:rPr>
          <w:b w:val="1"/>
          <w:bCs w:val="1"/>
          <w:rtl w:val="0"/>
        </w:rPr>
        <w:t xml:space="preserve">Stable RSSI at Attacker</w:t>
      </w:r>
      <w:r>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6">
      <w:pPr>
        <w:ind w:left="1080" w:hanging="360"/>
        <w:rPr/>
      </w:pPr>
      <w:r>
        <w:rPr>
          <w:rtl w:val="0"/>
        </w:rPr>
        <w:t xml:space="preserve">●</w:t>
      </w:r>
      <w:r>
        <w:rPr>
          <w:sz w:val="14"/>
          <w:szCs w:val="14"/>
          <w:rtl w:val="0"/>
        </w:rPr>
        <w:t xml:space="preserve">       </w:t>
      </w:r>
      <w:r>
        <w:rPr>
          <w:b w:val="1"/>
          <w:bCs w:val="1"/>
          <w:rtl w:val="0"/>
        </w:rPr>
        <w:t xml:space="preserve">Parent Switching (Secondary Effect)</w:t>
      </w:r>
      <w:r>
        <w:rPr>
          <w:rtl w:val="0"/>
        </w:rPr>
        <w:t xml:space="preserve">: Persistent packet loss may trigger victims to attempt parent switching, though this is monitored as a secondary effect.</w:t>
      </w:r>
    </w:p>
    <w:p w:rsidR="00000000" w:rsidDel="00000000" w:rsidP="00000000" w:rsidRDefault="00000000" w:rsidRPr="00000000" w14:paraId="00000637">
      <w:pPr>
        <w:spacing w:before="200" w:lineRule="auto"/>
        <w:rPr>
          <w:b w:val="1"/>
          <w:bCs w:val="1"/>
        </w:rPr>
      </w:pPr>
      <w:r>
        <w:rPr>
          <w:b w:val="1"/>
          <w:bCs w:val="1"/>
          <w:rtl w:val="0"/>
        </w:rPr>
        <w:t xml:space="preserve">I. Implementation Summary for Blackhole</w:t>
      </w:r>
    </w:p>
    <w:p w:rsidR="00000000" w:rsidDel="00000000" w:rsidP="00000000" w:rsidRDefault="00000000" w:rsidRPr="00000000" w14:paraId="00000638">
      <w:pPr>
        <w:rPr/>
      </w:pPr>
      <w:r>
        <w:rPr>
          <w:rtl w:val="0"/>
        </w:rPr>
        <w:t xml:space="preserve">The blackhole-inspired implementation is designed around several key principles:</w:t>
      </w:r>
    </w:p>
    <w:p w:rsidR="00000000" w:rsidDel="00000000" w:rsidP="00000000" w:rsidRDefault="00000000" w:rsidRPr="00000000" w14:paraId="00000639">
      <w:pPr>
        <w:ind w:left="1080" w:hanging="360"/>
        <w:rPr/>
      </w:pPr>
      <w:r>
        <w:rPr>
          <w:rtl w:val="0"/>
        </w:rPr>
        <w:t xml:space="preserve">●</w:t>
      </w:r>
      <w:r>
        <w:rPr>
          <w:sz w:val="14"/>
          <w:szCs w:val="14"/>
          <w:rtl w:val="0"/>
        </w:rPr>
        <w:t xml:space="preserve">       </w:t>
      </w:r>
      <w:r>
        <w:rPr>
          <w:b w:val="1"/>
          <w:bCs w:val="1"/>
          <w:rtl w:val="0"/>
        </w:rPr>
        <w:t xml:space="preserve">Intentional Relay:</w:t>
      </w:r>
      <w:r>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A">
      <w:pPr>
        <w:ind w:left="1080" w:hanging="360"/>
        <w:rPr/>
      </w:pPr>
      <w:r>
        <w:rPr>
          <w:rtl w:val="0"/>
        </w:rPr>
        <w:t xml:space="preserve">●</w:t>
      </w:r>
      <w:r>
        <w:rPr>
          <w:sz w:val="14"/>
          <w:szCs w:val="14"/>
          <w:rtl w:val="0"/>
        </w:rPr>
        <w:t xml:space="preserve">       </w:t>
      </w:r>
      <w:r>
        <w:rPr>
          <w:b w:val="1"/>
          <w:bCs w:val="1"/>
          <w:rtl w:val="0"/>
        </w:rPr>
        <w:t xml:space="preserve">Suppression by Omission:</w:t>
      </w:r>
      <w:r>
        <w:rPr>
          <w:rtl w:val="0"/>
        </w:rPr>
        <w:t xml:space="preserve"> Forwarding suppression is achieved by omitting the </w:t>
      </w:r>
      <w:r>
        <w:rPr>
          <w:i w:val="1"/>
          <w:iCs w:val="1"/>
          <w:rtl w:val="0"/>
        </w:rPr>
        <w:t xml:space="preserve">esp_mesh_send()</w:t>
      </w:r>
      <w:r>
        <w:rPr>
          <w:rtl w:val="0"/>
        </w:rPr>
        <w:t xml:space="preserve"> call, not by modifying control traffic or injecting malformed packets.</w:t>
      </w:r>
    </w:p>
    <w:p w:rsidR="00000000" w:rsidDel="00000000" w:rsidP="00000000" w:rsidRDefault="00000000" w:rsidRPr="00000000" w14:paraId="0000063B">
      <w:pPr>
        <w:ind w:left="1080" w:hanging="360"/>
        <w:rPr/>
      </w:pPr>
      <w:r>
        <w:rPr>
          <w:rtl w:val="0"/>
        </w:rPr>
        <w:t xml:space="preserve">●</w:t>
      </w:r>
      <w:r>
        <w:rPr>
          <w:sz w:val="14"/>
          <w:szCs w:val="14"/>
          <w:rtl w:val="0"/>
        </w:rPr>
        <w:t xml:space="preserve">       </w:t>
      </w:r>
      <w:r>
        <w:rPr>
          <w:b w:val="1"/>
          <w:bCs w:val="1"/>
          <w:rtl w:val="0"/>
        </w:rPr>
        <w:t xml:space="preserve">Protocol Compliance:</w:t>
      </w:r>
      <w:r>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C">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D">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The attacker continues forwarding all original packets during baseline, maintaining realistic mesh behavior during non-suppression windows.</w:t>
      </w:r>
    </w:p>
    <w:p w:rsidR="00000000" w:rsidDel="00000000" w:rsidP="00000000" w:rsidRDefault="00000000" w:rsidRPr="00000000" w14:paraId="0000063F">
      <w:pPr>
        <w:pStyle w:val="Heading4"/>
        <w:keepNext w:val="0"/>
        <w:keepLines w:val="0"/>
        <w:shd w:fill="auto" w:val="clear"/>
        <w:spacing w:before="200" w:line="276" w:lineRule="auto"/>
        <w:ind w:left="2340" w:hanging="1160"/>
        <w:rPr/>
      </w:pPr>
      <w:bookmarkStart w:colFirst="0" w:colLast="0" w:name="_7fijkncsme8o" w:id="125"/>
      <w:bookmarkEnd w:id="125"/>
      <w:r>
        <w:rPr>
          <w:b w:val="0"/>
          <w:bCs w:val="0"/>
          <w:sz w:val="14"/>
          <w:szCs w:val="14"/>
          <w:rtl w:val="0"/>
        </w:rPr>
        <w:t xml:space="preserve"> </w:t>
      </w:r>
      <w:r>
        <w:rPr>
          <w:rtl w:val="0"/>
        </w:rPr>
        <w:t xml:space="preserve">4.2.1.3.</w:t>
      </w:r>
      <w:r>
        <w:rPr>
          <w:b w:val="0"/>
          <w:bCs w:val="0"/>
          <w:sz w:val="14"/>
          <w:szCs w:val="14"/>
          <w:rtl w:val="0"/>
        </w:rPr>
        <w:t xml:space="preserve">          </w:t>
      </w:r>
      <w:r>
        <w:rPr>
          <w:rtl w:val="0"/>
        </w:rPr>
        <w:t xml:space="preserve">Topology Distortion (Wormhole-Inspired) Implementation</w:t>
      </w:r>
    </w:p>
    <w:p w:rsidR="00000000" w:rsidDel="00000000" w:rsidP="00000000" w:rsidRDefault="00000000" w:rsidRPr="00000000" w14:paraId="00000640">
      <w:pPr>
        <w:rPr/>
      </w:pPr>
      <w:r>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41">
      <w:pPr>
        <w:spacing w:before="200" w:lineRule="auto"/>
        <w:rPr>
          <w:b w:val="1"/>
          <w:bCs w:val="1"/>
        </w:rPr>
      </w:pPr>
      <w:r>
        <w:rPr>
          <w:b w:val="1"/>
          <w:bCs w:val="1"/>
          <w:rtl w:val="0"/>
        </w:rPr>
        <w:t xml:space="preserve">A. Design Scope and Implementation Boundaries</w:t>
      </w:r>
    </w:p>
    <w:p w:rsidR="00000000" w:rsidDel="00000000" w:rsidP="00000000" w:rsidRDefault="00000000" w:rsidRPr="00000000" w14:paraId="00000642">
      <w:pPr>
        <w:rPr/>
      </w:pPr>
      <w:r>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p>
    <w:p w:rsidR="00000000" w:rsidDel="00000000" w:rsidP="00000000" w:rsidRDefault="00000000" w:rsidRPr="00000000" w14:paraId="00000643">
      <w:pPr>
        <w:spacing w:before="200" w:lineRule="auto"/>
        <w:rPr/>
      </w:pPr>
      <w:r>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4">
      <w:pPr>
        <w:spacing w:before="200" w:lineRule="auto"/>
        <w:rPr/>
      </w:pPr>
      <w:r>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5">
      <w:pPr>
        <w:spacing w:before="200" w:lineRule="auto"/>
        <w:rPr/>
      </w:pPr>
      <w:r>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rsidR="00000000" w:rsidDel="00000000" w:rsidP="00000000" w:rsidRDefault="00000000" w:rsidRPr="00000000" w14:paraId="00000646">
      <w:pPr>
        <w:spacing w:before="200" w:lineRule="auto"/>
        <w:rPr>
          <w:b w:val="1"/>
          <w:bCs w:val="1"/>
        </w:rPr>
      </w:pPr>
      <w:r>
        <w:rPr>
          <w:b w:val="1"/>
          <w:bCs w:val="1"/>
          <w:rtl w:val="0"/>
        </w:rPr>
        <w:t xml:space="preserve">B. Design Principles</w:t>
      </w:r>
    </w:p>
    <w:p w:rsidR="00000000" w:rsidDel="00000000" w:rsidP="00000000" w:rsidRDefault="00000000" w:rsidRPr="00000000" w14:paraId="00000647">
      <w:pPr>
        <w:rPr/>
      </w:pPr>
      <w:r>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8">
      <w:pPr>
        <w:ind w:left="1080" w:hanging="360"/>
        <w:rPr/>
      </w:pPr>
      <w:r>
        <w:rPr>
          <w:rtl w:val="0"/>
        </w:rPr>
        <w:t xml:space="preserve">●</w:t>
      </w:r>
      <w:r>
        <w:rPr>
          <w:sz w:val="14"/>
          <w:szCs w:val="14"/>
          <w:rtl w:val="0"/>
        </w:rPr>
        <w:t xml:space="preserve">       </w:t>
      </w:r>
      <w:r>
        <w:rPr>
          <w:rtl w:val="0"/>
        </w:rPr>
        <w:t xml:space="preserve">Operate entirely within supported ESP-IDF and ESP-WIFI-MESH APIs</w:t>
      </w:r>
    </w:p>
    <w:p w:rsidR="00000000" w:rsidDel="00000000" w:rsidP="00000000" w:rsidRDefault="00000000" w:rsidRPr="00000000" w14:paraId="00000649">
      <w:pPr>
        <w:ind w:left="1080" w:hanging="360"/>
        <w:rPr/>
      </w:pPr>
      <w:r>
        <w:rPr>
          <w:rtl w:val="0"/>
        </w:rPr>
        <w:t xml:space="preserve">●</w:t>
      </w:r>
      <w:r>
        <w:rPr>
          <w:sz w:val="14"/>
          <w:szCs w:val="14"/>
          <w:rtl w:val="0"/>
        </w:rPr>
        <w:t xml:space="preserve">       </w:t>
      </w:r>
      <w:r>
        <w:rPr>
          <w:rtl w:val="0"/>
        </w:rPr>
        <w:t xml:space="preserve">Maintain full protocol compliance and mesh membership at all times</w:t>
      </w:r>
    </w:p>
    <w:p w:rsidR="00000000" w:rsidDel="00000000" w:rsidP="00000000" w:rsidRDefault="00000000" w:rsidRPr="00000000" w14:paraId="0000064A">
      <w:pPr>
        <w:ind w:left="1080" w:hanging="360"/>
        <w:rPr/>
      </w:pPr>
      <w:r>
        <w:rPr>
          <w:rtl w:val="0"/>
        </w:rPr>
        <w:t xml:space="preserve">●</w:t>
      </w:r>
      <w:r>
        <w:rPr>
          <w:sz w:val="14"/>
          <w:szCs w:val="14"/>
          <w:rtl w:val="0"/>
        </w:rPr>
        <w:t xml:space="preserve">       </w:t>
      </w:r>
      <w:r>
        <w:rPr>
          <w:rtl w:val="0"/>
        </w:rPr>
        <w:t xml:space="preserve">Introduce a controlled auxiliary tunnel that produces artificial shortcut effects</w:t>
      </w:r>
    </w:p>
    <w:p w:rsidR="00000000" w:rsidDel="00000000" w:rsidP="00000000" w:rsidRDefault="00000000" w:rsidRPr="00000000" w14:paraId="0000064B">
      <w:pPr>
        <w:ind w:left="1080" w:hanging="360"/>
        <w:rPr/>
      </w:pPr>
      <w:r>
        <w:rPr>
          <w:rtl w:val="0"/>
        </w:rPr>
        <w:t xml:space="preserve">●</w:t>
      </w:r>
      <w:r>
        <w:rPr>
          <w:sz w:val="14"/>
          <w:szCs w:val="14"/>
          <w:rtl w:val="0"/>
        </w:rPr>
        <w:t xml:space="preserve">       </w:t>
      </w:r>
      <w:r>
        <w:rPr>
          <w:rtl w:val="0"/>
        </w:rPr>
        <w:t xml:space="preserve">Induce measurable cross-layer inconsistencies consistent with wormhole theory</w:t>
      </w:r>
    </w:p>
    <w:p w:rsidR="00000000" w:rsidDel="00000000" w:rsidP="00000000" w:rsidRDefault="00000000" w:rsidRPr="00000000" w14:paraId="0000064C">
      <w:pPr>
        <w:ind w:left="1080" w:hanging="360"/>
        <w:rPr/>
      </w:pPr>
      <w:r>
        <w:rPr>
          <w:rtl w:val="0"/>
        </w:rPr>
        <w:t xml:space="preserve">●</w:t>
      </w:r>
      <w:r>
        <w:rPr>
          <w:sz w:val="14"/>
          <w:szCs w:val="14"/>
          <w:rtl w:val="0"/>
        </w:rPr>
        <w:t xml:space="preserve">   </w:t>
      </w:r>
      <w:r>
        <w:rPr>
          <w:rtl w:val="0"/>
        </w:rPr>
        <w:t xml:space="preserve">Enable precise activation windows and reliable ground-truth labeling for dataset generation</w:t>
      </w:r>
    </w:p>
    <w:p w:rsidR="00000000" w:rsidDel="00000000" w:rsidP="00000000" w:rsidRDefault="00000000" w:rsidRPr="00000000" w14:paraId="0000064D">
      <w:pPr>
        <w:spacing w:before="200" w:lineRule="auto"/>
        <w:rPr/>
      </w:pPr>
      <w:r>
        <w:rPr>
          <w:rtl w:val="0"/>
        </w:rPr>
        <w:t xml:space="preserve">This design ensures that the resulting dataset remains:</w:t>
      </w:r>
    </w:p>
    <w:p w:rsidR="00000000" w:rsidDel="00000000" w:rsidP="00000000" w:rsidRDefault="00000000" w:rsidRPr="00000000" w14:paraId="0000064E">
      <w:pPr>
        <w:ind w:left="1080" w:hanging="360"/>
        <w:rPr/>
      </w:pPr>
      <w:r>
        <w:rPr>
          <w:rtl w:val="0"/>
        </w:rPr>
        <w:t xml:space="preserve">●</w:t>
      </w:r>
      <w:r>
        <w:rPr>
          <w:sz w:val="14"/>
          <w:szCs w:val="14"/>
          <w:rtl w:val="0"/>
        </w:rPr>
        <w:t xml:space="preserve">       </w:t>
      </w:r>
      <w:r>
        <w:rPr>
          <w:rtl w:val="0"/>
        </w:rPr>
        <w:t xml:space="preserve">Reproducible across multiple experimental runs</w:t>
      </w:r>
    </w:p>
    <w:p w:rsidR="00000000" w:rsidDel="00000000" w:rsidP="00000000" w:rsidRDefault="00000000" w:rsidRPr="00000000" w14:paraId="0000064F">
      <w:pPr>
        <w:ind w:left="1080" w:hanging="360"/>
        <w:rPr/>
      </w:pPr>
      <w:r>
        <w:rPr>
          <w:rtl w:val="0"/>
        </w:rPr>
        <w:t xml:space="preserve">●</w:t>
      </w:r>
      <w:r>
        <w:rPr>
          <w:sz w:val="14"/>
          <w:szCs w:val="14"/>
          <w:rtl w:val="0"/>
        </w:rPr>
        <w:t xml:space="preserve">       </w:t>
      </w:r>
      <w:r>
        <w:rPr>
          <w:rtl w:val="0"/>
        </w:rPr>
        <w:t xml:space="preserve">Stable across ESP-IDF software versions</w:t>
      </w:r>
    </w:p>
    <w:p w:rsidR="00000000" w:rsidDel="00000000" w:rsidP="00000000" w:rsidRDefault="00000000" w:rsidRPr="00000000" w14:paraId="00000650">
      <w:pPr>
        <w:ind w:left="1080" w:hanging="360"/>
        <w:rPr/>
      </w:pPr>
      <w:r>
        <w:rPr>
          <w:rtl w:val="0"/>
        </w:rPr>
        <w:t xml:space="preserve">●</w:t>
      </w:r>
      <w:r>
        <w:rPr>
          <w:sz w:val="14"/>
          <w:szCs w:val="14"/>
          <w:rtl w:val="0"/>
        </w:rPr>
        <w:t xml:space="preserve">       </w:t>
      </w:r>
      <w:r>
        <w:rPr>
          <w:rtl w:val="0"/>
        </w:rPr>
        <w:t xml:space="preserve">Ethically contained within a controlled laboratory environment</w:t>
      </w:r>
    </w:p>
    <w:p w:rsidR="00000000" w:rsidDel="00000000" w:rsidP="00000000" w:rsidRDefault="00000000" w:rsidRPr="00000000" w14:paraId="00000651">
      <w:pPr>
        <w:ind w:left="1080" w:hanging="360"/>
        <w:rPr/>
      </w:pPr>
      <w:r>
        <w:rPr>
          <w:rtl w:val="0"/>
        </w:rPr>
        <w:t xml:space="preserve">●</w:t>
      </w:r>
      <w:r>
        <w:rPr>
          <w:sz w:val="14"/>
          <w:szCs w:val="14"/>
          <w:rtl w:val="0"/>
        </w:rPr>
        <w:t xml:space="preserve">       </w:t>
      </w:r>
      <w:r>
        <w:rPr>
          <w:rtl w:val="0"/>
        </w:rPr>
        <w:t xml:space="preserve">Suitable for exploratory analysis and offline intrusion-detection research</w:t>
      </w:r>
    </w:p>
    <w:p w:rsidR="00000000" w:rsidDel="00000000" w:rsidP="00000000" w:rsidRDefault="00000000" w:rsidRPr="00000000" w14:paraId="00000652">
      <w:pPr>
        <w:spacing w:before="200" w:lineRule="auto"/>
        <w:rPr/>
      </w:pPr>
      <w:r>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3">
      <w:pPr>
        <w:spacing w:before="200" w:lineRule="auto"/>
        <w:rPr/>
      </w:pPr>
      <w:r>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4">
      <w:pPr>
        <w:spacing w:before="200" w:lineRule="auto"/>
        <w:rPr>
          <w:b w:val="1"/>
          <w:bCs w:val="1"/>
        </w:rPr>
      </w:pPr>
      <w:r>
        <w:rPr>
          <w:b w:val="1"/>
          <w:bCs w:val="1"/>
          <w:rtl w:val="0"/>
        </w:rPr>
        <w:t xml:space="preserve">C. Attacker Roles and Tunnel Architecture</w:t>
      </w:r>
    </w:p>
    <w:p w:rsidR="00000000" w:rsidDel="00000000" w:rsidP="00000000" w:rsidRDefault="00000000" w:rsidRPr="00000000" w14:paraId="00000655">
      <w:pPr>
        <w:rPr/>
      </w:pPr>
      <w:r>
        <w:rPr>
          <w:rtl w:val="0"/>
        </w:rPr>
        <w:t xml:space="preserve"> </w:t>
      </w:r>
    </w:p>
    <w:p w:rsidR="00000000" w:rsidDel="00000000" w:rsidP="00000000" w:rsidRDefault="00000000" w:rsidRPr="00000000" w14:paraId="00000656">
      <w:pPr>
        <w:rPr/>
      </w:pPr>
      <w:r>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7">
      <w:pPr>
        <w:spacing w:before="200" w:lineRule="auto"/>
        <w:rPr/>
      </w:pPr>
      <w:r>
        <w:rPr>
          <w:rtl w:val="0"/>
        </w:rPr>
        <w:t xml:space="preserve">Two attacker endpoints are deployed with the following responsibilities:</w:t>
      </w:r>
    </w:p>
    <w:p w:rsidR="00000000" w:rsidDel="00000000" w:rsidP="00000000" w:rsidRDefault="00000000" w:rsidRPr="00000000" w14:paraId="00000658">
      <w:pPr>
        <w:ind w:left="1080" w:hanging="360"/>
        <w:rPr>
          <w:b w:val="1"/>
          <w:bCs w:val="1"/>
        </w:rPr>
      </w:pPr>
      <w:r>
        <w:rPr>
          <w:rtl w:val="0"/>
        </w:rPr>
        <w:t xml:space="preserve">●</w:t>
      </w:r>
      <w:r>
        <w:rPr>
          <w:sz w:val="14"/>
          <w:szCs w:val="14"/>
          <w:rtl w:val="0"/>
        </w:rPr>
        <w:t xml:space="preserve">   </w:t>
        <w:tab/>
      </w:r>
      <w:r>
        <w:rPr>
          <w:b w:val="1"/>
          <w:bCs w:val="1"/>
          <w:rtl w:val="0"/>
        </w:rPr>
        <w:t xml:space="preserve">Attacker A (Root-Side Endpoint).</w:t>
      </w:r>
    </w:p>
    <w:p w:rsidR="00000000" w:rsidDel="00000000" w:rsidP="00000000" w:rsidRDefault="00000000" w:rsidRPr="00000000" w14:paraId="00000659">
      <w:pPr>
        <w:ind w:left="720" w:firstLine="0"/>
        <w:rPr/>
      </w:pPr>
      <w:r>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A">
      <w:pPr>
        <w:ind w:left="1080" w:hanging="360"/>
        <w:rPr>
          <w:b w:val="1"/>
          <w:bCs w:val="1"/>
        </w:rPr>
      </w:pPr>
      <w:r>
        <w:rPr>
          <w:rtl w:val="0"/>
        </w:rPr>
        <w:t xml:space="preserve">●</w:t>
      </w:r>
      <w:r>
        <w:rPr>
          <w:sz w:val="14"/>
          <w:szCs w:val="14"/>
          <w:rtl w:val="0"/>
        </w:rPr>
        <w:t xml:space="preserve">   </w:t>
        <w:tab/>
      </w:r>
      <w:r>
        <w:rPr>
          <w:b w:val="1"/>
          <w:bCs w:val="1"/>
          <w:rtl w:val="0"/>
        </w:rPr>
        <w:t xml:space="preserve">Attacker B (Leaf-Side Endpoint).</w:t>
      </w:r>
    </w:p>
    <w:p w:rsidR="00000000" w:rsidDel="00000000" w:rsidP="00000000" w:rsidRDefault="00000000" w:rsidRPr="00000000" w14:paraId="0000065B">
      <w:pPr>
        <w:ind w:left="720" w:firstLine="0"/>
        <w:rPr/>
      </w:pPr>
      <w:r>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C">
      <w:pPr>
        <w:spacing w:before="200" w:lineRule="auto"/>
        <w:rPr/>
      </w:pPr>
      <w:r>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D">
      <w:pPr>
        <w:spacing w:before="200" w:lineRule="auto"/>
        <w:rPr/>
      </w:pPr>
      <w:r>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E">
      <w:pPr>
        <w:spacing w:after="180" w:before="180" w:lineRule="auto"/>
        <w:rPr>
          <w:highlight w:val="yellow"/>
        </w:rPr>
      </w:pPr>
      <w:r>
        <w:rPr>
          <w:highlight w:val="yellow"/>
          <w:rtl w:val="0"/>
        </w:rPr>
        <w:t xml:space="preserve">The two attacker boards are joined by a physical UART wire, which plays the role of the out-of-band tunnel that Zhukabayeva et al. [71] built with a GSM/GPRS link. </w:t>
      </w:r>
      <w:r>
        <w:rPr>
          <w:highlight w:val="green"/>
          <w:rtl w:val="0"/>
        </w:rPr>
        <w:t xml:space="preserve">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w:t>
      </w:r>
      <w:r>
        <w:rPr>
          <w:highlight w:val="yellow"/>
          <w:rtl w:val="0"/>
        </w:rPr>
        <w:t xml:space="preserve"> tunnel message carries a CRC32, and the firmware prints a warning if the tunnel carried nothing.</w:t>
      </w:r>
    </w:p>
    <w:p w:rsidR="00000000" w:rsidDel="00000000" w:rsidP="00000000" w:rsidRDefault="00000000" w:rsidRPr="00000000" w14:paraId="0000065F">
      <w:pPr>
        <w:spacing w:after="180" w:before="180" w:lineRule="auto"/>
        <w:rPr>
          <w:highlight w:val="yellow"/>
        </w:rPr>
      </w:pPr>
      <w:r>
        <w:rPr>
          <w:highlight w:val="yellow"/>
          <w:rtl w:val="0"/>
        </w:rPr>
        <w:t xml:space="preserve">The title Wormhole-Inspired is kept. The tunnel runs above the routing layer of the mesh, so it reproduces duplicate arrivals of the same packet. Ramírez Gómez et al. [72] </w:t>
      </w:r>
      <w:r>
        <w:rPr>
          <w:highlight w:val="green"/>
          <w:rtl w:val="0"/>
        </w:rPr>
        <w:t xml:space="preserve">propose duplicated routing packets as a signature of a wormhole in ZigBee, which is related to this effect,</w:t>
      </w:r>
      <w:r>
        <w:rPr>
          <w:highlight w:val="yellow"/>
          <w:rtl w:val="0"/>
        </w:rPr>
        <w:t xml:space="preserve">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60">
      <w:pPr>
        <w:spacing w:after="180" w:before="180" w:lineRule="auto"/>
        <w:rPr>
          <w:highlight w:val="yellow"/>
        </w:rPr>
      </w:pPr>
      <w:r>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61">
      <w:pPr>
        <w:spacing w:after="180" w:before="180" w:lineRule="auto"/>
        <w:rPr>
          <w:highlight w:val="yellow"/>
        </w:rPr>
      </w:pPr>
      <w:r>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w:t>
      </w:r>
      <w:r>
        <w:rPr>
          <w:highlight w:val="green"/>
          <w:rtl w:val="0"/>
        </w:rPr>
        <w:t xml:space="preserve">hops. In tree and partial-mesh wormhole runs, 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and the change is not yet confirmed on hardware.</w:t>
      </w:r>
    </w:p>
    <w:p w:rsidR="00000000" w:rsidDel="00000000" w:rsidP="00000000" w:rsidRDefault="00000000" w:rsidRPr="00000000" w14:paraId="00000662">
      <w:pPr>
        <w:spacing w:before="200" w:lineRule="auto"/>
        <w:rPr/>
      </w:pPr>
      <w:r>
        <w:rPr>
          <w:rtl w:val="0"/>
        </w:rPr>
        <w:t xml:space="preserve"> </w:t>
      </w:r>
    </w:p>
    <w:p w:rsidR="00000000" w:rsidDel="00000000" w:rsidP="00000000" w:rsidRDefault="00000000" w:rsidRPr="00000000" w14:paraId="00000663">
      <w:pPr>
        <w:spacing w:before="200" w:lineRule="auto"/>
        <w:rPr/>
      </w:pPr>
      <w:r>
        <w:rPr>
          <w:rtl w:val="0"/>
        </w:rPr>
        <w:t xml:space="preserve"> </w:t>
      </w:r>
    </w:p>
    <w:p w:rsidR="00000000" w:rsidDel="00000000" w:rsidP="00000000" w:rsidRDefault="00000000" w:rsidRPr="00000000" w14:paraId="00000664">
      <w:pPr>
        <w:jc w:val="center"/>
        <w:rPr/>
      </w:pPr>
      <w:r>
        <w:rPr/>
        <w:drawing>
          <wp:inline distB="114300" distT="114300" distL="114300" distR="114300">
            <wp:extent cx="2730500" cy="5397500"/>
            <wp:effectExtent b="0" l="0" r="0" t="0"/>
            <wp:docPr id="13" name="image20.gif"/>
            <a:graphic>
              <a:graphicData uri="http://schemas.openxmlformats.org/drawingml/2006/picture">
                <pic:pic>
                  <pic:nvPicPr>
                    <pic:cNvPr id="0" name="image20.gif"/>
                    <pic:cNvPicPr preferRelativeResize="0"/>
                  </pic:nvPicPr>
                  <pic:blipFill>
                    <a:blip r:embed="rId13"/>
                    <a:srcRect b="0" l="0" r="0" t="0"/>
                    <a:stretch>
                      <a:fillRect/>
                    </a:stretch>
                  </pic:blipFill>
                  <pic:spPr>
                    <a:xfrm>
                      <a:off x="0" y="0"/>
                      <a:ext cx="2730500" cy="5397500"/>
                    </a:xfrm>
                    <a:prstGeom prst="rect"/>
                    <a:ln/>
                  </pic:spPr>
                </pic:pic>
              </a:graphicData>
            </a:graphic>
          </wp:inline>
        </w:drawing>
      </w:r>
      <w:r>
        <w:rPr>
          <w:rtl w:val="0"/>
        </w:rPr>
      </w:r>
    </w:p>
    <w:p w:rsidR="00000000" w:rsidDel="00000000" w:rsidP="00000000" w:rsidRDefault="00000000" w:rsidRPr="00000000" w14:paraId="000006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ov76snfw4py" w:id="126"/>
      <w:bookmarkEnd w:id="126"/>
      <w:r>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6">
      <w:pPr>
        <w:rPr/>
      </w:pPr>
      <w:r>
        <w:rPr>
          <w:i w:val="1"/>
          <w:iCs w:val="1"/>
          <w:rtl w:val="0"/>
        </w:rPr>
        <w:t xml:space="preserve">Figure 4.8</w:t>
      </w:r>
      <w:r>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7">
      <w:pPr>
        <w:spacing w:before="200" w:lineRule="auto"/>
        <w:rPr>
          <w:b w:val="1"/>
          <w:bCs w:val="1"/>
        </w:rPr>
      </w:pPr>
      <w:r>
        <w:rPr>
          <w:b w:val="1"/>
          <w:bCs w:val="1"/>
          <w:rtl w:val="0"/>
        </w:rPr>
        <w:t xml:space="preserve">D. Tunnel Implementation</w:t>
      </w:r>
    </w:p>
    <w:p w:rsidR="00000000" w:rsidDel="00000000" w:rsidP="00000000" w:rsidRDefault="00000000" w:rsidRPr="00000000" w14:paraId="00000668">
      <w:pPr>
        <w:rPr>
          <w:color w:val="0f1115"/>
        </w:rPr>
      </w:pPr>
      <w:r>
        <w:rPr>
          <w:color w:val="0f1115"/>
          <w:rtl w:val="0"/>
        </w:rPr>
        <w:t xml:space="preserve">The out-of-band tunnel is a wired serial link, independent of the mesh network, shown in </w:t>
      </w:r>
      <w:r>
        <w:rPr>
          <w:i w:val="1"/>
          <w:iCs w:val="1"/>
          <w:color w:val="0f1115"/>
          <w:rtl w:val="0"/>
        </w:rPr>
        <w:t xml:space="preserve">Figure 4.9</w:t>
      </w:r>
      <w:r>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h6yes5ifu4z" w:id="127"/>
      <w:bookmarkEnd w:id="127"/>
      <w:r>
        <w:rPr>
          <w:b w:val="1"/>
          <w:bCs w:val="1"/>
          <w:i w:val="0"/>
          <w:iCs w:val="0"/>
          <w:color w:val="000000"/>
          <w:sz w:val="18"/>
          <w:szCs w:val="18"/>
          <w:rtl w:val="0"/>
        </w:rPr>
        <w:t xml:space="preserve">Figure 4.9 Wormhole Tunnel Packet Structure</w:t>
      </w:r>
    </w:p>
    <w:p w:rsidR="00000000" w:rsidDel="00000000" w:rsidP="00000000" w:rsidRDefault="00000000" w:rsidRPr="00000000" w14:paraId="0000066A">
      <w:pPr>
        <w:rPr>
          <w:color w:val="0f1115"/>
          <w:sz w:val="18"/>
          <w:szCs w:val="18"/>
        </w:rPr>
      </w:pPr>
      <w:r>
        <w:rPr>
          <w:color w:val="0f1115"/>
          <w:sz w:val="18"/>
          <w:szCs w:val="18"/>
          <w:rtl w:val="0"/>
        </w:rPr>
        <w:t xml:space="preserve">struct tunnel_packet {            // 30 bytes, packed</w:t>
      </w:r>
    </w:p>
    <w:p w:rsidR="00000000" w:rsidDel="00000000" w:rsidP="00000000" w:rsidRDefault="00000000" w:rsidRPr="00000000" w14:paraId="0000066B">
      <w:pPr>
        <w:rPr>
          <w:color w:val="0f1115"/>
          <w:sz w:val="18"/>
          <w:szCs w:val="18"/>
        </w:rPr>
      </w:pPr>
      <w:r>
        <w:rPr>
          <w:color w:val="0f1115"/>
          <w:sz w:val="18"/>
          <w:szCs w:val="18"/>
          <w:rtl w:val="0"/>
        </w:rPr>
        <w:tab/>
        <w:t xml:space="preserve">uint32_t magic;           </w:t>
        <w:tab/>
        <w:t xml:space="preserve">// 0x544E4C31 ("TNL1")</w:t>
      </w:r>
    </w:p>
    <w:p w:rsidR="00000000" w:rsidDel="00000000" w:rsidP="00000000" w:rsidRDefault="00000000" w:rsidRPr="00000000" w14:paraId="0000066C">
      <w:pPr>
        <w:rPr>
          <w:color w:val="0f1115"/>
          <w:sz w:val="18"/>
          <w:szCs w:val="18"/>
        </w:rPr>
      </w:pPr>
      <w:r>
        <w:rPr>
          <w:color w:val="0f1115"/>
          <w:sz w:val="18"/>
          <w:szCs w:val="18"/>
          <w:rtl w:val="0"/>
        </w:rPr>
        <w:tab/>
        <w:t xml:space="preserve">struct probe {            </w:t>
        <w:tab/>
        <w:t xml:space="preserve">// the captured probe, copied verbatim (22 bytes)</w:t>
      </w:r>
    </w:p>
    <w:p w:rsidR="00000000" w:rsidDel="00000000" w:rsidP="00000000" w:rsidRDefault="00000000" w:rsidRPr="00000000" w14:paraId="0000066D">
      <w:pPr>
        <w:rPr>
          <w:color w:val="0f1115"/>
          <w:sz w:val="18"/>
          <w:szCs w:val="18"/>
        </w:rPr>
      </w:pPr>
      <w:r>
        <w:rPr>
          <w:color w:val="0f1115"/>
          <w:sz w:val="18"/>
          <w:szCs w:val="18"/>
          <w:rtl w:val="0"/>
        </w:rPr>
        <w:t xml:space="preserve">    </w:t>
        <w:tab/>
        <w:t xml:space="preserve">uint32_t magic;       </w:t>
        <w:tab/>
        <w:t xml:space="preserve">// 0x50524F42 ("PROB")</w:t>
      </w:r>
    </w:p>
    <w:p w:rsidR="00000000" w:rsidDel="00000000" w:rsidP="00000000" w:rsidRDefault="00000000" w:rsidRPr="00000000" w14:paraId="0000066E">
      <w:pPr>
        <w:rPr>
          <w:color w:val="0f1115"/>
          <w:sz w:val="18"/>
          <w:szCs w:val="18"/>
        </w:rPr>
      </w:pPr>
      <w:r>
        <w:rPr>
          <w:color w:val="0f1115"/>
          <w:sz w:val="18"/>
          <w:szCs w:val="18"/>
          <w:rtl w:val="0"/>
        </w:rPr>
        <w:t xml:space="preserve">    </w:t>
        <w:tab/>
        <w:t xml:space="preserve">uint32_t seq_num;     </w:t>
        <w:tab/>
        <w:t xml:space="preserve">// probe sequence number</w:t>
      </w:r>
    </w:p>
    <w:p w:rsidR="00000000" w:rsidDel="00000000" w:rsidP="00000000" w:rsidRDefault="00000000" w:rsidRPr="00000000" w14:paraId="0000066F">
      <w:pPr>
        <w:rPr>
          <w:color w:val="0f1115"/>
          <w:sz w:val="18"/>
          <w:szCs w:val="18"/>
        </w:rPr>
      </w:pPr>
      <w:r>
        <w:rPr>
          <w:color w:val="0f1115"/>
          <w:sz w:val="18"/>
          <w:szCs w:val="18"/>
          <w:rtl w:val="0"/>
        </w:rPr>
        <w:t xml:space="preserve">    </w:t>
        <w:tab/>
        <w:t xml:space="preserve">int64_t  send_ts_us;  </w:t>
        <w:tab/>
        <w:t xml:space="preserve">// send timestamp of the original probe</w:t>
      </w:r>
    </w:p>
    <w:p w:rsidR="00000000" w:rsidDel="00000000" w:rsidP="00000000" w:rsidRDefault="00000000" w:rsidRPr="00000000" w14:paraId="00000670">
      <w:pPr>
        <w:rPr>
          <w:color w:val="0f1115"/>
          <w:sz w:val="18"/>
          <w:szCs w:val="18"/>
        </w:rPr>
      </w:pPr>
      <w:r>
        <w:rPr>
          <w:color w:val="0f1115"/>
          <w:sz w:val="18"/>
          <w:szCs w:val="18"/>
          <w:rtl w:val="0"/>
        </w:rPr>
        <w:t xml:space="preserve">    </w:t>
        <w:tab/>
        <w:t xml:space="preserve">uint8_t  src_mac[6];  </w:t>
        <w:tab/>
        <w:t xml:space="preserve">// originator, preserved across every hop</w:t>
      </w:r>
    </w:p>
    <w:p w:rsidR="00000000" w:rsidDel="00000000" w:rsidP="00000000" w:rsidRDefault="00000000" w:rsidRPr="00000000" w14:paraId="00000671">
      <w:pPr>
        <w:rPr>
          <w:color w:val="0f1115"/>
          <w:sz w:val="18"/>
          <w:szCs w:val="18"/>
        </w:rPr>
      </w:pPr>
      <w:r>
        <w:rPr>
          <w:color w:val="0f1115"/>
          <w:sz w:val="18"/>
          <w:szCs w:val="18"/>
          <w:rtl w:val="0"/>
        </w:rPr>
        <w:tab/>
        <w:t xml:space="preserve">} probe;</w:t>
      </w:r>
    </w:p>
    <w:p w:rsidR="00000000" w:rsidDel="00000000" w:rsidP="00000000" w:rsidRDefault="00000000" w:rsidRPr="00000000" w14:paraId="00000672">
      <w:pPr>
        <w:rPr>
          <w:color w:val="0f1115"/>
          <w:sz w:val="18"/>
          <w:szCs w:val="18"/>
        </w:rPr>
      </w:pPr>
      <w:r>
        <w:rPr>
          <w:color w:val="0f1115"/>
          <w:sz w:val="18"/>
          <w:szCs w:val="18"/>
          <w:rtl w:val="0"/>
        </w:rPr>
        <w:tab/>
        <w:t xml:space="preserve">uint32_t crc;             </w:t>
        <w:tab/>
        <w:t xml:space="preserve">// CRC32 over magic and probe</w:t>
      </w:r>
    </w:p>
    <w:p w:rsidR="00000000" w:rsidDel="00000000" w:rsidP="00000000" w:rsidRDefault="00000000" w:rsidRPr="00000000" w14:paraId="00000673">
      <w:pPr>
        <w:rPr>
          <w:color w:val="0f1115"/>
          <w:sz w:val="18"/>
          <w:szCs w:val="18"/>
        </w:rPr>
      </w:pPr>
      <w:r>
        <w:rPr>
          <w:color w:val="0f1115"/>
          <w:sz w:val="18"/>
          <w:szCs w:val="18"/>
          <w:rtl w:val="0"/>
        </w:rPr>
        <w:t xml:space="preserve">};</w:t>
      </w:r>
    </w:p>
    <w:p w:rsidR="00000000" w:rsidDel="00000000" w:rsidP="00000000" w:rsidRDefault="00000000" w:rsidRPr="00000000" w14:paraId="00000674">
      <w:pPr>
        <w:rPr>
          <w:color w:val="0f1115"/>
        </w:rPr>
      </w:pPr>
      <w:r>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5">
      <w:pPr>
        <w:rPr>
          <w:color w:val="0f1115"/>
        </w:rPr>
      </w:pPr>
      <w:r>
        <w:rPr>
          <w:color w:val="0f1115"/>
          <w:rtl w:val="0"/>
        </w:rPr>
        <w:t xml:space="preserve">The tunnel is configured to exhibit:</w:t>
      </w:r>
    </w:p>
    <w:p w:rsidR="00000000" w:rsidDel="00000000" w:rsidP="00000000" w:rsidRDefault="00000000" w:rsidRPr="00000000" w14:paraId="00000676">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Stable connectivity throughout baseline and manipulation windows</w:t>
      </w:r>
    </w:p>
    <w:p w:rsidR="00000000" w:rsidDel="00000000" w:rsidP="00000000" w:rsidRDefault="00000000" w:rsidRPr="00000000" w14:paraId="00000677">
      <w:pPr>
        <w:ind w:left="1080" w:hanging="360"/>
        <w:rPr>
          <w:color w:val="0f1115"/>
        </w:rPr>
      </w:pPr>
      <w:r>
        <w:rPr>
          <w:color w:val="0f1115"/>
          <w:rtl w:val="0"/>
        </w:rPr>
        <w:t xml:space="preserve">●</w:t>
      </w:r>
      <w:r>
        <w:rPr>
          <w:color w:val="0f1115"/>
          <w:sz w:val="14"/>
          <w:szCs w:val="14"/>
          <w:rtl w:val="0"/>
        </w:rPr>
        <w:t xml:space="preserve">   </w:t>
        <w:tab/>
      </w:r>
      <w:r>
        <w:rPr>
          <w:color w:val="0f1115"/>
          <w:rtl w:val="0"/>
        </w:rPr>
        <w:t xml:space="preserve">Lower and more consistent latency than the equivalent multi-hop mesh route under baseline conditions</w:t>
      </w:r>
    </w:p>
    <w:p w:rsidR="00000000" w:rsidDel="00000000" w:rsidP="00000000" w:rsidRDefault="00000000" w:rsidRPr="00000000" w14:paraId="00000678">
      <w:pPr>
        <w:ind w:left="1080" w:hanging="360"/>
        <w:rPr/>
      </w:pPr>
      <w:r>
        <w:rPr>
          <w:color w:val="0f1115"/>
          <w:rtl w:val="0"/>
        </w:rPr>
        <w:t xml:space="preserve">●</w:t>
      </w:r>
      <w:r>
        <w:rPr>
          <w:color w:val="0f1115"/>
          <w:sz w:val="14"/>
          <w:szCs w:val="14"/>
          <w:rtl w:val="0"/>
        </w:rPr>
        <w:t xml:space="preserve">   </w:t>
        <w:tab/>
      </w:r>
      <w:r>
        <w:rPr>
          <w:color w:val="0f1115"/>
          <w:rtl w:val="0"/>
        </w:rPr>
        <w:t xml:space="preserve">No dependence on ESP-MESH routing decisions</w:t>
      </w:r>
      <w:r>
        <w:rPr>
          <w:rtl w:val="0"/>
        </w:rPr>
      </w:r>
    </w:p>
    <w:p w:rsidR="00000000" w:rsidDel="00000000" w:rsidP="00000000" w:rsidRDefault="00000000" w:rsidRPr="00000000" w14:paraId="00000679">
      <w:pPr>
        <w:spacing w:before="200" w:lineRule="auto"/>
        <w:rPr>
          <w:b w:val="1"/>
          <w:bCs w:val="1"/>
        </w:rPr>
      </w:pPr>
      <w:r>
        <w:rPr>
          <w:b w:val="1"/>
          <w:bCs w:val="1"/>
          <w:rtl w:val="0"/>
        </w:rPr>
        <w:t xml:space="preserve">E. Attacker State Management</w:t>
      </w:r>
    </w:p>
    <w:p w:rsidR="00000000" w:rsidDel="00000000" w:rsidP="00000000" w:rsidRDefault="00000000" w:rsidRPr="00000000" w14:paraId="0000067A">
      <w:pPr>
        <w:rPr/>
      </w:pPr>
      <w:r>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B">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f1q66alu9tk" w:id="128"/>
      <w:bookmarkEnd w:id="128"/>
      <w:r>
        <w:rPr>
          <w:b w:val="1"/>
          <w:bCs w:val="1"/>
          <w:i w:val="0"/>
          <w:iCs w:val="0"/>
          <w:color w:val="000000"/>
          <w:sz w:val="18"/>
          <w:szCs w:val="18"/>
          <w:rtl w:val="0"/>
        </w:rPr>
        <w:t xml:space="preserve">Table 4.3 Wormhole Attacker State Variables and Counters</w:t>
      </w:r>
    </w:p>
    <w:tbl>
      <w:tblPr>
        <w:tblStyle w:val="Table2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125"/>
        <w:gridCol w:w="1125"/>
        <w:gridCol w:w="2280"/>
        <w:gridCol w:w="2685"/>
        <w:tblGridChange w:id="0">
          <w:tblGrid>
            <w:gridCol w:w="2070"/>
            <w:gridCol w:w="1125"/>
            <w:gridCol w:w="1125"/>
            <w:gridCol w:w="2280"/>
            <w:gridCol w:w="26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F">
            <w:pPr>
              <w:jc w:val="center"/>
              <w:rPr>
                <w:b w:val="1"/>
                <w:bCs w:val="1"/>
              </w:rPr>
            </w:pPr>
            <w:r>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80">
            <w:pPr>
              <w:jc w:val="center"/>
              <w:rPr>
                <w:b w:val="1"/>
                <w:bCs w:val="1"/>
              </w:rPr>
            </w:pPr>
            <w:r>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4">
            <w:pPr>
              <w:jc w:val="center"/>
              <w:rPr/>
            </w:pPr>
            <w:r>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5">
            <w:pPr>
              <w:jc w:val="center"/>
              <w:rPr/>
            </w:pPr>
            <w:r>
              <w:rPr>
                <w:rtl w:val="0"/>
              </w:rPr>
              <w:t xml:space="preserve">Set true when phase ID = 2 received; cleared when phase ID = 3 received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Pr>
                <w:sz w:val="20"/>
                <w:szCs w:val="20"/>
                <w:rtl w:val="0"/>
              </w:rPr>
              <w:t xml:space="preserve">role, role_locked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Pr>
                <w:sz w:val="20"/>
                <w:szCs w:val="20"/>
                <w:rtl w:val="0"/>
              </w:rPr>
              <w:t xml:space="preserve">enum, bool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Pr>
                <w:sz w:val="20"/>
                <w:szCs w:val="20"/>
                <w:rtl w:val="0"/>
              </w:rPr>
              <w:t xml:space="preserve">A, false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Pr>
                <w:sz w:val="20"/>
                <w:szCs w:val="20"/>
                <w:rtl w:val="0"/>
              </w:rPr>
              <w:t xml:space="preserve">The end this board plays, and whether it is fixed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Pr>
                <w:sz w:val="20"/>
                <w:szCs w:val="20"/>
                <w:rtl w:val="0"/>
              </w:rPr>
              <w:t xml:space="preserve">Incremented after a successful send of a re-injected probe</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Pr>
                <w:sz w:val="20"/>
                <w:szCs w:val="20"/>
                <w:rtl w:val="0"/>
              </w:rPr>
              <w:t xml:space="preserve">tunnel_fail, reinject_fail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Pr>
                <w:sz w:val="20"/>
                <w:szCs w:val="20"/>
                <w:rtl w:val="0"/>
              </w:rPr>
              <w:t xml:space="preserve">uint32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Pr>
                <w:sz w:val="20"/>
                <w:szCs w:val="20"/>
                <w:rtl w:val="0"/>
              </w:rPr>
              <w:t xml:space="preserve">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7">
            <w:pPr>
              <w:ind w:left="-160" w:firstLine="0"/>
              <w:jc w:val="center"/>
              <w:rPr>
                <w:sz w:val="20"/>
                <w:szCs w:val="20"/>
              </w:rPr>
            </w:pPr>
            <w:r>
              <w:rPr>
                <w:sz w:val="20"/>
                <w:szCs w:val="20"/>
                <w:rtl w:val="0"/>
              </w:rPr>
              <w:t xml:space="preserve">Failed sends (Node B) and failed re-injections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8">
            <w:pPr>
              <w:ind w:left="-160" w:firstLine="0"/>
              <w:jc w:val="center"/>
              <w:rPr>
                <w:sz w:val="20"/>
                <w:szCs w:val="20"/>
              </w:rPr>
            </w:pPr>
            <w:r>
              <w:rPr>
                <w:sz w:val="20"/>
                <w:szCs w:val="20"/>
                <w:rtl w:val="0"/>
              </w:rPr>
              <w:t xml:space="preserve">Incremented on each failed send</w:t>
            </w:r>
          </w:p>
        </w:tc>
      </w:tr>
    </w:tbl>
    <w:p w:rsidR="00000000" w:rsidDel="00000000" w:rsidP="00000000" w:rsidRDefault="00000000" w:rsidRPr="00000000" w14:paraId="000006A9">
      <w:pPr>
        <w:spacing w:line="360" w:lineRule="auto"/>
        <w:rPr/>
      </w:pPr>
      <w:r>
        <w:rPr>
          <w:rtl w:val="0"/>
        </w:rPr>
      </w:r>
    </w:p>
    <w:p w:rsidR="00000000" w:rsidDel="00000000" w:rsidP="00000000" w:rsidRDefault="00000000" w:rsidRPr="00000000" w14:paraId="000006AA">
      <w:pPr>
        <w:spacing w:before="200" w:line="360" w:lineRule="auto"/>
        <w:rPr>
          <w:b w:val="1"/>
          <w:bCs w:val="1"/>
        </w:rPr>
      </w:pPr>
      <w:r>
        <w:rPr>
          <w:b w:val="1"/>
          <w:bCs w:val="1"/>
          <w:rtl w:val="0"/>
        </w:rPr>
        <w:t xml:space="preserve">F. Baseline Stabilization</w:t>
      </w:r>
    </w:p>
    <w:p w:rsidR="00000000" w:rsidDel="00000000" w:rsidP="00000000" w:rsidRDefault="00000000" w:rsidRPr="00000000" w14:paraId="000006AB">
      <w:pPr>
        <w:spacing w:line="360" w:lineRule="auto"/>
        <w:rPr/>
      </w:pPr>
      <w:r>
        <w:rPr>
          <w:rtl w:val="0"/>
        </w:rPr>
        <w:t xml:space="preserve">Before Phase 0 (Baseline) begins, the mesh is allowed to converge to a stable topology for a </w:t>
      </w:r>
      <w:r>
        <w:rPr>
          <w:highlight w:val="green"/>
          <w:rtl w:val="0"/>
        </w:rPr>
        <w:t xml:space="preserve">stabilization interval of at least 60 seconds that lasts until the pre-run gates pass and the operator types START (D-22). The topology check accepts a board that is attached when the baseline begins and does not re-route during it (D-27).</w:t>
      </w:r>
      <w:r>
        <w:rPr>
          <w:rtl w:val="0"/>
        </w:rPr>
        <w:t xml:space="preserve"> During this interval, the following baseline properties are recorded:</w:t>
      </w:r>
    </w:p>
    <w:p w:rsidR="00000000" w:rsidDel="00000000" w:rsidP="00000000" w:rsidRDefault="00000000" w:rsidRPr="00000000" w14:paraId="000006AC">
      <w:pPr>
        <w:spacing w:line="360" w:lineRule="auto"/>
        <w:ind w:left="1080" w:hanging="360"/>
        <w:rPr/>
      </w:pPr>
      <w:r>
        <w:rPr>
          <w:rtl w:val="0"/>
        </w:rPr>
        <w:t xml:space="preserve">●</w:t>
      </w:r>
      <w:r>
        <w:rPr>
          <w:sz w:val="14"/>
          <w:szCs w:val="14"/>
          <w:rtl w:val="0"/>
        </w:rPr>
        <w:t xml:space="preserve">       </w:t>
      </w:r>
      <w:r>
        <w:rPr>
          <w:rtl w:val="0"/>
        </w:rPr>
        <w:t xml:space="preserve">Each node's mesh layer (hop distance), parent identity, and parent switching events (if any)</w:t>
      </w:r>
    </w:p>
    <w:p w:rsidR="00000000" w:rsidDel="00000000" w:rsidP="00000000" w:rsidRDefault="00000000" w:rsidRPr="00000000" w14:paraId="000006AD">
      <w:pPr>
        <w:spacing w:line="360" w:lineRule="auto"/>
        <w:ind w:left="1080" w:hanging="360"/>
        <w:rPr/>
      </w:pPr>
      <w:r>
        <w:rPr>
          <w:rtl w:val="0"/>
        </w:rPr>
        <w:t xml:space="preserve">●</w:t>
      </w:r>
      <w:r>
        <w:rPr>
          <w:sz w:val="14"/>
          <w:szCs w:val="14"/>
          <w:rtl w:val="0"/>
        </w:rPr>
        <w:t xml:space="preserve">       </w:t>
      </w:r>
      <w:r>
        <w:rPr>
          <w:rtl w:val="0"/>
        </w:rPr>
        <w:t xml:space="preserve">Per-node RSSI statistics (mean/variance) under stable topology</w:t>
      </w:r>
    </w:p>
    <w:p w:rsidR="00000000" w:rsidDel="00000000" w:rsidP="00000000" w:rsidRDefault="00000000" w:rsidRPr="00000000" w14:paraId="000006AE">
      <w:pPr>
        <w:spacing w:line="360" w:lineRule="auto"/>
        <w:ind w:left="1080" w:hanging="360"/>
        <w:rPr/>
      </w:pPr>
      <w:r>
        <w:rPr>
          <w:rtl w:val="0"/>
        </w:rPr>
        <w:t xml:space="preserve">●</w:t>
      </w:r>
      <w:r>
        <w:rPr>
          <w:sz w:val="14"/>
          <w:szCs w:val="14"/>
          <w:rtl w:val="0"/>
        </w:rPr>
        <w:t xml:space="preserve">       </w:t>
      </w:r>
      <w:r>
        <w:rPr>
          <w:rtl w:val="0"/>
        </w:rPr>
        <w:t xml:space="preserve">Baseline end-to-end latency and packet delivery ratio (PDR) from the nodes below the attacker region to the root</w:t>
      </w:r>
    </w:p>
    <w:p w:rsidR="00000000" w:rsidDel="00000000" w:rsidP="00000000" w:rsidRDefault="00000000" w:rsidRPr="00000000" w14:paraId="000006AF">
      <w:pPr>
        <w:spacing w:line="360" w:lineRule="auto"/>
        <w:rPr/>
      </w:pPr>
      <w:r>
        <w:rPr>
          <w:rtl w:val="0"/>
        </w:rPr>
        <w:t xml:space="preserve">This baseline serves as the reference distribution against which distortion effects are evaluated.</w:t>
      </w:r>
    </w:p>
    <w:p w:rsidR="00000000" w:rsidDel="00000000" w:rsidP="00000000" w:rsidRDefault="00000000" w:rsidRPr="00000000" w14:paraId="000006B0">
      <w:pPr>
        <w:spacing w:before="200" w:line="360" w:lineRule="auto"/>
        <w:rPr>
          <w:b w:val="1"/>
          <w:bCs w:val="1"/>
        </w:rPr>
      </w:pPr>
      <w:r>
        <w:rPr>
          <w:b w:val="1"/>
          <w:bCs w:val="1"/>
          <w:rtl w:val="0"/>
        </w:rPr>
        <w:t xml:space="preserve">G. Attacker B (Leaf‑side) Implementation</w:t>
      </w:r>
    </w:p>
    <w:p w:rsidR="00000000" w:rsidDel="00000000" w:rsidP="00000000" w:rsidRDefault="00000000" w:rsidRPr="00000000" w14:paraId="000006B1">
      <w:pPr>
        <w:spacing w:line="360" w:lineRule="auto"/>
        <w:rPr/>
      </w:pPr>
      <w:r>
        <w:rPr>
          <w:rtl w:val="0"/>
        </w:rPr>
        <w:t xml:space="preserve">Attacker B, as shown in </w:t>
      </w:r>
      <w:r>
        <w:rPr>
          <w:i w:val="1"/>
          <w:iCs w:val="1"/>
          <w:rtl w:val="0"/>
        </w:rPr>
        <w:t xml:space="preserve">Figure 4.10</w:t>
      </w:r>
      <w:r>
        <w:rPr>
          <w:rtl w:val="0"/>
        </w:rPr>
        <w:t xml:space="preserve">, generates its own probes. In every phase it sends each probe to its parent, so that the root receives the normal copy. During the wormhole phase it also writes the same probe to the tunnel, after adding a CRC32.</w:t>
      </w:r>
    </w:p>
    <w:p w:rsidR="00000000" w:rsidDel="00000000" w:rsidP="00000000" w:rsidRDefault="00000000" w:rsidRPr="00000000" w14:paraId="000006B2">
      <w:pPr>
        <w:pStyle w:val="Heading6"/>
        <w:keepNext w:val="0"/>
        <w:keepLines w:val="0"/>
        <w:shd w:fill="ffffff" w:val="clear"/>
        <w:spacing w:after="0" w:before="200" w:line="360" w:lineRule="auto"/>
        <w:rPr>
          <w:b w:val="1"/>
          <w:bCs w:val="1"/>
          <w:i w:val="0"/>
          <w:iCs w:val="0"/>
          <w:color w:val="000000"/>
          <w:sz w:val="18"/>
          <w:szCs w:val="18"/>
        </w:rPr>
      </w:pPr>
      <w:bookmarkStart w:colFirst="0" w:colLast="0" w:name="_csbn1ajtgd3" w:id="129"/>
      <w:bookmarkEnd w:id="129"/>
      <w:r>
        <w:rPr>
          <w:b w:val="1"/>
          <w:bCs w:val="1"/>
          <w:i w:val="0"/>
          <w:iCs w:val="0"/>
          <w:color w:val="000000"/>
          <w:sz w:val="18"/>
          <w:szCs w:val="18"/>
          <w:rtl w:val="0"/>
        </w:rPr>
        <w:t xml:space="preserve">Figure 4.10 Attacker B – Relay and Tunnel</w:t>
      </w:r>
    </w:p>
    <w:p w:rsidR="00000000" w:rsidDel="00000000" w:rsidP="00000000" w:rsidRDefault="00000000" w:rsidRPr="00000000" w14:paraId="000006B3">
      <w:pPr>
        <w:rPr>
          <w:color w:val="0f1115"/>
          <w:sz w:val="18"/>
          <w:szCs w:val="18"/>
        </w:rPr>
      </w:pPr>
      <w:r>
        <w:rPr>
          <w:color w:val="0f1115"/>
          <w:sz w:val="18"/>
          <w:szCs w:val="18"/>
          <w:rtl w:val="0"/>
        </w:rPr>
        <w:t xml:space="preserve">/**</w:t>
      </w:r>
    </w:p>
    <w:p w:rsidR="00000000" w:rsidDel="00000000" w:rsidP="00000000" w:rsidRDefault="00000000" w:rsidRPr="00000000" w14:paraId="000006B4">
      <w:pPr>
        <w:rPr>
          <w:color w:val="0f1115"/>
          <w:sz w:val="18"/>
          <w:szCs w:val="18"/>
        </w:rPr>
      </w:pPr>
      <w:r>
        <w:rPr>
          <w:color w:val="0f1115"/>
          <w:sz w:val="18"/>
          <w:szCs w:val="18"/>
          <w:rtl w:val="0"/>
        </w:rPr>
        <w:t xml:space="preserve">* Attacker B: entry endpoint of the wormhole manipulation (the deeper board).</w:t>
      </w:r>
    </w:p>
    <w:p w:rsidR="00000000" w:rsidDel="00000000" w:rsidP="00000000" w:rsidRDefault="00000000" w:rsidRPr="00000000" w14:paraId="000006B5">
      <w:pPr>
        <w:rPr>
          <w:color w:val="0f1115"/>
          <w:sz w:val="18"/>
          <w:szCs w:val="18"/>
        </w:rPr>
      </w:pPr>
      <w:r>
        <w:rPr>
          <w:color w:val="0f1115"/>
          <w:sz w:val="18"/>
          <w:szCs w:val="18"/>
          <w:rtl w:val="0"/>
        </w:rPr>
        <w:t xml:space="preserve">*</w:t>
      </w:r>
    </w:p>
    <w:p w:rsidR="00000000" w:rsidDel="00000000" w:rsidP="00000000" w:rsidRDefault="00000000" w:rsidRPr="00000000" w14:paraId="000006B6">
      <w:pPr>
        <w:rPr>
          <w:color w:val="0f1115"/>
          <w:sz w:val="18"/>
          <w:szCs w:val="18"/>
        </w:rPr>
      </w:pPr>
      <w:r>
        <w:rPr>
          <w:color w:val="0f1115"/>
          <w:sz w:val="18"/>
          <w:szCs w:val="18"/>
          <w:rtl w:val="0"/>
        </w:rPr>
        <w:t xml:space="preserve">* Responsibilities:</w:t>
      </w:r>
    </w:p>
    <w:p w:rsidR="00000000" w:rsidDel="00000000" w:rsidP="00000000" w:rsidRDefault="00000000" w:rsidRPr="00000000" w14:paraId="000006B7">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B8">
      <w:pPr>
        <w:rPr>
          <w:color w:val="0f1115"/>
          <w:sz w:val="18"/>
          <w:szCs w:val="18"/>
        </w:rPr>
      </w:pPr>
      <w:r>
        <w:rPr>
          <w:color w:val="0f1115"/>
          <w:sz w:val="18"/>
          <w:szCs w:val="18"/>
          <w:rtl w:val="0"/>
        </w:rPr>
        <w:t xml:space="preserve">*   - Generates its own probes once its role is locked</w:t>
      </w:r>
    </w:p>
    <w:p w:rsidR="00000000" w:rsidDel="00000000" w:rsidP="00000000" w:rsidRDefault="00000000" w:rsidRPr="00000000" w14:paraId="000006B9">
      <w:pPr>
        <w:rPr>
          <w:color w:val="0f1115"/>
          <w:sz w:val="18"/>
          <w:szCs w:val="18"/>
        </w:rPr>
      </w:pPr>
      <w:r>
        <w:rPr>
          <w:color w:val="0f1115"/>
          <w:sz w:val="18"/>
          <w:szCs w:val="18"/>
          <w:rtl w:val="0"/>
        </w:rPr>
        <w:t xml:space="preserve">*   - Every phase: sends each probe to its parent (the normal mesh copy)</w:t>
      </w:r>
    </w:p>
    <w:p w:rsidR="00000000" w:rsidDel="00000000" w:rsidP="00000000" w:rsidRDefault="00000000" w:rsidRPr="00000000" w14:paraId="000006BA">
      <w:pPr>
        <w:rPr>
          <w:color w:val="0f1115"/>
          <w:sz w:val="18"/>
          <w:szCs w:val="18"/>
        </w:rPr>
      </w:pPr>
      <w:r>
        <w:rPr>
          <w:color w:val="0f1115"/>
          <w:sz w:val="18"/>
          <w:szCs w:val="18"/>
          <w:rtl w:val="0"/>
        </w:rPr>
        <w:t xml:space="preserve">*   - Wormhole phase: also writes the probe to the tunnel with a CRC32</w:t>
      </w:r>
    </w:p>
    <w:p w:rsidR="00000000" w:rsidDel="00000000" w:rsidP="00000000" w:rsidRDefault="00000000" w:rsidRPr="00000000" w14:paraId="000006BB">
      <w:pPr>
        <w:rPr>
          <w:color w:val="0f1115"/>
          <w:sz w:val="18"/>
          <w:szCs w:val="18"/>
        </w:rPr>
      </w:pPr>
      <w:r>
        <w:rPr>
          <w:color w:val="0f1115"/>
          <w:sz w:val="18"/>
          <w:szCs w:val="18"/>
          <w:rtl w:val="0"/>
        </w:rPr>
        <w:t xml:space="preserve">*/</w:t>
      </w:r>
    </w:p>
    <w:p w:rsidR="00000000" w:rsidDel="00000000" w:rsidP="00000000" w:rsidRDefault="00000000" w:rsidRPr="00000000" w14:paraId="000006BC">
      <w:pPr>
        <w:rPr>
          <w:color w:val="0f1115"/>
          <w:sz w:val="18"/>
          <w:szCs w:val="18"/>
        </w:rPr>
      </w:pPr>
      <w:r>
        <w:rPr>
          <w:color w:val="0f1115"/>
          <w:sz w:val="18"/>
          <w:szCs w:val="18"/>
          <w:rtl w:val="0"/>
        </w:rPr>
        <w:t xml:space="preserve">queue_t probe_queue</w:t>
      </w:r>
    </w:p>
    <w:p w:rsidR="00000000" w:rsidDel="00000000" w:rsidP="00000000" w:rsidRDefault="00000000" w:rsidRPr="00000000" w14:paraId="000006BD">
      <w:pPr>
        <w:rPr>
          <w:color w:val="0f1115"/>
          <w:sz w:val="18"/>
          <w:szCs w:val="18"/>
        </w:rPr>
      </w:pPr>
      <w:r>
        <w:rPr>
          <w:color w:val="0f1115"/>
          <w:sz w:val="18"/>
          <w:szCs w:val="18"/>
          <w:rtl w:val="0"/>
        </w:rPr>
        <w:t xml:space="preserve">atomic_uint32_t probes_generated = 0</w:t>
      </w:r>
    </w:p>
    <w:p w:rsidR="00000000" w:rsidDel="00000000" w:rsidP="00000000" w:rsidRDefault="00000000" w:rsidRPr="00000000" w14:paraId="000006BE">
      <w:pPr>
        <w:rPr>
          <w:color w:val="0f1115"/>
          <w:sz w:val="18"/>
          <w:szCs w:val="18"/>
        </w:rPr>
      </w:pPr>
      <w:r>
        <w:rPr>
          <w:color w:val="0f1115"/>
          <w:sz w:val="18"/>
          <w:szCs w:val="18"/>
          <w:rtl w:val="0"/>
        </w:rPr>
        <w:t xml:space="preserve">atomic_uint32_t probes_to_root = 0</w:t>
      </w:r>
    </w:p>
    <w:p w:rsidR="00000000" w:rsidDel="00000000" w:rsidP="00000000" w:rsidRDefault="00000000" w:rsidRPr="00000000" w14:paraId="000006BF">
      <w:pPr>
        <w:rPr>
          <w:color w:val="0f1115"/>
          <w:sz w:val="18"/>
          <w:szCs w:val="18"/>
        </w:rPr>
      </w:pPr>
      <w:r>
        <w:rPr>
          <w:color w:val="0f1115"/>
          <w:sz w:val="18"/>
          <w:szCs w:val="18"/>
          <w:rtl w:val="0"/>
        </w:rPr>
        <w:t xml:space="preserve">atomic_uint32_t probes_tunneled = 0</w:t>
      </w:r>
    </w:p>
    <w:p w:rsidR="00000000" w:rsidDel="00000000" w:rsidP="00000000" w:rsidRDefault="00000000" w:rsidRPr="00000000" w14:paraId="000006C0">
      <w:pPr>
        <w:rPr>
          <w:color w:val="0f1115"/>
          <w:sz w:val="18"/>
          <w:szCs w:val="18"/>
        </w:rPr>
      </w:pPr>
      <w:r>
        <w:rPr>
          <w:color w:val="0f1115"/>
          <w:sz w:val="18"/>
          <w:szCs w:val="18"/>
          <w:rtl w:val="0"/>
        </w:rPr>
        <w:t xml:space="preserve">atomic_uint32_t tunnel_fail = 0</w:t>
      </w:r>
    </w:p>
    <w:p w:rsidR="00000000" w:rsidDel="00000000" w:rsidP="00000000" w:rsidRDefault="00000000" w:rsidRPr="00000000" w14:paraId="000006C1">
      <w:pPr>
        <w:rPr>
          <w:color w:val="0f1115"/>
          <w:sz w:val="18"/>
          <w:szCs w:val="18"/>
        </w:rPr>
      </w:pPr>
      <w:r>
        <w:rPr>
          <w:color w:val="0f1115"/>
          <w:sz w:val="18"/>
          <w:szCs w:val="18"/>
          <w:rtl w:val="0"/>
        </w:rPr>
        <w:t xml:space="preserve"> </w:t>
      </w:r>
    </w:p>
    <w:p w:rsidR="00000000" w:rsidDel="00000000" w:rsidP="00000000" w:rsidRDefault="00000000" w:rsidRPr="00000000" w14:paraId="000006C2">
      <w:pPr>
        <w:rPr>
          <w:color w:val="0f1115"/>
          <w:sz w:val="18"/>
          <w:szCs w:val="18"/>
        </w:rPr>
      </w:pPr>
      <w:r>
        <w:rPr>
          <w:color w:val="0f1115"/>
          <w:sz w:val="18"/>
          <w:szCs w:val="18"/>
          <w:rtl w:val="0"/>
        </w:rPr>
        <w:t xml:space="preserve">procedure PROBE_GENERATOR_TASK():</w:t>
      </w:r>
    </w:p>
    <w:p w:rsidR="00000000" w:rsidDel="00000000" w:rsidP="00000000" w:rsidRDefault="00000000" w:rsidRPr="00000000" w14:paraId="000006C3">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4">
      <w:pPr>
        <w:rPr>
          <w:color w:val="0f1115"/>
          <w:sz w:val="18"/>
          <w:szCs w:val="18"/>
        </w:rPr>
      </w:pPr>
      <w:r>
        <w:rPr>
          <w:color w:val="0f1115"/>
          <w:sz w:val="18"/>
          <w:szCs w:val="18"/>
          <w:rtl w:val="0"/>
        </w:rPr>
        <w:t xml:space="preserve">    </w:t>
        <w:tab/>
        <w:t xml:space="preserve">if role == B and role_locked:</w:t>
      </w:r>
    </w:p>
    <w:p w:rsidR="00000000" w:rsidDel="00000000" w:rsidP="00000000" w:rsidRDefault="00000000" w:rsidRPr="00000000" w14:paraId="000006C5">
      <w:pPr>
        <w:rPr>
          <w:color w:val="0f1115"/>
          <w:sz w:val="18"/>
          <w:szCs w:val="18"/>
        </w:rPr>
      </w:pPr>
      <w:r>
        <w:rPr>
          <w:rFonts w:ascii="Cardo" w:cs="Cardo" w:eastAsia="Cardo" w:hAnsi="Cardo"/>
          <w:color w:val="0f1115"/>
          <w:sz w:val="18"/>
          <w:szCs w:val="18"/>
          <w:rtl w:val="0"/>
        </w:rPr>
        <w:t xml:space="preserve">        </w:t>
        <w:tab/>
        <w:t xml:space="preserve">probe ← make_probe(next_seq(), get_time(), own_mac)</w:t>
      </w:r>
    </w:p>
    <w:p w:rsidR="00000000" w:rsidDel="00000000" w:rsidP="00000000" w:rsidRDefault="00000000" w:rsidRPr="00000000" w14:paraId="000006C6">
      <w:pPr>
        <w:rPr>
          <w:color w:val="0f1115"/>
          <w:sz w:val="18"/>
          <w:szCs w:val="18"/>
        </w:rPr>
      </w:pPr>
      <w:r>
        <w:rPr>
          <w:color w:val="0f1115"/>
          <w:sz w:val="18"/>
          <w:szCs w:val="18"/>
          <w:rtl w:val="0"/>
        </w:rPr>
        <w:t xml:space="preserve">            queue_push(probe_queue, probe)</w:t>
      </w:r>
    </w:p>
    <w:p w:rsidR="00000000" w:rsidDel="00000000" w:rsidP="00000000" w:rsidRDefault="00000000" w:rsidRPr="00000000" w14:paraId="000006C7">
      <w:pPr>
        <w:rPr>
          <w:color w:val="0f1115"/>
          <w:sz w:val="18"/>
          <w:szCs w:val="18"/>
        </w:rPr>
      </w:pPr>
      <w:r>
        <w:rPr>
          <w:color w:val="0f1115"/>
          <w:sz w:val="18"/>
          <w:szCs w:val="18"/>
          <w:rtl w:val="0"/>
        </w:rPr>
        <w:t xml:space="preserve">            atomic_increment(probes_generated)</w:t>
      </w:r>
    </w:p>
    <w:p w:rsidR="00000000" w:rsidDel="00000000" w:rsidP="00000000" w:rsidRDefault="00000000" w:rsidRPr="00000000" w14:paraId="000006C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C9">
      <w:pPr>
        <w:rPr>
          <w:color w:val="0f1115"/>
          <w:sz w:val="18"/>
          <w:szCs w:val="18"/>
        </w:rPr>
      </w:pPr>
      <w:r>
        <w:rPr>
          <w:color w:val="0f1115"/>
          <w:sz w:val="18"/>
          <w:szCs w:val="18"/>
          <w:rtl w:val="0"/>
        </w:rPr>
        <w:t xml:space="preserve">        sleep(PROBE_INTERVAL)    </w:t>
        <w:tab/>
        <w:t xml:space="preserve">// 1000 ms</w:t>
      </w:r>
    </w:p>
    <w:p w:rsidR="00000000" w:rsidDel="00000000" w:rsidP="00000000" w:rsidRDefault="00000000" w:rsidRPr="00000000" w14:paraId="000006CA">
      <w:pPr>
        <w:rPr>
          <w:color w:val="0f1115"/>
          <w:sz w:val="18"/>
          <w:szCs w:val="18"/>
        </w:rPr>
      </w:pPr>
      <w:r>
        <w:rPr>
          <w:color w:val="0f1115"/>
          <w:sz w:val="18"/>
          <w:szCs w:val="18"/>
          <w:rtl w:val="0"/>
        </w:rPr>
        <w:tab/>
        <w:t xml:space="preserve">end while</w:t>
      </w:r>
    </w:p>
    <w:p w:rsidR="00000000" w:rsidDel="00000000" w:rsidP="00000000" w:rsidRDefault="00000000" w:rsidRPr="00000000" w14:paraId="000006CB">
      <w:pPr>
        <w:rPr>
          <w:color w:val="0f1115"/>
          <w:sz w:val="18"/>
          <w:szCs w:val="18"/>
        </w:rPr>
      </w:pPr>
      <w:r>
        <w:rPr>
          <w:color w:val="0f1115"/>
          <w:sz w:val="18"/>
          <w:szCs w:val="18"/>
          <w:rtl w:val="0"/>
        </w:rPr>
        <w:t xml:space="preserve">end procedure</w:t>
      </w:r>
    </w:p>
    <w:p w:rsidR="00000000" w:rsidDel="00000000" w:rsidP="00000000" w:rsidRDefault="00000000" w:rsidRPr="00000000" w14:paraId="000006CC">
      <w:pPr>
        <w:rPr>
          <w:color w:val="0f1115"/>
          <w:sz w:val="18"/>
          <w:szCs w:val="18"/>
        </w:rPr>
      </w:pPr>
      <w:r>
        <w:rPr>
          <w:color w:val="0f1115"/>
          <w:sz w:val="18"/>
          <w:szCs w:val="18"/>
          <w:rtl w:val="0"/>
        </w:rPr>
        <w:t xml:space="preserve"> </w:t>
      </w:r>
    </w:p>
    <w:p w:rsidR="00000000" w:rsidDel="00000000" w:rsidP="00000000" w:rsidRDefault="00000000" w:rsidRPr="00000000" w14:paraId="000006CD">
      <w:pPr>
        <w:rPr>
          <w:color w:val="0f1115"/>
          <w:sz w:val="18"/>
          <w:szCs w:val="18"/>
        </w:rPr>
      </w:pPr>
      <w:r>
        <w:rPr>
          <w:color w:val="0f1115"/>
          <w:sz w:val="18"/>
          <w:szCs w:val="18"/>
          <w:rtl w:val="0"/>
        </w:rPr>
        <w:t xml:space="preserve">procedure TUNNEL_FORWARDER_TASK():</w:t>
      </w:r>
    </w:p>
    <w:p w:rsidR="00000000" w:rsidDel="00000000" w:rsidP="00000000" w:rsidRDefault="00000000" w:rsidRPr="00000000" w14:paraId="000006CE">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CF">
      <w:pPr>
        <w:rPr>
          <w:color w:val="0f1115"/>
          <w:sz w:val="18"/>
          <w:szCs w:val="18"/>
        </w:rPr>
      </w:pPr>
      <w:r>
        <w:rPr>
          <w:rFonts w:ascii="Cardo" w:cs="Cardo" w:eastAsia="Cardo" w:hAnsi="Cardo"/>
          <w:color w:val="0f1115"/>
          <w:sz w:val="18"/>
          <w:szCs w:val="18"/>
          <w:rtl w:val="0"/>
        </w:rPr>
        <w:t xml:space="preserve">    </w:t>
        <w:tab/>
        <w:t xml:space="preserve">probe ← queue_pop(probe_queue)      </w:t>
        <w:tab/>
        <w:t xml:space="preserve">// blocks until a probe is queued</w:t>
      </w:r>
    </w:p>
    <w:p w:rsidR="00000000" w:rsidDel="00000000" w:rsidP="00000000" w:rsidRDefault="00000000" w:rsidRPr="00000000" w14:paraId="000006D0">
      <w:pPr>
        <w:rPr>
          <w:color w:val="0f1115"/>
          <w:sz w:val="18"/>
          <w:szCs w:val="18"/>
        </w:rPr>
      </w:pPr>
      <w:r>
        <w:rPr>
          <w:color w:val="0f1115"/>
          <w:sz w:val="18"/>
          <w:szCs w:val="18"/>
          <w:rtl w:val="0"/>
        </w:rPr>
        <w:t xml:space="preserve"> </w:t>
      </w:r>
    </w:p>
    <w:p w:rsidR="00000000" w:rsidDel="00000000" w:rsidP="00000000" w:rsidRDefault="00000000" w:rsidRPr="00000000" w14:paraId="000006D1">
      <w:pPr>
        <w:rPr>
          <w:color w:val="0f1115"/>
          <w:sz w:val="18"/>
          <w:szCs w:val="18"/>
        </w:rPr>
      </w:pPr>
      <w:r>
        <w:rPr>
          <w:color w:val="0f1115"/>
          <w:sz w:val="18"/>
          <w:szCs w:val="18"/>
          <w:rtl w:val="0"/>
        </w:rPr>
        <w:t xml:space="preserve">    </w:t>
        <w:tab/>
        <w:t xml:space="preserve">// Step 1: always send the probe up the mesh (normal copy)</w:t>
      </w:r>
    </w:p>
    <w:p w:rsidR="00000000" w:rsidDel="00000000" w:rsidP="00000000" w:rsidRDefault="00000000" w:rsidRPr="00000000" w14:paraId="000006D2">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6D3">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6D4">
      <w:pPr>
        <w:rPr>
          <w:color w:val="0f1115"/>
          <w:sz w:val="18"/>
          <w:szCs w:val="18"/>
        </w:rPr>
      </w:pPr>
      <w:r>
        <w:rPr>
          <w:color w:val="0f1115"/>
          <w:sz w:val="18"/>
          <w:szCs w:val="18"/>
          <w:rtl w:val="0"/>
        </w:rPr>
        <w:t xml:space="preserve">            atomic_increment(probes_to_root)</w:t>
      </w:r>
    </w:p>
    <w:p w:rsidR="00000000" w:rsidDel="00000000" w:rsidP="00000000" w:rsidRDefault="00000000" w:rsidRPr="00000000" w14:paraId="000006D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D6">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D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D8">
      <w:pPr>
        <w:rPr>
          <w:color w:val="0f1115"/>
          <w:sz w:val="18"/>
          <w:szCs w:val="18"/>
        </w:rPr>
      </w:pPr>
      <w:r>
        <w:rPr>
          <w:color w:val="0f1115"/>
          <w:sz w:val="18"/>
          <w:szCs w:val="18"/>
          <w:rtl w:val="0"/>
        </w:rPr>
        <w:t xml:space="preserve"> </w:t>
      </w:r>
    </w:p>
    <w:p w:rsidR="00000000" w:rsidDel="00000000" w:rsidP="00000000" w:rsidRDefault="00000000" w:rsidRPr="00000000" w14:paraId="000006D9">
      <w:pPr>
        <w:rPr>
          <w:color w:val="0f1115"/>
          <w:sz w:val="18"/>
          <w:szCs w:val="18"/>
        </w:rPr>
      </w:pPr>
      <w:r>
        <w:rPr>
          <w:color w:val="0f1115"/>
          <w:sz w:val="18"/>
          <w:szCs w:val="18"/>
          <w:rtl w:val="0"/>
        </w:rPr>
        <w:t xml:space="preserve">    </w:t>
        <w:tab/>
        <w:t xml:space="preserve">// Step 2: during the wormhole phase, also write the probe to the tunnel</w:t>
      </w:r>
    </w:p>
    <w:p w:rsidR="00000000" w:rsidDel="00000000" w:rsidP="00000000" w:rsidRDefault="00000000" w:rsidRPr="00000000" w14:paraId="000006DA">
      <w:pPr>
        <w:rPr>
          <w:color w:val="0f1115"/>
          <w:sz w:val="18"/>
          <w:szCs w:val="18"/>
        </w:rPr>
      </w:pPr>
      <w:r>
        <w:rPr>
          <w:color w:val="0f1115"/>
          <w:sz w:val="18"/>
          <w:szCs w:val="18"/>
          <w:rtl w:val="0"/>
        </w:rPr>
        <w:t xml:space="preserve">    </w:t>
        <w:tab/>
        <w:t xml:space="preserve">if get_current_phase() == 2:</w:t>
      </w:r>
    </w:p>
    <w:p w:rsidR="00000000" w:rsidDel="00000000" w:rsidP="00000000" w:rsidRDefault="00000000" w:rsidRPr="00000000" w14:paraId="000006DB">
      <w:pPr>
        <w:rPr>
          <w:color w:val="0f1115"/>
          <w:sz w:val="18"/>
          <w:szCs w:val="18"/>
        </w:rPr>
      </w:pPr>
      <w:r>
        <w:rPr>
          <w:rFonts w:ascii="Cardo" w:cs="Cardo" w:eastAsia="Cardo" w:hAnsi="Cardo"/>
          <w:color w:val="0f1115"/>
          <w:sz w:val="18"/>
          <w:szCs w:val="18"/>
          <w:rtl w:val="0"/>
        </w:rPr>
        <w:t xml:space="preserve">        </w:t>
        <w:tab/>
        <w:t xml:space="preserve">frame.magic ← TUNNEL_MAGIC</w:t>
      </w:r>
    </w:p>
    <w:p w:rsidR="00000000" w:rsidDel="00000000" w:rsidP="00000000" w:rsidRDefault="00000000" w:rsidRPr="00000000" w14:paraId="000006DC">
      <w:pPr>
        <w:rPr>
          <w:color w:val="0f1115"/>
          <w:sz w:val="18"/>
          <w:szCs w:val="18"/>
        </w:rPr>
      </w:pPr>
      <w:r>
        <w:rPr>
          <w:rFonts w:ascii="Cardo" w:cs="Cardo" w:eastAsia="Cardo" w:hAnsi="Cardo"/>
          <w:color w:val="0f1115"/>
          <w:sz w:val="18"/>
          <w:szCs w:val="18"/>
          <w:rtl w:val="0"/>
        </w:rPr>
        <w:t xml:space="preserve">        </w:t>
        <w:tab/>
        <w:t xml:space="preserve">frame.probe ← probe</w:t>
      </w:r>
    </w:p>
    <w:p w:rsidR="00000000" w:rsidDel="00000000" w:rsidP="00000000" w:rsidRDefault="00000000" w:rsidRPr="00000000" w14:paraId="000006DD">
      <w:pPr>
        <w:rPr>
          <w:color w:val="0f1115"/>
          <w:sz w:val="18"/>
          <w:szCs w:val="18"/>
        </w:rPr>
      </w:pPr>
      <w:r>
        <w:rPr>
          <w:rFonts w:ascii="Cardo" w:cs="Cardo" w:eastAsia="Cardo" w:hAnsi="Cardo"/>
          <w:color w:val="0f1115"/>
          <w:sz w:val="18"/>
          <w:szCs w:val="18"/>
          <w:rtl w:val="0"/>
        </w:rPr>
        <w:t xml:space="preserve">        </w:t>
        <w:tab/>
        <w:t xml:space="preserve">frame.crc   ← crc32(frame.magic, frame.probe)</w:t>
      </w:r>
    </w:p>
    <w:p w:rsidR="00000000" w:rsidDel="00000000" w:rsidP="00000000" w:rsidRDefault="00000000" w:rsidRPr="00000000" w14:paraId="000006DE">
      <w:pPr>
        <w:rPr>
          <w:color w:val="0f1115"/>
          <w:sz w:val="18"/>
          <w:szCs w:val="18"/>
        </w:rPr>
      </w:pPr>
      <w:r>
        <w:rPr>
          <w:rFonts w:ascii="Cardo" w:cs="Cardo" w:eastAsia="Cardo" w:hAnsi="Cardo"/>
          <w:color w:val="0f1115"/>
          <w:sz w:val="18"/>
          <w:szCs w:val="18"/>
          <w:rtl w:val="0"/>
        </w:rPr>
        <w:t xml:space="preserve">        </w:t>
        <w:tab/>
        <w:t xml:space="preserve">written ← uart_write(frame, sizeof(frame))</w:t>
      </w:r>
    </w:p>
    <w:p w:rsidR="00000000" w:rsidDel="00000000" w:rsidP="00000000" w:rsidRDefault="00000000" w:rsidRPr="00000000" w14:paraId="000006DF">
      <w:pPr>
        <w:rPr>
          <w:color w:val="0f1115"/>
          <w:sz w:val="18"/>
          <w:szCs w:val="18"/>
        </w:rPr>
      </w:pPr>
      <w:r>
        <w:rPr>
          <w:color w:val="0f1115"/>
          <w:sz w:val="18"/>
          <w:szCs w:val="18"/>
          <w:rtl w:val="0"/>
        </w:rPr>
        <w:t xml:space="preserve">        </w:t>
        <w:tab/>
        <w:t xml:space="preserve">if written == sizeof(frame):</w:t>
      </w:r>
    </w:p>
    <w:p w:rsidR="00000000" w:rsidDel="00000000" w:rsidP="00000000" w:rsidRDefault="00000000" w:rsidRPr="00000000" w14:paraId="000006E0">
      <w:pPr>
        <w:rPr>
          <w:color w:val="0f1115"/>
          <w:sz w:val="18"/>
          <w:szCs w:val="18"/>
        </w:rPr>
      </w:pPr>
      <w:r>
        <w:rPr>
          <w:color w:val="0f1115"/>
          <w:sz w:val="18"/>
          <w:szCs w:val="18"/>
          <w:rtl w:val="0"/>
        </w:rPr>
        <w:t xml:space="preserve">                atomic_increment(probes_tunneled)</w:t>
      </w:r>
    </w:p>
    <w:p w:rsidR="00000000" w:rsidDel="00000000" w:rsidP="00000000" w:rsidRDefault="00000000" w:rsidRPr="00000000" w14:paraId="000006E1">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6E2">
      <w:pPr>
        <w:rPr>
          <w:color w:val="0f1115"/>
          <w:sz w:val="18"/>
          <w:szCs w:val="18"/>
        </w:rPr>
      </w:pPr>
      <w:r>
        <w:rPr>
          <w:color w:val="0f1115"/>
          <w:sz w:val="18"/>
          <w:szCs w:val="18"/>
          <w:rtl w:val="0"/>
        </w:rPr>
        <w:t xml:space="preserve">                atomic_increment(tunnel_fail)</w:t>
      </w:r>
    </w:p>
    <w:p w:rsidR="00000000" w:rsidDel="00000000" w:rsidP="00000000" w:rsidRDefault="00000000" w:rsidRPr="00000000" w14:paraId="000006E3">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4">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6E5">
      <w:pPr>
        <w:rPr>
          <w:color w:val="0f1115"/>
          <w:sz w:val="18"/>
          <w:szCs w:val="18"/>
        </w:rPr>
      </w:pPr>
      <w:r>
        <w:rPr>
          <w:color w:val="0f1115"/>
          <w:sz w:val="18"/>
          <w:szCs w:val="18"/>
          <w:rtl w:val="0"/>
        </w:rPr>
        <w:tab/>
        <w:t xml:space="preserve">end while</w:t>
      </w:r>
    </w:p>
    <w:p w:rsidR="00000000" w:rsidDel="00000000" w:rsidP="00000000" w:rsidRDefault="00000000" w:rsidRPr="00000000" w14:paraId="000006E6">
      <w:pPr>
        <w:rPr>
          <w:color w:val="0f1115"/>
          <w:sz w:val="18"/>
          <w:szCs w:val="18"/>
        </w:rPr>
      </w:pPr>
      <w:r>
        <w:rPr>
          <w:color w:val="0f1115"/>
          <w:sz w:val="18"/>
          <w:szCs w:val="18"/>
          <w:rtl w:val="0"/>
        </w:rPr>
        <w:t xml:space="preserve">end procedure</w:t>
      </w:r>
    </w:p>
    <w:p w:rsidR="00000000" w:rsidDel="00000000" w:rsidP="00000000" w:rsidRDefault="00000000" w:rsidRPr="00000000" w14:paraId="000006E7">
      <w:pPr>
        <w:rPr>
          <w:color w:val="0f1115"/>
          <w:sz w:val="18"/>
          <w:szCs w:val="18"/>
        </w:rPr>
      </w:pPr>
      <w:r>
        <w:rPr>
          <w:rtl w:val="0"/>
        </w:rPr>
      </w:r>
    </w:p>
    <w:p w:rsidR="00000000" w:rsidDel="00000000" w:rsidP="00000000" w:rsidRDefault="00000000" w:rsidRPr="00000000" w14:paraId="000006E8">
      <w:pPr>
        <w:spacing w:before="200" w:lineRule="auto"/>
        <w:jc w:val="center"/>
        <w:rPr>
          <w:color w:val="0f1115"/>
          <w:sz w:val="18"/>
          <w:szCs w:val="18"/>
        </w:rPr>
      </w:pPr>
      <w:r>
        <w:rPr>
          <w:color w:val="0f1115"/>
          <w:sz w:val="18"/>
          <w:szCs w:val="18"/>
        </w:rPr>
        <w:drawing>
          <wp:inline distB="114300" distT="114300" distL="114300" distR="114300">
            <wp:extent cx="5956300" cy="2819400"/>
            <wp:effectExtent b="0" l="0" r="0" t="0"/>
            <wp:docPr id="34"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5956300" cy="2819400"/>
                    </a:xfrm>
                    <a:prstGeom prst="rect"/>
                    <a:ln/>
                  </pic:spPr>
                </pic:pic>
              </a:graphicData>
            </a:graphic>
          </wp:inline>
        </w:drawing>
      </w:r>
      <w:r>
        <w:rPr>
          <w:rtl w:val="0"/>
        </w:rPr>
      </w:r>
    </w:p>
    <w:p w:rsidR="00000000" w:rsidDel="00000000" w:rsidP="00000000" w:rsidRDefault="00000000" w:rsidRPr="00000000" w14:paraId="000006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trbqaxxsj7" w:id="130"/>
      <w:bookmarkEnd w:id="130"/>
      <w:r>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A">
      <w:pPr>
        <w:rPr/>
      </w:pPr>
      <w:r>
        <w:rPr>
          <w:i w:val="1"/>
          <w:iCs w:val="1"/>
          <w:rtl w:val="0"/>
        </w:rPr>
        <w:t xml:space="preserve">Figure 4.11</w:t>
      </w:r>
      <w:r>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B">
      <w:pPr>
        <w:spacing w:before="200" w:lineRule="auto"/>
        <w:rPr>
          <w:b w:val="1"/>
          <w:bCs w:val="1"/>
        </w:rPr>
      </w:pPr>
      <w:r>
        <w:rPr>
          <w:b w:val="1"/>
          <w:bCs w:val="1"/>
          <w:rtl w:val="0"/>
        </w:rPr>
        <w:t xml:space="preserve">H. Attacker A (Root‑side) Implementation</w:t>
      </w:r>
    </w:p>
    <w:p w:rsidR="00000000" w:rsidDel="00000000" w:rsidP="00000000" w:rsidRDefault="00000000" w:rsidRPr="00000000" w14:paraId="000006EC">
      <w:pPr>
        <w:rPr/>
      </w:pPr>
      <w:r>
        <w:rPr>
          <w:rtl w:val="0"/>
        </w:rPr>
        <w:t xml:space="preserve">Attacker A reads the tunnel, checks each frame, and re-injects the original probe toward the root, as shown in </w:t>
      </w:r>
      <w:r>
        <w:rPr>
          <w:i w:val="1"/>
          <w:iCs w:val="1"/>
          <w:rtl w:val="0"/>
        </w:rPr>
        <w:t xml:space="preserve">Figure 4.12</w:t>
      </w:r>
      <w:r>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D">
      <w:pPr>
        <w:rPr/>
      </w:pPr>
      <w:r>
        <w:rPr>
          <w:rtl w:val="0"/>
        </w:rPr>
      </w:r>
    </w:p>
    <w:p w:rsidR="00000000" w:rsidDel="00000000" w:rsidP="00000000" w:rsidRDefault="00000000" w:rsidRPr="00000000" w14:paraId="000006EE">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xnmen5v56mpz" w:id="131"/>
      <w:bookmarkEnd w:id="131"/>
      <w:r>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F">
      <w:pPr>
        <w:rPr>
          <w:color w:val="0f1115"/>
          <w:sz w:val="18"/>
          <w:szCs w:val="18"/>
        </w:rPr>
      </w:pPr>
      <w:r>
        <w:rPr>
          <w:color w:val="0f1115"/>
          <w:sz w:val="18"/>
          <w:szCs w:val="18"/>
          <w:rtl w:val="0"/>
        </w:rPr>
        <w:t xml:space="preserve">/**</w:t>
      </w:r>
    </w:p>
    <w:p w:rsidR="00000000" w:rsidDel="00000000" w:rsidP="00000000" w:rsidRDefault="00000000" w:rsidRPr="00000000" w14:paraId="000006F0">
      <w:pPr>
        <w:rPr>
          <w:color w:val="0f1115"/>
          <w:sz w:val="18"/>
          <w:szCs w:val="18"/>
        </w:rPr>
      </w:pPr>
      <w:r>
        <w:rPr>
          <w:color w:val="0f1115"/>
          <w:sz w:val="18"/>
          <w:szCs w:val="18"/>
          <w:rtl w:val="0"/>
        </w:rPr>
        <w:t xml:space="preserve">* Attacker A: exit endpoint of the wormhole manipulation (the shallower board).</w:t>
      </w:r>
    </w:p>
    <w:p w:rsidR="00000000" w:rsidDel="00000000" w:rsidP="00000000" w:rsidRDefault="00000000" w:rsidRPr="00000000" w14:paraId="000006F1">
      <w:pPr>
        <w:rPr>
          <w:color w:val="0f1115"/>
          <w:sz w:val="18"/>
          <w:szCs w:val="18"/>
        </w:rPr>
      </w:pPr>
      <w:r>
        <w:rPr>
          <w:color w:val="0f1115"/>
          <w:sz w:val="18"/>
          <w:szCs w:val="18"/>
          <w:rtl w:val="0"/>
        </w:rPr>
        <w:t xml:space="preserve">*</w:t>
      </w:r>
    </w:p>
    <w:p w:rsidR="00000000" w:rsidDel="00000000" w:rsidP="00000000" w:rsidRDefault="00000000" w:rsidRPr="00000000" w14:paraId="000006F2">
      <w:pPr>
        <w:rPr>
          <w:color w:val="0f1115"/>
          <w:sz w:val="18"/>
          <w:szCs w:val="18"/>
        </w:rPr>
      </w:pPr>
      <w:r>
        <w:rPr>
          <w:color w:val="0f1115"/>
          <w:sz w:val="18"/>
          <w:szCs w:val="18"/>
          <w:rtl w:val="0"/>
        </w:rPr>
        <w:t xml:space="preserve">* Responsibilities:</w:t>
      </w:r>
    </w:p>
    <w:p w:rsidR="00000000" w:rsidDel="00000000" w:rsidP="00000000" w:rsidRDefault="00000000" w:rsidRPr="00000000" w14:paraId="000006F3">
      <w:pPr>
        <w:rPr>
          <w:color w:val="0f1115"/>
          <w:sz w:val="18"/>
          <w:szCs w:val="18"/>
        </w:rPr>
      </w:pPr>
      <w:r>
        <w:rPr>
          <w:color w:val="0f1115"/>
          <w:sz w:val="18"/>
          <w:szCs w:val="18"/>
          <w:rtl w:val="0"/>
        </w:rPr>
        <w:t xml:space="preserve">*   - Joins the mesh normally and relays probes of nodes below it</w:t>
      </w:r>
    </w:p>
    <w:p w:rsidR="00000000" w:rsidDel="00000000" w:rsidP="00000000" w:rsidRDefault="00000000" w:rsidRPr="00000000" w14:paraId="000006F4">
      <w:pPr>
        <w:rPr>
          <w:color w:val="0f1115"/>
          <w:sz w:val="18"/>
          <w:szCs w:val="18"/>
        </w:rPr>
      </w:pPr>
      <w:r>
        <w:rPr>
          <w:color w:val="0f1115"/>
          <w:sz w:val="18"/>
          <w:szCs w:val="18"/>
          <w:rtl w:val="0"/>
        </w:rPr>
        <w:t xml:space="preserve">*   - Reads the tunnel and discards frames that fail the magic or CRC check</w:t>
      </w:r>
    </w:p>
    <w:p w:rsidR="00000000" w:rsidDel="00000000" w:rsidP="00000000" w:rsidRDefault="00000000" w:rsidRPr="00000000" w14:paraId="000006F5">
      <w:pPr>
        <w:rPr>
          <w:color w:val="0f1115"/>
          <w:sz w:val="18"/>
          <w:szCs w:val="18"/>
        </w:rPr>
      </w:pPr>
      <w:r>
        <w:rPr>
          <w:color w:val="0f1115"/>
          <w:sz w:val="18"/>
          <w:szCs w:val="18"/>
          <w:rtl w:val="0"/>
        </w:rPr>
        <w:t xml:space="preserve">*   - Re-injects each valid probe toward the root through its parent</w:t>
      </w:r>
    </w:p>
    <w:p w:rsidR="00000000" w:rsidDel="00000000" w:rsidP="00000000" w:rsidRDefault="00000000" w:rsidRPr="00000000" w14:paraId="000006F6">
      <w:pPr>
        <w:rPr>
          <w:color w:val="0f1115"/>
          <w:sz w:val="18"/>
          <w:szCs w:val="18"/>
        </w:rPr>
      </w:pPr>
      <w:r>
        <w:rPr>
          <w:color w:val="0f1115"/>
          <w:sz w:val="18"/>
          <w:szCs w:val="18"/>
          <w:rtl w:val="0"/>
        </w:rPr>
        <w:t xml:space="preserve">*/</w:t>
      </w:r>
    </w:p>
    <w:p w:rsidR="00000000" w:rsidDel="00000000" w:rsidP="00000000" w:rsidRDefault="00000000" w:rsidRPr="00000000" w14:paraId="000006F7">
      <w:pPr>
        <w:rPr>
          <w:color w:val="0f1115"/>
          <w:sz w:val="18"/>
          <w:szCs w:val="18"/>
        </w:rPr>
      </w:pPr>
      <w:r>
        <w:rPr>
          <w:color w:val="0f1115"/>
          <w:sz w:val="18"/>
          <w:szCs w:val="18"/>
          <w:rtl w:val="0"/>
        </w:rPr>
        <w:t xml:space="preserve">atomic_uint32_t tunnel_received = 0</w:t>
      </w:r>
    </w:p>
    <w:p w:rsidR="00000000" w:rsidDel="00000000" w:rsidP="00000000" w:rsidRDefault="00000000" w:rsidRPr="00000000" w14:paraId="000006F8">
      <w:pPr>
        <w:rPr>
          <w:color w:val="0f1115"/>
          <w:sz w:val="18"/>
          <w:szCs w:val="18"/>
        </w:rPr>
      </w:pPr>
      <w:r>
        <w:rPr>
          <w:color w:val="0f1115"/>
          <w:sz w:val="18"/>
          <w:szCs w:val="18"/>
          <w:rtl w:val="0"/>
        </w:rPr>
        <w:t xml:space="preserve">atomic_uint32_t probes_reinjected = 0</w:t>
      </w:r>
    </w:p>
    <w:p w:rsidR="00000000" w:rsidDel="00000000" w:rsidP="00000000" w:rsidRDefault="00000000" w:rsidRPr="00000000" w14:paraId="000006F9">
      <w:pPr>
        <w:rPr>
          <w:color w:val="0f1115"/>
          <w:sz w:val="18"/>
          <w:szCs w:val="18"/>
        </w:rPr>
      </w:pPr>
      <w:r>
        <w:rPr>
          <w:color w:val="0f1115"/>
          <w:sz w:val="18"/>
          <w:szCs w:val="18"/>
          <w:rtl w:val="0"/>
        </w:rPr>
        <w:t xml:space="preserve">atomic_uint32_t reinject_fail = 0</w:t>
      </w:r>
    </w:p>
    <w:p w:rsidR="00000000" w:rsidDel="00000000" w:rsidP="00000000" w:rsidRDefault="00000000" w:rsidRPr="00000000" w14:paraId="000006FA">
      <w:pPr>
        <w:rPr>
          <w:color w:val="0f1115"/>
          <w:sz w:val="18"/>
          <w:szCs w:val="18"/>
        </w:rPr>
      </w:pPr>
      <w:r>
        <w:rPr>
          <w:color w:val="0f1115"/>
          <w:sz w:val="18"/>
          <w:szCs w:val="18"/>
          <w:rtl w:val="0"/>
        </w:rPr>
        <w:t xml:space="preserve">queue_t reinject_queue</w:t>
      </w:r>
    </w:p>
    <w:p w:rsidR="00000000" w:rsidDel="00000000" w:rsidP="00000000" w:rsidRDefault="00000000" w:rsidRPr="00000000" w14:paraId="000006FB">
      <w:pPr>
        <w:rPr>
          <w:color w:val="0f1115"/>
          <w:sz w:val="18"/>
          <w:szCs w:val="18"/>
        </w:rPr>
      </w:pPr>
      <w:r>
        <w:rPr>
          <w:color w:val="0f1115"/>
          <w:sz w:val="18"/>
          <w:szCs w:val="18"/>
          <w:rtl w:val="0"/>
        </w:rPr>
        <w:t xml:space="preserve"> </w:t>
      </w:r>
    </w:p>
    <w:p w:rsidR="00000000" w:rsidDel="00000000" w:rsidP="00000000" w:rsidRDefault="00000000" w:rsidRPr="00000000" w14:paraId="000006FC">
      <w:pPr>
        <w:rPr>
          <w:color w:val="0f1115"/>
          <w:sz w:val="18"/>
          <w:szCs w:val="18"/>
        </w:rPr>
      </w:pPr>
      <w:r>
        <w:rPr>
          <w:color w:val="0f1115"/>
          <w:sz w:val="18"/>
          <w:szCs w:val="18"/>
          <w:rtl w:val="0"/>
        </w:rPr>
        <w:t xml:space="preserve">procedure TUNNEL_RECEIVE_TASK():</w:t>
      </w:r>
    </w:p>
    <w:p w:rsidR="00000000" w:rsidDel="00000000" w:rsidP="00000000" w:rsidRDefault="00000000" w:rsidRPr="00000000" w14:paraId="000006FD">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6FE">
      <w:pPr>
        <w:rPr>
          <w:color w:val="0f1115"/>
          <w:sz w:val="18"/>
          <w:szCs w:val="18"/>
        </w:rPr>
      </w:pPr>
      <w:r>
        <w:rPr>
          <w:rFonts w:ascii="Cardo" w:cs="Cardo" w:eastAsia="Cardo" w:hAnsi="Cardo"/>
          <w:color w:val="0f1115"/>
          <w:sz w:val="18"/>
          <w:szCs w:val="18"/>
          <w:rtl w:val="0"/>
        </w:rPr>
        <w:t xml:space="preserve">    </w:t>
        <w:tab/>
        <w:t xml:space="preserve">frame ← uart_read_window(sizeof(tunnel_packet))</w:t>
      </w:r>
    </w:p>
    <w:p w:rsidR="00000000" w:rsidDel="00000000" w:rsidP="00000000" w:rsidRDefault="00000000" w:rsidRPr="00000000" w14:paraId="000006FF">
      <w:pPr>
        <w:rPr>
          <w:color w:val="0f1115"/>
          <w:sz w:val="18"/>
          <w:szCs w:val="18"/>
        </w:rPr>
      </w:pPr>
      <w:r>
        <w:rPr>
          <w:color w:val="0f1115"/>
          <w:sz w:val="18"/>
          <w:szCs w:val="18"/>
          <w:rtl w:val="0"/>
        </w:rPr>
        <w:t xml:space="preserve">    </w:t>
        <w:tab/>
        <w:t xml:space="preserve">if frame.magic == HELLO_MAGIC and crc_ok(frame):</w:t>
      </w:r>
    </w:p>
    <w:p w:rsidR="00000000" w:rsidDel="00000000" w:rsidP="00000000" w:rsidRDefault="00000000" w:rsidRPr="00000000" w14:paraId="00000700">
      <w:pPr>
        <w:rPr>
          <w:color w:val="0f1115"/>
          <w:sz w:val="18"/>
          <w:szCs w:val="18"/>
        </w:rPr>
      </w:pPr>
      <w:r>
        <w:rPr>
          <w:color w:val="0f1115"/>
          <w:sz w:val="18"/>
          <w:szCs w:val="18"/>
          <w:rtl w:val="0"/>
        </w:rPr>
        <w:t xml:space="preserve">            update_peer_state(frame)            // used to assign the ends</w:t>
      </w:r>
    </w:p>
    <w:p w:rsidR="00000000" w:rsidDel="00000000" w:rsidP="00000000" w:rsidRDefault="00000000" w:rsidRPr="00000000" w14:paraId="00000701">
      <w:pPr>
        <w:rPr>
          <w:color w:val="0f1115"/>
          <w:sz w:val="18"/>
          <w:szCs w:val="18"/>
        </w:rPr>
      </w:pPr>
      <w:r>
        <w:rPr>
          <w:color w:val="0f1115"/>
          <w:sz w:val="18"/>
          <w:szCs w:val="18"/>
          <w:rtl w:val="0"/>
        </w:rPr>
        <w:t xml:space="preserve">    </w:t>
        <w:tab/>
        <w:t xml:space="preserve">else if frame.magic == TUNNEL_MAGIC and crc_ok(frame) and role == A:</w:t>
      </w:r>
    </w:p>
    <w:p w:rsidR="00000000" w:rsidDel="00000000" w:rsidP="00000000" w:rsidRDefault="00000000" w:rsidRPr="00000000" w14:paraId="00000702">
      <w:pPr>
        <w:rPr>
          <w:color w:val="0f1115"/>
          <w:sz w:val="18"/>
          <w:szCs w:val="18"/>
        </w:rPr>
      </w:pPr>
      <w:r>
        <w:rPr>
          <w:color w:val="0f1115"/>
          <w:sz w:val="18"/>
          <w:szCs w:val="18"/>
          <w:rtl w:val="0"/>
        </w:rPr>
        <w:t xml:space="preserve">            atomic_increment(tunnel_received)</w:t>
      </w:r>
    </w:p>
    <w:p w:rsidR="00000000" w:rsidDel="00000000" w:rsidP="00000000" w:rsidRDefault="00000000" w:rsidRPr="00000000" w14:paraId="00000703">
      <w:pPr>
        <w:rPr>
          <w:color w:val="0f1115"/>
          <w:sz w:val="18"/>
          <w:szCs w:val="18"/>
        </w:rPr>
      </w:pPr>
      <w:r>
        <w:rPr>
          <w:color w:val="0f1115"/>
          <w:sz w:val="18"/>
          <w:szCs w:val="18"/>
          <w:rtl w:val="0"/>
        </w:rPr>
        <w:t xml:space="preserve">            queue_push(reinject_queue, frame.probe)</w:t>
      </w:r>
    </w:p>
    <w:p w:rsidR="00000000" w:rsidDel="00000000" w:rsidP="00000000" w:rsidRDefault="00000000" w:rsidRPr="00000000" w14:paraId="00000704">
      <w:pPr>
        <w:rPr>
          <w:color w:val="0f1115"/>
          <w:sz w:val="18"/>
          <w:szCs w:val="18"/>
        </w:rPr>
      </w:pPr>
      <w:r>
        <w:rPr>
          <w:color w:val="0f1115"/>
          <w:sz w:val="18"/>
          <w:szCs w:val="18"/>
          <w:rtl w:val="0"/>
        </w:rPr>
        <w:t xml:space="preserve">            log_event("TUNNEL_RX", frame.probe.seq_num, get_time())</w:t>
      </w:r>
    </w:p>
    <w:p w:rsidR="00000000" w:rsidDel="00000000" w:rsidP="00000000" w:rsidRDefault="00000000" w:rsidRPr="00000000" w14:paraId="00000705">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06">
      <w:pPr>
        <w:rPr>
          <w:color w:val="0f1115"/>
          <w:sz w:val="18"/>
          <w:szCs w:val="18"/>
        </w:rPr>
      </w:pPr>
      <w:r>
        <w:rPr>
          <w:color w:val="0f1115"/>
          <w:sz w:val="18"/>
          <w:szCs w:val="18"/>
          <w:rtl w:val="0"/>
        </w:rPr>
        <w:t xml:space="preserve">            slide_window_by_one_byte()          // resynchronise on the next valid frame</w:t>
      </w:r>
    </w:p>
    <w:p w:rsidR="00000000" w:rsidDel="00000000" w:rsidP="00000000" w:rsidRDefault="00000000" w:rsidRPr="00000000" w14:paraId="0000070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08">
      <w:pPr>
        <w:rPr>
          <w:color w:val="0f1115"/>
          <w:sz w:val="18"/>
          <w:szCs w:val="18"/>
        </w:rPr>
      </w:pPr>
      <w:r>
        <w:rPr>
          <w:color w:val="0f1115"/>
          <w:sz w:val="18"/>
          <w:szCs w:val="18"/>
          <w:rtl w:val="0"/>
        </w:rPr>
        <w:tab/>
        <w:t xml:space="preserve">end while</w:t>
      </w:r>
    </w:p>
    <w:p w:rsidR="00000000" w:rsidDel="00000000" w:rsidP="00000000" w:rsidRDefault="00000000" w:rsidRPr="00000000" w14:paraId="00000709">
      <w:pPr>
        <w:rPr>
          <w:color w:val="0f1115"/>
          <w:sz w:val="18"/>
          <w:szCs w:val="18"/>
        </w:rPr>
      </w:pPr>
      <w:r>
        <w:rPr>
          <w:color w:val="0f1115"/>
          <w:sz w:val="18"/>
          <w:szCs w:val="18"/>
          <w:rtl w:val="0"/>
        </w:rPr>
        <w:t xml:space="preserve">end procedure</w:t>
      </w:r>
    </w:p>
    <w:p w:rsidR="00000000" w:rsidDel="00000000" w:rsidP="00000000" w:rsidRDefault="00000000" w:rsidRPr="00000000" w14:paraId="0000070A">
      <w:pPr>
        <w:rPr>
          <w:color w:val="0f1115"/>
          <w:sz w:val="18"/>
          <w:szCs w:val="18"/>
        </w:rPr>
      </w:pPr>
      <w:r>
        <w:rPr>
          <w:color w:val="0f1115"/>
          <w:sz w:val="18"/>
          <w:szCs w:val="18"/>
          <w:rtl w:val="0"/>
        </w:rPr>
        <w:t xml:space="preserve"> </w:t>
      </w:r>
    </w:p>
    <w:p w:rsidR="00000000" w:rsidDel="00000000" w:rsidP="00000000" w:rsidRDefault="00000000" w:rsidRPr="00000000" w14:paraId="0000070B">
      <w:pPr>
        <w:rPr>
          <w:color w:val="0f1115"/>
          <w:sz w:val="18"/>
          <w:szCs w:val="18"/>
        </w:rPr>
      </w:pPr>
      <w:r>
        <w:rPr>
          <w:color w:val="0f1115"/>
          <w:sz w:val="18"/>
          <w:szCs w:val="18"/>
          <w:rtl w:val="0"/>
        </w:rPr>
        <w:t xml:space="preserve">procedure REINJECT_TASK():</w:t>
      </w:r>
    </w:p>
    <w:p w:rsidR="00000000" w:rsidDel="00000000" w:rsidP="00000000" w:rsidRDefault="00000000" w:rsidRPr="00000000" w14:paraId="0000070C">
      <w:pPr>
        <w:rPr>
          <w:color w:val="0f1115"/>
          <w:sz w:val="18"/>
          <w:szCs w:val="18"/>
        </w:rPr>
      </w:pPr>
      <w:r>
        <w:rPr>
          <w:color w:val="0f1115"/>
          <w:sz w:val="18"/>
          <w:szCs w:val="18"/>
          <w:rtl w:val="0"/>
        </w:rPr>
        <w:tab/>
        <w:t xml:space="preserve">while experiment_active:</w:t>
      </w:r>
    </w:p>
    <w:p w:rsidR="00000000" w:rsidDel="00000000" w:rsidP="00000000" w:rsidRDefault="00000000" w:rsidRPr="00000000" w14:paraId="0000070D">
      <w:pPr>
        <w:rPr>
          <w:color w:val="0f1115"/>
          <w:sz w:val="18"/>
          <w:szCs w:val="18"/>
        </w:rPr>
      </w:pPr>
      <w:r>
        <w:rPr>
          <w:rFonts w:ascii="Cardo" w:cs="Cardo" w:eastAsia="Cardo" w:hAnsi="Cardo"/>
          <w:color w:val="0f1115"/>
          <w:sz w:val="18"/>
          <w:szCs w:val="18"/>
          <w:rtl w:val="0"/>
        </w:rPr>
        <w:t xml:space="preserve">    </w:t>
        <w:tab/>
        <w:t xml:space="preserve">probe ← queue_pop(reinject_queue)   </w:t>
        <w:tab/>
        <w:t xml:space="preserve">// blocks until a frame arrives</w:t>
      </w:r>
    </w:p>
    <w:p w:rsidR="00000000" w:rsidDel="00000000" w:rsidP="00000000" w:rsidRDefault="00000000" w:rsidRPr="00000000" w14:paraId="0000070E">
      <w:pPr>
        <w:rPr>
          <w:color w:val="0f1115"/>
          <w:sz w:val="18"/>
          <w:szCs w:val="18"/>
        </w:rPr>
      </w:pPr>
      <w:r>
        <w:rPr>
          <w:color w:val="0f1115"/>
          <w:sz w:val="18"/>
          <w:szCs w:val="18"/>
          <w:rtl w:val="0"/>
        </w:rPr>
        <w:t xml:space="preserve"> </w:t>
      </w:r>
    </w:p>
    <w:p w:rsidR="00000000" w:rsidDel="00000000" w:rsidP="00000000" w:rsidRDefault="00000000" w:rsidRPr="00000000" w14:paraId="0000070F">
      <w:pPr>
        <w:rPr>
          <w:color w:val="0f1115"/>
          <w:sz w:val="18"/>
          <w:szCs w:val="18"/>
        </w:rPr>
      </w:pPr>
      <w:r>
        <w:rPr>
          <w:color w:val="0f1115"/>
          <w:sz w:val="18"/>
          <w:szCs w:val="18"/>
          <w:rtl w:val="0"/>
        </w:rPr>
        <w:t xml:space="preserve">    </w:t>
        <w:tab/>
        <w:t xml:space="preserve">// Tag the copy so that the root does not treat it as a duplicate to discard</w:t>
      </w:r>
    </w:p>
    <w:p w:rsidR="00000000" w:rsidDel="00000000" w:rsidP="00000000" w:rsidRDefault="00000000" w:rsidRPr="00000000" w14:paraId="00000710">
      <w:pPr>
        <w:rPr>
          <w:color w:val="0f1115"/>
          <w:sz w:val="18"/>
          <w:szCs w:val="18"/>
        </w:rPr>
      </w:pPr>
      <w:r>
        <w:rPr>
          <w:rFonts w:ascii="Cardo" w:cs="Cardo" w:eastAsia="Cardo" w:hAnsi="Cardo"/>
          <w:color w:val="0f1115"/>
          <w:sz w:val="18"/>
          <w:szCs w:val="18"/>
          <w:rtl w:val="0"/>
        </w:rPr>
        <w:t xml:space="preserve">    </w:t>
        <w:tab/>
        <w:t xml:space="preserve">probe.magic ← PROBE_WORMHOLE_MAGIC  </w:t>
        <w:tab/>
        <w:t xml:space="preserve">// "PROW"</w:t>
      </w:r>
    </w:p>
    <w:p w:rsidR="00000000" w:rsidDel="00000000" w:rsidP="00000000" w:rsidRDefault="00000000" w:rsidRPr="00000000" w14:paraId="00000711">
      <w:pPr>
        <w:rPr>
          <w:color w:val="0f1115"/>
          <w:sz w:val="18"/>
          <w:szCs w:val="18"/>
        </w:rPr>
      </w:pPr>
      <w:r>
        <w:rPr>
          <w:color w:val="0f1115"/>
          <w:sz w:val="18"/>
          <w:szCs w:val="18"/>
          <w:rtl w:val="0"/>
        </w:rPr>
        <w:t xml:space="preserve">    </w:t>
        <w:tab/>
        <w:t xml:space="preserve">// seq_num, send_ts_us and src_mac stay those of Node B's original probe</w:t>
      </w:r>
    </w:p>
    <w:p w:rsidR="00000000" w:rsidDel="00000000" w:rsidP="00000000" w:rsidRDefault="00000000" w:rsidRPr="00000000" w14:paraId="00000712">
      <w:pPr>
        <w:rPr>
          <w:color w:val="0f1115"/>
          <w:sz w:val="18"/>
          <w:szCs w:val="18"/>
        </w:rPr>
      </w:pPr>
      <w:r>
        <w:rPr>
          <w:color w:val="0f1115"/>
          <w:sz w:val="18"/>
          <w:szCs w:val="18"/>
          <w:rtl w:val="0"/>
        </w:rPr>
        <w:t xml:space="preserve"> </w:t>
      </w:r>
    </w:p>
    <w:p w:rsidR="00000000" w:rsidDel="00000000" w:rsidP="00000000" w:rsidRDefault="00000000" w:rsidRPr="00000000" w14:paraId="00000713">
      <w:pPr>
        <w:rPr>
          <w:color w:val="0f1115"/>
          <w:sz w:val="18"/>
          <w:szCs w:val="18"/>
        </w:rPr>
      </w:pPr>
      <w:r>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71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715">
      <w:pPr>
        <w:rPr>
          <w:color w:val="0f1115"/>
          <w:sz w:val="18"/>
          <w:szCs w:val="18"/>
        </w:rPr>
      </w:pPr>
      <w:r>
        <w:rPr>
          <w:color w:val="0f1115"/>
          <w:sz w:val="18"/>
          <w:szCs w:val="18"/>
          <w:rtl w:val="0"/>
        </w:rPr>
        <w:t xml:space="preserve">            atomic_increment(probes_reinjected)</w:t>
      </w:r>
    </w:p>
    <w:p w:rsidR="00000000" w:rsidDel="00000000" w:rsidP="00000000" w:rsidRDefault="00000000" w:rsidRPr="00000000" w14:paraId="00000716">
      <w:pPr>
        <w:rPr>
          <w:color w:val="0f1115"/>
          <w:sz w:val="18"/>
          <w:szCs w:val="18"/>
        </w:rPr>
      </w:pPr>
      <w:r>
        <w:rPr>
          <w:color w:val="0f1115"/>
          <w:sz w:val="18"/>
          <w:szCs w:val="18"/>
          <w:rtl w:val="0"/>
        </w:rPr>
        <w:t xml:space="preserve">            log_event("INJECT_SUCCESS", probe.seq_num, get_time())</w:t>
      </w:r>
    </w:p>
    <w:p w:rsidR="00000000" w:rsidDel="00000000" w:rsidP="00000000" w:rsidRDefault="00000000" w:rsidRPr="00000000" w14:paraId="00000717">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718">
      <w:pPr>
        <w:rPr>
          <w:color w:val="0f1115"/>
          <w:sz w:val="18"/>
          <w:szCs w:val="18"/>
        </w:rPr>
      </w:pPr>
      <w:r>
        <w:rPr>
          <w:color w:val="0f1115"/>
          <w:sz w:val="18"/>
          <w:szCs w:val="18"/>
          <w:rtl w:val="0"/>
        </w:rPr>
        <w:t xml:space="preserve">            atomic_increment(reinject_fail)</w:t>
      </w:r>
    </w:p>
    <w:p w:rsidR="00000000" w:rsidDel="00000000" w:rsidP="00000000" w:rsidRDefault="00000000" w:rsidRPr="00000000" w14:paraId="00000719">
      <w:pPr>
        <w:rPr>
          <w:color w:val="0f1115"/>
          <w:sz w:val="18"/>
          <w:szCs w:val="18"/>
        </w:rPr>
      </w:pPr>
      <w:r>
        <w:rPr>
          <w:color w:val="0f1115"/>
          <w:sz w:val="18"/>
          <w:szCs w:val="18"/>
          <w:rtl w:val="0"/>
        </w:rPr>
        <w:t xml:space="preserve">            log_event("INJECT_FAIL", probe.seq_num, result)</w:t>
      </w:r>
    </w:p>
    <w:p w:rsidR="00000000" w:rsidDel="00000000" w:rsidP="00000000" w:rsidRDefault="00000000" w:rsidRPr="00000000" w14:paraId="0000071A">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71B">
      <w:pPr>
        <w:rPr>
          <w:color w:val="0f1115"/>
          <w:sz w:val="18"/>
          <w:szCs w:val="18"/>
        </w:rPr>
      </w:pPr>
      <w:r>
        <w:rPr>
          <w:color w:val="0f1115"/>
          <w:sz w:val="18"/>
          <w:szCs w:val="18"/>
          <w:rtl w:val="0"/>
        </w:rPr>
        <w:tab/>
        <w:t xml:space="preserve">end while</w:t>
      </w:r>
    </w:p>
    <w:p w:rsidR="00000000" w:rsidDel="00000000" w:rsidP="00000000" w:rsidRDefault="00000000" w:rsidRPr="00000000" w14:paraId="0000071C">
      <w:pPr>
        <w:rPr>
          <w:color w:val="0f1115"/>
          <w:sz w:val="18"/>
          <w:szCs w:val="18"/>
        </w:rPr>
      </w:pPr>
      <w:r>
        <w:rPr>
          <w:color w:val="0f1115"/>
          <w:sz w:val="18"/>
          <w:szCs w:val="18"/>
          <w:rtl w:val="0"/>
        </w:rPr>
        <w:t xml:space="preserve">end procedure </w:t>
      </w:r>
      <w:r>
        <w:rPr>
          <w:rtl w:val="0"/>
        </w:rPr>
      </w:r>
    </w:p>
    <w:p w:rsidR="00000000" w:rsidDel="00000000" w:rsidP="00000000" w:rsidRDefault="00000000" w:rsidRPr="00000000" w14:paraId="0000071D">
      <w:pPr>
        <w:jc w:val="center"/>
        <w:rPr>
          <w:color w:val="0f1115"/>
          <w:sz w:val="18"/>
          <w:szCs w:val="18"/>
        </w:rPr>
      </w:pPr>
      <w:r>
        <w:rPr>
          <w:color w:val="0f1115"/>
          <w:sz w:val="18"/>
          <w:szCs w:val="18"/>
        </w:rPr>
        <w:drawing>
          <wp:inline distB="114300" distT="114300" distL="114300" distR="114300">
            <wp:extent cx="2425700" cy="7607300"/>
            <wp:effectExtent b="0" l="0" r="0" t="0"/>
            <wp:docPr id="25" name="image40.gif"/>
            <a:graphic>
              <a:graphicData uri="http://schemas.openxmlformats.org/drawingml/2006/picture">
                <pic:pic>
                  <pic:nvPicPr>
                    <pic:cNvPr id="0" name="image40.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Pr>
          <w:rtl w:val="0"/>
        </w:rPr>
      </w:r>
    </w:p>
    <w:p w:rsidR="00000000" w:rsidDel="00000000" w:rsidP="00000000" w:rsidRDefault="00000000" w:rsidRPr="00000000" w14:paraId="000007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v7nzniwd9qw" w:id="132"/>
      <w:bookmarkEnd w:id="132"/>
      <w:r>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F">
      <w:pPr>
        <w:jc w:val="left"/>
        <w:rPr/>
      </w:pPr>
      <w:r>
        <w:rPr>
          <w:rtl w:val="0"/>
        </w:rPr>
        <w:t xml:space="preserve">In </w:t>
      </w:r>
      <w:r>
        <w:rPr>
          <w:i w:val="1"/>
          <w:iCs w:val="1"/>
          <w:rtl w:val="0"/>
        </w:rPr>
        <w:t xml:space="preserve">Figure 4.13,</w:t>
      </w:r>
      <w:r>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20">
      <w:pPr>
        <w:spacing w:before="200" w:lineRule="auto"/>
        <w:rPr>
          <w:b w:val="1"/>
          <w:bCs w:val="1"/>
        </w:rPr>
      </w:pPr>
      <w:r>
        <w:rPr>
          <w:b w:val="1"/>
          <w:bCs w:val="1"/>
          <w:rtl w:val="0"/>
        </w:rPr>
        <w:t xml:space="preserve">I. Explanation of Key Behaviors</w:t>
      </w:r>
    </w:p>
    <w:p w:rsidR="00000000" w:rsidDel="00000000" w:rsidP="00000000" w:rsidRDefault="00000000" w:rsidRPr="00000000" w14:paraId="00000721">
      <w:pPr>
        <w:rPr/>
      </w:pPr>
      <w:r>
        <w:rPr>
          <w:rtl w:val="0"/>
        </w:rPr>
        <w:t xml:space="preserve">The wormhole-inspired implementation creates an artificial shortcut effect through several coordinated behaviors:</w:t>
      </w:r>
    </w:p>
    <w:p w:rsidR="00000000" w:rsidDel="00000000" w:rsidP="00000000" w:rsidRDefault="00000000" w:rsidRPr="00000000" w14:paraId="00000722">
      <w:pPr>
        <w:numPr>
          <w:ilvl w:val="0"/>
          <w:numId w:val="15"/>
        </w:numPr>
        <w:ind w:left="720" w:hanging="360"/>
        <w:jc w:val="left"/>
        <w:rPr>
          <w:rFonts w:ascii="Arial" w:cs="Arial" w:eastAsia="Arial" w:hAnsi="Arial"/>
        </w:rPr>
      </w:pPr>
      <w:r>
        <w:rPr>
          <w:b w:val="1"/>
          <w:bCs w:val="1"/>
          <w:rtl w:val="0"/>
        </w:rPr>
        <w:t xml:space="preserve">Own-Probe Source:</w:t>
      </w:r>
      <w:r>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3">
      <w:pPr>
        <w:numPr>
          <w:ilvl w:val="0"/>
          <w:numId w:val="15"/>
        </w:numPr>
        <w:ind w:left="720" w:hanging="360"/>
        <w:jc w:val="left"/>
        <w:rPr>
          <w:rFonts w:ascii="Arial" w:cs="Arial" w:eastAsia="Arial" w:hAnsi="Arial"/>
        </w:rPr>
      </w:pPr>
      <w:r>
        <w:rPr>
          <w:b w:val="1"/>
          <w:bCs w:val="1"/>
          <w:rtl w:val="0"/>
        </w:rPr>
        <w:t xml:space="preserve">Normal Relay:</w:t>
      </w:r>
      <w:r>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4">
      <w:pPr>
        <w:numPr>
          <w:ilvl w:val="0"/>
          <w:numId w:val="15"/>
        </w:numPr>
        <w:ind w:left="720" w:hanging="360"/>
        <w:jc w:val="left"/>
        <w:rPr>
          <w:rFonts w:ascii="Arial" w:cs="Arial" w:eastAsia="Arial" w:hAnsi="Arial"/>
        </w:rPr>
      </w:pPr>
      <w:r>
        <w:rPr>
          <w:b w:val="1"/>
          <w:bCs w:val="1"/>
          <w:rtl w:val="0"/>
        </w:rPr>
        <w:t xml:space="preserve">Distortion Relay:</w:t>
      </w:r>
      <w:r>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5">
      <w:pPr>
        <w:numPr>
          <w:ilvl w:val="0"/>
          <w:numId w:val="15"/>
        </w:numPr>
        <w:ind w:left="720" w:hanging="360"/>
        <w:jc w:val="left"/>
        <w:rPr>
          <w:rFonts w:ascii="Arial" w:cs="Arial" w:eastAsia="Arial" w:hAnsi="Arial"/>
        </w:rPr>
      </w:pPr>
      <w:r>
        <w:rPr>
          <w:b w:val="1"/>
          <w:bCs w:val="1"/>
          <w:rtl w:val="0"/>
        </w:rPr>
        <w:t xml:space="preserve">Probe Replication:</w:t>
      </w:r>
      <w:r>
        <w:rPr>
          <w:rtl w:val="0"/>
        </w:rPr>
        <w:t xml:space="preserve"> A checks each frame and re-sends the original probe, with the same sequence number, source and send timestamp, toward the root.</w:t>
      </w:r>
    </w:p>
    <w:p w:rsidR="00000000" w:rsidDel="00000000" w:rsidP="00000000" w:rsidRDefault="00000000" w:rsidRPr="00000000" w14:paraId="00000726">
      <w:pPr>
        <w:numPr>
          <w:ilvl w:val="0"/>
          <w:numId w:val="15"/>
        </w:numPr>
        <w:ind w:left="720" w:hanging="360"/>
        <w:jc w:val="left"/>
        <w:rPr>
          <w:rFonts w:ascii="Arial" w:cs="Arial" w:eastAsia="Arial" w:hAnsi="Arial"/>
        </w:rPr>
      </w:pPr>
      <w:r>
        <w:rPr>
          <w:b w:val="1"/>
          <w:bCs w:val="1"/>
          <w:rtl w:val="0"/>
        </w:rPr>
        <w:t xml:space="preserve">Mesh Re-injection:</w:t>
      </w:r>
      <w:r>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7">
      <w:pPr>
        <w:numPr>
          <w:ilvl w:val="0"/>
          <w:numId w:val="15"/>
        </w:numPr>
        <w:ind w:left="720" w:hanging="360"/>
        <w:jc w:val="left"/>
        <w:rPr>
          <w:rFonts w:ascii="Arial" w:cs="Arial" w:eastAsia="Arial" w:hAnsi="Arial"/>
        </w:rPr>
      </w:pPr>
      <w:r>
        <w:rPr>
          <w:b w:val="1"/>
          <w:bCs w:val="1"/>
          <w:rtl w:val="0"/>
        </w:rPr>
        <w:t xml:space="preserve">Normal Traffic Preservation:</w:t>
      </w:r>
      <w:r>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8">
      <w:pPr>
        <w:numPr>
          <w:ilvl w:val="0"/>
          <w:numId w:val="15"/>
        </w:numPr>
        <w:ind w:left="720" w:hanging="360"/>
        <w:jc w:val="left"/>
        <w:rPr>
          <w:rFonts w:ascii="Arial" w:cs="Arial" w:eastAsia="Arial" w:hAnsi="Arial"/>
        </w:rPr>
      </w:pPr>
      <w:r>
        <w:rPr>
          <w:b w:val="1"/>
          <w:bCs w:val="1"/>
          <w:rtl w:val="0"/>
        </w:rPr>
        <w:t xml:space="preserve">Tunnel Independence:</w:t>
      </w:r>
      <w:r>
        <w:rPr>
          <w:rtl w:val="0"/>
        </w:rPr>
        <w:t xml:space="preserve"> The tunnel is a separate physical medium and does not interfere with mesh communication. Its timing differs from that of the mesh path, and that difference is what creates the observable shortcut effect.</w:t>
      </w:r>
    </w:p>
    <w:p w:rsidR="00000000" w:rsidDel="00000000" w:rsidP="00000000" w:rsidRDefault="00000000" w:rsidRPr="00000000" w14:paraId="00000729">
      <w:pPr>
        <w:rPr/>
      </w:pPr>
      <w:r>
        <w:rPr>
          <w:rtl w:val="0"/>
        </w:rPr>
        <w:t xml:space="preserve"> </w:t>
      </w:r>
    </w:p>
    <w:p w:rsidR="00000000" w:rsidDel="00000000" w:rsidP="00000000" w:rsidRDefault="00000000" w:rsidRPr="00000000" w14:paraId="0000072A">
      <w:pPr>
        <w:jc w:val="center"/>
        <w:rPr/>
      </w:pPr>
      <w:r>
        <w:rPr/>
        <w:drawing>
          <wp:inline distB="114300" distT="114300" distL="114300" distR="114300">
            <wp:extent cx="5956300" cy="3721100"/>
            <wp:effectExtent b="0" l="0" r="0" t="0"/>
            <wp:docPr id="49" name="image50.gif"/>
            <a:graphic>
              <a:graphicData uri="http://schemas.openxmlformats.org/drawingml/2006/picture">
                <pic:pic>
                  <pic:nvPicPr>
                    <pic:cNvPr id="0" name="image50.gif"/>
                    <pic:cNvPicPr preferRelativeResize="0"/>
                  </pic:nvPicPr>
                  <pic:blipFill>
                    <a:blip r:embed="rId16"/>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2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qaorxlnf8ge" w:id="133"/>
      <w:bookmarkEnd w:id="133"/>
      <w:r>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C">
      <w:pPr>
        <w:rPr/>
      </w:pPr>
      <w:r>
        <w:rPr>
          <w:i w:val="1"/>
          <w:iCs w:val="1"/>
          <w:rtl w:val="0"/>
        </w:rPr>
        <w:t xml:space="preserve">Figure 4.14</w:t>
      </w:r>
      <w:r>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D">
      <w:pPr>
        <w:spacing w:before="200" w:lineRule="auto"/>
        <w:rPr>
          <w:b w:val="1"/>
          <w:bCs w:val="1"/>
        </w:rPr>
      </w:pPr>
      <w:r>
        <w:rPr>
          <w:b w:val="1"/>
          <w:bCs w:val="1"/>
          <w:rtl w:val="0"/>
        </w:rPr>
        <w:t xml:space="preserve">J. Observable Effects and Dataset Contributions</w:t>
      </w:r>
    </w:p>
    <w:p w:rsidR="00000000" w:rsidDel="00000000" w:rsidP="00000000" w:rsidRDefault="00000000" w:rsidRPr="00000000" w14:paraId="0000072E">
      <w:pPr>
        <w:rPr/>
      </w:pPr>
      <w:r>
        <w:rPr>
          <w:rtl w:val="0"/>
        </w:rPr>
        <w:t xml:space="preserve">The topology distortion mechanism produces several measurable deviations that are captured in the unified dataset:</w:t>
      </w:r>
    </w:p>
    <w:p w:rsidR="00000000" w:rsidDel="00000000" w:rsidP="00000000" w:rsidRDefault="00000000" w:rsidRPr="00000000" w14:paraId="0000072F">
      <w:pPr>
        <w:ind w:left="1080" w:hanging="360"/>
        <w:rPr/>
      </w:pPr>
      <w:r>
        <w:rPr>
          <w:rtl w:val="0"/>
        </w:rPr>
        <w:t xml:space="preserve">●</w:t>
      </w:r>
      <w:r>
        <w:rPr>
          <w:sz w:val="14"/>
          <w:szCs w:val="14"/>
          <w:rtl w:val="0"/>
        </w:rPr>
        <w:t xml:space="preserve">       </w:t>
      </w:r>
      <w:r>
        <w:rPr>
          <w:b w:val="1"/>
          <w:bCs w:val="1"/>
          <w:rtl w:val="0"/>
        </w:rPr>
        <w:t xml:space="preserve">Delay Inconsistency:</w:t>
      </w:r>
      <w:r>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30">
      <w:pPr>
        <w:ind w:left="1080" w:hanging="360"/>
        <w:rPr/>
      </w:pPr>
      <w:r>
        <w:rPr>
          <w:rtl w:val="0"/>
        </w:rPr>
        <w:t xml:space="preserve">●</w:t>
      </w:r>
      <w:r>
        <w:rPr>
          <w:sz w:val="14"/>
          <w:szCs w:val="14"/>
          <w:rtl w:val="0"/>
        </w:rPr>
        <w:t xml:space="preserve">       </w:t>
      </w:r>
      <w:r>
        <w:rPr>
          <w:b w:val="1"/>
          <w:bCs w:val="1"/>
          <w:rtl w:val="0"/>
        </w:rPr>
        <w:t xml:space="preserve">Duplicate Probe Reception:</w:t>
      </w:r>
      <w:r>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31">
      <w:pPr>
        <w:ind w:left="1080" w:hanging="360"/>
        <w:rPr/>
      </w:pPr>
      <w:r>
        <w:rPr>
          <w:rtl w:val="0"/>
        </w:rPr>
        <w:t xml:space="preserve">●</w:t>
      </w:r>
      <w:r>
        <w:rPr>
          <w:sz w:val="14"/>
          <w:szCs w:val="14"/>
          <w:rtl w:val="0"/>
        </w:rPr>
        <w:t xml:space="preserve">       </w:t>
      </w:r>
      <w:r>
        <w:rPr>
          <w:b w:val="1"/>
          <w:bCs w:val="1"/>
          <w:rtl w:val="0"/>
        </w:rPr>
        <w:t xml:space="preserve">Traffic Concentration Shifts:</w:t>
      </w:r>
      <w:r>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2">
      <w:pPr>
        <w:ind w:left="1080" w:hanging="360"/>
        <w:rPr/>
      </w:pPr>
      <w:r>
        <w:rPr>
          <w:rtl w:val="0"/>
        </w:rPr>
        <w:t xml:space="preserve">●</w:t>
      </w:r>
      <w:r>
        <w:rPr>
          <w:sz w:val="14"/>
          <w:szCs w:val="14"/>
          <w:rtl w:val="0"/>
        </w:rPr>
        <w:t xml:space="preserve">       </w:t>
      </w:r>
      <w:r>
        <w:rPr>
          <w:b w:val="1"/>
          <w:bCs w:val="1"/>
          <w:rtl w:val="0"/>
        </w:rPr>
        <w:t xml:space="preserve">RSSI-Hop Inconsistency: </w:t>
      </w:r>
      <w:r>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3">
      <w:pPr>
        <w:ind w:left="1080" w:hanging="360"/>
        <w:rPr/>
      </w:pPr>
      <w:r>
        <w:rPr>
          <w:rtl w:val="0"/>
        </w:rPr>
        <w:t xml:space="preserve">●</w:t>
      </w:r>
      <w:r>
        <w:rPr>
          <w:sz w:val="14"/>
          <w:szCs w:val="14"/>
          <w:rtl w:val="0"/>
        </w:rPr>
        <w:t xml:space="preserve">       </w:t>
      </w:r>
      <w:r>
        <w:rPr>
          <w:b w:val="1"/>
          <w:bCs w:val="1"/>
          <w:rtl w:val="0"/>
        </w:rPr>
        <w:t xml:space="preserve">Topology Stability (checked, not expected to change):</w:t>
      </w:r>
      <w:r>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4">
      <w:pPr>
        <w:spacing w:before="200" w:lineRule="auto"/>
        <w:rPr/>
      </w:pPr>
      <w:r>
        <w:rPr>
          <w:rtl w:val="0"/>
        </w:rPr>
        <w:t xml:space="preserve">All these effects are captured through the cross-layer metrics defined in Section 4.2.3 and contribute to the feature set used for exploratory analysis and clustering.</w:t>
      </w:r>
    </w:p>
    <w:p w:rsidR="00000000" w:rsidDel="00000000" w:rsidP="00000000" w:rsidRDefault="00000000" w:rsidRPr="00000000" w14:paraId="00000735">
      <w:pPr>
        <w:ind w:left="720" w:firstLine="0"/>
        <w:rPr/>
      </w:pPr>
      <w:r>
        <w:rPr/>
        <w:drawing>
          <wp:inline distB="114300" distT="114300" distL="114300" distR="114300">
            <wp:extent cx="5956300" cy="3721100"/>
            <wp:effectExtent b="0" l="0" r="0" t="0"/>
            <wp:docPr id="40" name="image42.gif"/>
            <a:graphic>
              <a:graphicData uri="http://schemas.openxmlformats.org/drawingml/2006/picture">
                <pic:pic>
                  <pic:nvPicPr>
                    <pic:cNvPr id="0" name="image42.gif"/>
                    <pic:cNvPicPr preferRelativeResize="0"/>
                  </pic:nvPicPr>
                  <pic:blipFill>
                    <a:blip r:embed="rId17"/>
                    <a:srcRect b="0" l="0" r="0" t="0"/>
                    <a:stretch>
                      <a:fillRect/>
                    </a:stretch>
                  </pic:blipFill>
                  <pic:spPr>
                    <a:xfrm>
                      <a:off x="0" y="0"/>
                      <a:ext cx="5956300" cy="3721100"/>
                    </a:xfrm>
                    <a:prstGeom prst="rect"/>
                    <a:ln/>
                  </pic:spPr>
                </pic:pic>
              </a:graphicData>
            </a:graphic>
          </wp:inline>
        </w:drawing>
      </w:r>
      <w:r>
        <w:rPr>
          <w:rtl w:val="0"/>
        </w:rPr>
      </w:r>
    </w:p>
    <w:p w:rsidR="00000000" w:rsidDel="00000000" w:rsidP="00000000" w:rsidRDefault="00000000" w:rsidRPr="00000000" w14:paraId="000007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gbo7lp81r6n" w:id="134"/>
      <w:bookmarkEnd w:id="134"/>
      <w:r>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7">
      <w:pPr>
        <w:rPr>
          <w:i w:val="1"/>
          <w:iCs w:val="1"/>
        </w:rPr>
      </w:pPr>
      <w:r>
        <w:rPr>
          <w:i w:val="1"/>
          <w:iCs w:val="1"/>
          <w:rtl w:val="0"/>
        </w:rPr>
        <w:t xml:space="preserve">Figure 4.15</w:t>
      </w:r>
      <w:r>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rsidR="00000000" w:rsidDel="00000000" w:rsidP="00000000" w:rsidRDefault="00000000" w:rsidRPr="00000000" w14:paraId="00000738">
      <w:pPr>
        <w:spacing w:before="200" w:lineRule="auto"/>
        <w:rPr>
          <w:b w:val="1"/>
          <w:bCs w:val="1"/>
        </w:rPr>
      </w:pPr>
      <w:r>
        <w:rPr>
          <w:b w:val="1"/>
          <w:bCs w:val="1"/>
          <w:rtl w:val="0"/>
        </w:rPr>
        <w:t xml:space="preserve">K. Implementation Summary for Wormhole</w:t>
      </w:r>
    </w:p>
    <w:p w:rsidR="00000000" w:rsidDel="00000000" w:rsidP="00000000" w:rsidRDefault="00000000" w:rsidRPr="00000000" w14:paraId="00000739">
      <w:pPr>
        <w:rPr/>
      </w:pPr>
      <w:r>
        <w:rPr>
          <w:rtl w:val="0"/>
        </w:rPr>
        <w:t xml:space="preserve">The wormhole-inspired implementation is designed around several key principles:</w:t>
      </w:r>
    </w:p>
    <w:p w:rsidR="00000000" w:rsidDel="00000000" w:rsidP="00000000" w:rsidRDefault="00000000" w:rsidRPr="00000000" w14:paraId="0000073A">
      <w:pPr>
        <w:ind w:left="1080" w:hanging="360"/>
        <w:rPr/>
      </w:pPr>
      <w:r>
        <w:rPr>
          <w:rtl w:val="0"/>
        </w:rPr>
        <w:t xml:space="preserve">●</w:t>
      </w:r>
      <w:r>
        <w:rPr>
          <w:sz w:val="14"/>
          <w:szCs w:val="14"/>
          <w:rtl w:val="0"/>
        </w:rPr>
        <w:t xml:space="preserve">       </w:t>
      </w:r>
      <w:r>
        <w:rPr>
          <w:b w:val="1"/>
          <w:bCs w:val="1"/>
          <w:rtl w:val="0"/>
        </w:rPr>
        <w:t xml:space="preserve">Own-Probe Tunneling:</w:t>
      </w:r>
      <w:r>
        <w:rPr>
          <w:rtl w:val="0"/>
        </w:rPr>
        <w:t xml:space="preserve"> Attacker B generates its own probes and tunnels copies of them, which removes any need for passive packet capture.</w:t>
      </w:r>
    </w:p>
    <w:p w:rsidR="00000000" w:rsidDel="00000000" w:rsidP="00000000" w:rsidRDefault="00000000" w:rsidRPr="00000000" w14:paraId="0000073B">
      <w:pPr>
        <w:ind w:left="1080" w:hanging="360"/>
        <w:rPr/>
      </w:pPr>
      <w:r>
        <w:rPr>
          <w:rtl w:val="0"/>
        </w:rPr>
        <w:t xml:space="preserve">●</w:t>
      </w:r>
      <w:r>
        <w:rPr>
          <w:sz w:val="14"/>
          <w:szCs w:val="14"/>
          <w:rtl w:val="0"/>
        </w:rPr>
        <w:t xml:space="preserve">       </w:t>
      </w:r>
      <w:r>
        <w:rPr>
          <w:b w:val="1"/>
          <w:bCs w:val="1"/>
          <w:rtl w:val="0"/>
        </w:rPr>
        <w:t xml:space="preserve">Probe-Only Tunneling:</w:t>
      </w:r>
      <w:r>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C">
      <w:pPr>
        <w:ind w:left="1080" w:hanging="360"/>
        <w:rPr/>
      </w:pPr>
      <w:r>
        <w:rPr>
          <w:rtl w:val="0"/>
        </w:rPr>
        <w:t xml:space="preserve">●</w:t>
      </w:r>
      <w:r>
        <w:rPr>
          <w:sz w:val="14"/>
          <w:szCs w:val="14"/>
          <w:rtl w:val="0"/>
        </w:rPr>
        <w:t xml:space="preserve">       </w:t>
      </w:r>
      <w:r>
        <w:rPr>
          <w:b w:val="1"/>
          <w:bCs w:val="1"/>
          <w:rtl w:val="0"/>
        </w:rPr>
        <w:t xml:space="preserve">Probe Duplication, Not Modification</w:t>
      </w:r>
      <w:r>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D">
      <w:pPr>
        <w:ind w:left="1080" w:hanging="360"/>
        <w:rPr/>
      </w:pPr>
      <w:r>
        <w:rPr>
          <w:rtl w:val="0"/>
        </w:rPr>
        <w:t xml:space="preserve">●</w:t>
      </w:r>
      <w:r>
        <w:rPr>
          <w:sz w:val="14"/>
          <w:szCs w:val="14"/>
          <w:rtl w:val="0"/>
        </w:rPr>
        <w:t xml:space="preserve">       </w:t>
      </w:r>
      <w:r>
        <w:rPr>
          <w:b w:val="1"/>
          <w:bCs w:val="1"/>
          <w:rtl w:val="0"/>
        </w:rPr>
        <w:t xml:space="preserve">Independent Tunnel</w:t>
      </w:r>
      <w:r>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E">
      <w:pPr>
        <w:ind w:left="1080" w:hanging="360"/>
        <w:rPr/>
      </w:pPr>
      <w:r>
        <w:rPr>
          <w:rtl w:val="0"/>
        </w:rPr>
        <w:t xml:space="preserve">●</w:t>
      </w:r>
      <w:r>
        <w:rPr>
          <w:sz w:val="14"/>
          <w:szCs w:val="14"/>
          <w:rtl w:val="0"/>
        </w:rPr>
        <w:t xml:space="preserve">       </w:t>
      </w:r>
      <w:r>
        <w:rPr>
          <w:b w:val="1"/>
          <w:bCs w:val="1"/>
          <w:rtl w:val="0"/>
        </w:rPr>
        <w:t xml:space="preserve">Normal Traffic Preservation</w:t>
      </w:r>
      <w:r>
        <w:rPr>
          <w:rtl w:val="0"/>
        </w:rPr>
        <w:t xml:space="preserve">: Both attackers continue forwarding original packets, maintaining realistic mesh behavior during the distortion window.</w:t>
      </w:r>
    </w:p>
    <w:p w:rsidR="00000000" w:rsidDel="00000000" w:rsidP="00000000" w:rsidRDefault="00000000" w:rsidRPr="00000000" w14:paraId="0000073F">
      <w:pPr>
        <w:ind w:left="1080" w:hanging="360"/>
        <w:rPr/>
      </w:pPr>
      <w:r>
        <w:rPr>
          <w:rtl w:val="0"/>
        </w:rPr>
        <w:t xml:space="preserve">●</w:t>
      </w:r>
      <w:r>
        <w:rPr>
          <w:sz w:val="14"/>
          <w:szCs w:val="14"/>
          <w:rtl w:val="0"/>
        </w:rPr>
        <w:t xml:space="preserve">       </w:t>
      </w:r>
      <w:r>
        <w:rPr>
          <w:b w:val="1"/>
          <w:bCs w:val="1"/>
          <w:rtl w:val="0"/>
        </w:rPr>
        <w:t xml:space="preserve">Counter-Based Telemetry</w:t>
      </w:r>
      <w:r>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40">
      <w:pPr>
        <w:ind w:left="1080" w:hanging="360"/>
        <w:rPr/>
      </w:pPr>
      <w:r>
        <w:rPr>
          <w:rtl w:val="0"/>
        </w:rPr>
        <w:t xml:space="preserve">●</w:t>
      </w:r>
      <w:r>
        <w:rPr>
          <w:sz w:val="14"/>
          <w:szCs w:val="14"/>
          <w:rtl w:val="0"/>
        </w:rPr>
        <w:t xml:space="preserve">       </w:t>
      </w:r>
      <w:r>
        <w:rPr>
          <w:b w:val="1"/>
          <w:bCs w:val="1"/>
          <w:rtl w:val="0"/>
        </w:rPr>
        <w:t xml:space="preserve">Phase-Controlled Activation:</w:t>
      </w:r>
      <w:r>
        <w:rPr>
          <w:rtl w:val="0"/>
        </w:rPr>
        <w:t xml:space="preserve"> The tunnel is written only while phase ID 2 is current, ensuring precise temporal alignment with ground-truth labels.</w:t>
      </w:r>
    </w:p>
    <w:p w:rsidR="00000000" w:rsidDel="00000000" w:rsidP="00000000" w:rsidRDefault="00000000" w:rsidRPr="00000000" w14:paraId="00000741">
      <w:pPr>
        <w:pStyle w:val="Heading4"/>
        <w:keepNext w:val="0"/>
        <w:keepLines w:val="0"/>
        <w:shd w:fill="auto" w:val="clear"/>
        <w:spacing w:before="200" w:line="276" w:lineRule="auto"/>
        <w:ind w:left="2340" w:hanging="1160"/>
        <w:rPr/>
      </w:pPr>
      <w:bookmarkStart w:colFirst="0" w:colLast="0" w:name="_pzym8427m8py" w:id="135"/>
      <w:bookmarkEnd w:id="135"/>
      <w:r>
        <w:rPr>
          <w:b w:val="0"/>
          <w:bCs w:val="0"/>
          <w:sz w:val="14"/>
          <w:szCs w:val="14"/>
          <w:rtl w:val="0"/>
        </w:rPr>
        <w:t xml:space="preserve"> </w:t>
      </w:r>
      <w:r>
        <w:rPr>
          <w:rtl w:val="0"/>
        </w:rPr>
        <w:t xml:space="preserve">4.2.1.4.</w:t>
      </w:r>
      <w:r>
        <w:rPr>
          <w:b w:val="0"/>
          <w:bCs w:val="0"/>
          <w:sz w:val="14"/>
          <w:szCs w:val="14"/>
          <w:rtl w:val="0"/>
        </w:rPr>
        <w:t xml:space="preserve">          </w:t>
      </w:r>
      <w:r>
        <w:rPr>
          <w:rtl w:val="0"/>
        </w:rPr>
        <w:t xml:space="preserve">Implementation Summary</w:t>
      </w:r>
    </w:p>
    <w:p w:rsidR="00000000" w:rsidDel="00000000" w:rsidP="00000000" w:rsidRDefault="00000000" w:rsidRPr="00000000" w14:paraId="00000742">
      <w:pPr>
        <w:rPr/>
      </w:pPr>
      <w:r>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3">
      <w:pPr>
        <w:numPr>
          <w:ilvl w:val="0"/>
          <w:numId w:val="6"/>
        </w:numPr>
        <w:ind w:left="720" w:hanging="360"/>
        <w:jc w:val="left"/>
      </w:pPr>
      <w:r>
        <w:rPr>
          <w:b w:val="1"/>
          <w:bCs w:val="1"/>
          <w:rtl w:val="0"/>
        </w:rPr>
        <w:t xml:space="preserve">Application‑layer only:</w:t>
      </w:r>
      <w:r>
        <w:rPr>
          <w:rtl w:val="0"/>
        </w:rPr>
        <w:t xml:space="preserve"> All manipulations are implemented using standard mesh APIs; no firmware modifications or raw frame injection are performed.</w:t>
      </w:r>
    </w:p>
    <w:p w:rsidR="00000000" w:rsidDel="00000000" w:rsidP="00000000" w:rsidRDefault="00000000" w:rsidRPr="00000000" w14:paraId="00000744">
      <w:pPr>
        <w:numPr>
          <w:ilvl w:val="0"/>
          <w:numId w:val="6"/>
        </w:numPr>
        <w:ind w:left="720" w:hanging="360"/>
        <w:jc w:val="left"/>
      </w:pPr>
      <w:r>
        <w:rPr>
          <w:b w:val="1"/>
          <w:bCs w:val="1"/>
          <w:rtl w:val="0"/>
        </w:rPr>
        <w:t xml:space="preserve">Phase‑controlled activation:</w:t>
      </w:r>
      <w:r>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5">
      <w:pPr>
        <w:numPr>
          <w:ilvl w:val="0"/>
          <w:numId w:val="6"/>
        </w:numPr>
        <w:ind w:left="720" w:hanging="360"/>
        <w:jc w:val="left"/>
      </w:pPr>
      <w:r>
        <w:rPr>
          <w:b w:val="1"/>
          <w:bCs w:val="1"/>
          <w:rtl w:val="0"/>
        </w:rPr>
        <w:t xml:space="preserve">Protocol compliance:</w:t>
      </w:r>
      <w:r>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6">
      <w:pPr>
        <w:numPr>
          <w:ilvl w:val="0"/>
          <w:numId w:val="6"/>
        </w:numPr>
        <w:ind w:left="720" w:hanging="360"/>
        <w:jc w:val="left"/>
      </w:pPr>
      <w:r>
        <w:rPr>
          <w:b w:val="1"/>
          <w:bCs w:val="1"/>
          <w:rtl w:val="0"/>
        </w:rPr>
        <w:t xml:space="preserve">Comprehensive state tracking:</w:t>
      </w:r>
      <w:r>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7">
      <w:pPr>
        <w:numPr>
          <w:ilvl w:val="0"/>
          <w:numId w:val="6"/>
        </w:numPr>
        <w:ind w:left="720" w:hanging="360"/>
        <w:jc w:val="left"/>
      </w:pPr>
      <w:r>
        <w:rPr>
          <w:b w:val="1"/>
          <w:bCs w:val="1"/>
          <w:rtl w:val="0"/>
        </w:rPr>
        <w:t xml:space="preserve">Reproducible procedures: </w:t>
      </w:r>
      <w:r>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8">
      <w:pPr>
        <w:spacing w:before="200" w:lineRule="auto"/>
        <w:rPr/>
      </w:pPr>
      <w:r>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9">
      <w:pPr>
        <w:spacing w:after="180" w:before="180" w:lineRule="auto"/>
        <w:rPr>
          <w:highlight w:val="yellow"/>
        </w:rPr>
      </w:pPr>
      <w:r>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A">
      <w:pPr>
        <w:spacing w:after="180" w:before="180" w:lineRule="auto"/>
        <w:rPr>
          <w:b w:val="1"/>
          <w:bCs w:val="1"/>
          <w:highlight w:val="yellow"/>
        </w:rPr>
      </w:pPr>
      <w:r>
        <w:rPr>
          <w:b w:val="1"/>
          <w:bCs w:val="1"/>
          <w:highlight w:val="yellow"/>
          <w:rtl w:val="0"/>
        </w:rPr>
        <w:t xml:space="preserve">Table 4.4 Blackhole Conformance to Airehrour et al. [70]</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45"/>
        <w:gridCol w:w="4410"/>
        <w:tblGridChange w:id="0">
          <w:tblGrid>
            <w:gridCol w:w="3240"/>
            <w:gridCol w:w="1245"/>
            <w:gridCol w:w="441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C">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Pr>
                <w:sz w:val="19"/>
                <w:szCs w:val="19"/>
                <w:highlight w:val="yellow"/>
                <w:rtl w:val="0"/>
              </w:rPr>
              <w:t xml:space="preserve">In the G402 linear stationary run, attacker ForwardingRatio falls from 1.000 to 0.001 and the PDR of the six nodes behind it from 1.000 to 0.000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19"/>
                <w:szCs w:val="19"/>
                <w:highlight w:val="yellow"/>
              </w:rPr>
            </w:pPr>
            <w:r>
              <w:rPr>
                <w:sz w:val="19"/>
                <w:szCs w:val="19"/>
                <w:highlight w:val="yellow"/>
                <w:rtl w:val="0"/>
              </w:rPr>
              <w:t xml:space="preserve">The attacker is a placed relay, so no routing decision is fooled</w:t>
            </w:r>
          </w:p>
        </w:tc>
      </w:tr>
    </w:tbl>
    <w:p w:rsidR="00000000" w:rsidDel="00000000" w:rsidP="00000000" w:rsidRDefault="00000000" w:rsidRPr="00000000" w14:paraId="00000760">
      <w:pPr>
        <w:spacing w:after="180" w:before="180" w:lineRule="auto"/>
        <w:rPr>
          <w:b w:val="1"/>
          <w:bCs w:val="1"/>
          <w:highlight w:val="yellow"/>
        </w:rPr>
      </w:pPr>
      <w:r>
        <w:rPr>
          <w:b w:val="1"/>
          <w:bCs w:val="1"/>
          <w:highlight w:val="yellow"/>
          <w:rtl w:val="0"/>
        </w:rPr>
        <w:t xml:space="preserve">Table 4.5 Wormhole Conformance to Hu, Perrig, and Johnson [46]</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320"/>
        <w:gridCol w:w="4290"/>
        <w:tblGridChange w:id="0">
          <w:tblGrid>
            <w:gridCol w:w="3285"/>
            <w:gridCol w:w="1320"/>
            <w:gridCol w:w="429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2">
            <w:pPr>
              <w:spacing w:after="40" w:before="40" w:lineRule="auto"/>
              <w:rPr>
                <w:b w:val="1"/>
                <w:bCs w:val="1"/>
                <w:sz w:val="19"/>
                <w:szCs w:val="19"/>
                <w:highlight w:val="yellow"/>
              </w:rPr>
            </w:pPr>
            <w:r>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3">
            <w:pPr>
              <w:spacing w:after="40" w:before="40" w:lineRule="auto"/>
              <w:rPr>
                <w:b w:val="1"/>
                <w:bCs w:val="1"/>
                <w:sz w:val="19"/>
                <w:szCs w:val="19"/>
                <w:highlight w:val="yellow"/>
              </w:rPr>
            </w:pPr>
            <w:r>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Rule="auto"/>
              <w:rPr>
                <w:sz w:val="19"/>
                <w:szCs w:val="19"/>
                <w:highlight w:val="yellow"/>
              </w:rPr>
            </w:pPr>
            <w:r>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Rule="auto"/>
              <w:rPr>
                <w:sz w:val="19"/>
                <w:szCs w:val="19"/>
                <w:highlight w:val="yellow"/>
              </w:rPr>
            </w:pPr>
            <w:r>
              <w:rPr>
                <w:sz w:val="19"/>
                <w:szCs w:val="19"/>
                <w:highlight w:val="yellow"/>
                <w:rtl w:val="0"/>
              </w:rPr>
              <w:t xml:space="preserve">No parent switches or layer changes during the wormhole phase</w:t>
            </w:r>
          </w:p>
        </w:tc>
      </w:tr>
    </w:tbl>
    <w:p w:rsidR="00000000" w:rsidDel="00000000" w:rsidP="00000000" w:rsidRDefault="00000000" w:rsidRPr="00000000" w14:paraId="00000773">
      <w:pPr>
        <w:spacing w:after="180" w:before="180" w:lineRule="auto"/>
        <w:rPr>
          <w:b w:val="1"/>
          <w:bCs w:val="1"/>
          <w:highlight w:val="cyan"/>
        </w:rPr>
      </w:pPr>
      <w:r>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4">
      <w:pPr>
        <w:spacing w:after="180" w:before="180" w:lineRule="auto"/>
        <w:rPr/>
      </w:pPr>
      <w:r>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r>
        <w:rPr>
          <w:rtl w:val="0"/>
        </w:rPr>
      </w:r>
    </w:p>
    <w:p w:rsidR="00000000" w:rsidDel="00000000" w:rsidP="00000000" w:rsidRDefault="00000000" w:rsidRPr="00000000" w14:paraId="00000775">
      <w:pPr>
        <w:pStyle w:val="Heading3"/>
        <w:keepNext w:val="0"/>
        <w:keepLines w:val="0"/>
        <w:spacing w:after="120" w:before="200" w:lineRule="auto"/>
        <w:ind w:firstLine="1080"/>
        <w:rPr/>
      </w:pPr>
      <w:bookmarkStart w:colFirst="0" w:colLast="0" w:name="_3h0fcx4t19z" w:id="136"/>
      <w:bookmarkEnd w:id="136"/>
      <w:r>
        <w:rPr>
          <w:b w:val="0"/>
          <w:bCs w:val="0"/>
          <w:sz w:val="14"/>
          <w:szCs w:val="14"/>
          <w:rtl w:val="0"/>
        </w:rPr>
        <w:t xml:space="preserve">  </w:t>
      </w:r>
      <w:r>
        <w:rPr>
          <w:rtl w:val="0"/>
        </w:rPr>
        <w:t xml:space="preserve">4.2.2.</w:t>
      </w:r>
      <w:r>
        <w:rPr>
          <w:b w:val="0"/>
          <w:bCs w:val="0"/>
          <w:sz w:val="14"/>
          <w:szCs w:val="14"/>
          <w:rtl w:val="0"/>
        </w:rPr>
        <w:t xml:space="preserve">          </w:t>
      </w:r>
      <w:r>
        <w:rPr>
          <w:rtl w:val="0"/>
        </w:rPr>
        <w:t xml:space="preserve">Physical Deployment Topologies</w:t>
      </w:r>
    </w:p>
    <w:p w:rsidR="00000000" w:rsidDel="00000000" w:rsidP="00000000" w:rsidRDefault="00000000" w:rsidRPr="00000000" w14:paraId="00000776">
      <w:pPr>
        <w:rPr>
          <w:color w:val="0e101a"/>
          <w:sz w:val="21"/>
          <w:szCs w:val="21"/>
        </w:rPr>
      </w:pPr>
      <w:r>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color w:val="0e101a"/>
          <w:sz w:val="21"/>
          <w:szCs w:val="21"/>
          <w:rtl w:val="0"/>
        </w:rPr>
        <w:t xml:space="preserve">.</w:t>
      </w:r>
    </w:p>
    <w:p w:rsidR="00000000" w:rsidDel="00000000" w:rsidP="00000000" w:rsidRDefault="00000000" w:rsidRPr="00000000" w14:paraId="00000777">
      <w:pPr>
        <w:spacing w:before="200" w:lineRule="auto"/>
        <w:rPr/>
      </w:pPr>
      <w:r>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8">
      <w:pPr>
        <w:spacing w:before="200" w:lineRule="auto"/>
        <w:rPr/>
      </w:pPr>
      <w:r>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9">
      <w:pPr>
        <w:rPr/>
      </w:pPr>
      <w:r>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Pr>
          <w:i w:val="1"/>
          <w:iCs w:val="1"/>
          <w:rtl w:val="0"/>
        </w:rPr>
        <w:t xml:space="preserve">Table 4.15</w:t>
      </w:r>
      <w:r>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A">
      <w:pPr>
        <w:spacing w:before="200" w:lineRule="auto"/>
        <w:rPr/>
      </w:pPr>
      <w:r>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B">
      <w:pPr>
        <w:rPr/>
      </w:pPr>
      <w:r>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C">
      <w:pPr>
        <w:rPr/>
      </w:pPr>
      <w:r>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D">
      <w:pPr>
        <w:spacing w:before="200" w:lineRule="auto"/>
        <w:rPr/>
      </w:pPr>
      <w:r>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E">
      <w:pPr>
        <w:ind w:left="1080" w:hanging="360"/>
        <w:rPr/>
      </w:pPr>
      <w:r>
        <w:rPr>
          <w:rtl w:val="0"/>
        </w:rPr>
        <w:t xml:space="preserve">●</w:t>
      </w:r>
      <w:r>
        <w:rPr>
          <w:sz w:val="14"/>
          <w:szCs w:val="14"/>
          <w:rtl w:val="0"/>
        </w:rPr>
        <w:t xml:space="preserve">       </w:t>
      </w:r>
      <w:r>
        <w:rPr>
          <w:rtl w:val="0"/>
        </w:rPr>
        <w:t xml:space="preserve">Star topology</w:t>
      </w:r>
    </w:p>
    <w:p w:rsidR="00000000" w:rsidDel="00000000" w:rsidP="00000000" w:rsidRDefault="00000000" w:rsidRPr="00000000" w14:paraId="0000077F">
      <w:pPr>
        <w:ind w:left="1080" w:hanging="360"/>
        <w:rPr/>
      </w:pPr>
      <w:r>
        <w:rPr>
          <w:rtl w:val="0"/>
        </w:rPr>
        <w:t xml:space="preserve">●</w:t>
      </w:r>
      <w:r>
        <w:rPr>
          <w:sz w:val="14"/>
          <w:szCs w:val="14"/>
          <w:rtl w:val="0"/>
        </w:rPr>
        <w:t xml:space="preserve">       </w:t>
      </w:r>
      <w:r>
        <w:rPr>
          <w:rtl w:val="0"/>
        </w:rPr>
        <w:t xml:space="preserve">Tree topology</w:t>
      </w:r>
    </w:p>
    <w:p w:rsidR="00000000" w:rsidDel="00000000" w:rsidP="00000000" w:rsidRDefault="00000000" w:rsidRPr="00000000" w14:paraId="00000780">
      <w:pPr>
        <w:ind w:left="1080" w:hanging="360"/>
        <w:rPr/>
      </w:pPr>
      <w:r>
        <w:rPr>
          <w:rtl w:val="0"/>
        </w:rPr>
        <w:t xml:space="preserve">●</w:t>
      </w:r>
      <w:r>
        <w:rPr>
          <w:sz w:val="14"/>
          <w:szCs w:val="14"/>
          <w:rtl w:val="0"/>
        </w:rPr>
        <w:t xml:space="preserve">       </w:t>
      </w:r>
      <w:r>
        <w:rPr>
          <w:rtl w:val="0"/>
        </w:rPr>
        <w:t xml:space="preserve">Linear chain topology</w:t>
      </w:r>
    </w:p>
    <w:p w:rsidR="00000000" w:rsidDel="00000000" w:rsidP="00000000" w:rsidRDefault="00000000" w:rsidRPr="00000000" w14:paraId="00000781">
      <w:pPr>
        <w:ind w:left="1080" w:hanging="360"/>
        <w:rPr/>
      </w:pPr>
      <w:r>
        <w:rPr>
          <w:rtl w:val="0"/>
        </w:rPr>
        <w:t xml:space="preserve">●</w:t>
      </w:r>
      <w:r>
        <w:rPr>
          <w:sz w:val="14"/>
          <w:szCs w:val="14"/>
          <w:rtl w:val="0"/>
        </w:rPr>
        <w:t xml:space="preserve">       </w:t>
      </w:r>
      <w:r>
        <w:rPr>
          <w:rtl w:val="0"/>
        </w:rPr>
        <w:t xml:space="preserve">Partial mesh topology</w:t>
      </w:r>
    </w:p>
    <w:p w:rsidR="00000000" w:rsidDel="00000000" w:rsidP="00000000" w:rsidRDefault="00000000" w:rsidRPr="00000000" w14:paraId="00000782">
      <w:pPr>
        <w:pStyle w:val="Heading4"/>
        <w:keepNext w:val="0"/>
        <w:keepLines w:val="0"/>
        <w:shd w:fill="auto" w:val="clear"/>
        <w:spacing w:before="200" w:line="276" w:lineRule="auto"/>
        <w:ind w:left="2340" w:hanging="1160"/>
        <w:rPr/>
      </w:pPr>
      <w:bookmarkStart w:colFirst="0" w:colLast="0" w:name="_mt29kyeux1e4" w:id="137"/>
      <w:bookmarkEnd w:id="137"/>
      <w:r>
        <w:rPr>
          <w:b w:val="0"/>
          <w:bCs w:val="0"/>
          <w:sz w:val="14"/>
          <w:szCs w:val="14"/>
          <w:rtl w:val="0"/>
        </w:rPr>
        <w:t xml:space="preserve"> </w:t>
      </w:r>
      <w:r>
        <w:rPr>
          <w:rtl w:val="0"/>
        </w:rPr>
        <w:t xml:space="preserve">4.2.2.1.</w:t>
      </w:r>
      <w:r>
        <w:rPr>
          <w:b w:val="0"/>
          <w:bCs w:val="0"/>
          <w:sz w:val="14"/>
          <w:szCs w:val="14"/>
          <w:rtl w:val="0"/>
        </w:rPr>
        <w:t xml:space="preserve">          </w:t>
      </w:r>
      <w:r>
        <w:rPr>
          <w:rtl w:val="0"/>
        </w:rPr>
        <w:t xml:space="preserve">Star Topology</w:t>
      </w:r>
    </w:p>
    <w:p w:rsidR="00000000" w:rsidDel="00000000" w:rsidP="00000000" w:rsidRDefault="00000000" w:rsidRPr="00000000" w14:paraId="00000783">
      <w:pPr>
        <w:rPr/>
      </w:pPr>
      <w:r>
        <w:rPr>
          <w:rtl w:val="0"/>
        </w:rPr>
        <w:t xml:space="preserve">In the</w:t>
      </w:r>
      <w:r>
        <w:rPr>
          <w:b w:val="1"/>
          <w:bCs w:val="1"/>
          <w:rtl w:val="0"/>
        </w:rPr>
        <w:t xml:space="preserve"> star topology</w:t>
      </w:r>
      <w:r>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t>
      </w:r>
      <w:r>
        <w:rPr>
          <w:highlight w:val="green"/>
          <w:rtl w:val="0"/>
        </w:rPr>
        <w:t xml:space="preserve">benign runs the hub is the root. In the blackhole runs the hub is the attacker (D-16), and in the wormhole runs it is wormhole end A (D-28); in both attack cases the root sits one hop behind the hub.</w:t>
      </w:r>
    </w:p>
    <w:p w:rsidR="00000000" w:rsidDel="00000000" w:rsidP="00000000" w:rsidRDefault="00000000" w:rsidRPr="00000000" w14:paraId="00000784">
      <w:pPr>
        <w:spacing w:after="240" w:lineRule="auto"/>
        <w:rPr/>
      </w:pPr>
      <w:r>
        <w:rPr>
          <w:rtl w:val="0"/>
        </w:rPr>
        <w:t xml:space="preserve">.</w:t>
      </w:r>
    </w:p>
    <w:p w:rsidR="00000000" w:rsidDel="00000000" w:rsidP="00000000" w:rsidRDefault="00000000" w:rsidRPr="00000000" w14:paraId="00000785">
      <w:pPr>
        <w:ind w:left="1080" w:hanging="360"/>
        <w:jc w:val="center"/>
        <w:rPr/>
      </w:pPr>
      <w:r>
        <w:rPr/>
        <w:drawing>
          <wp:inline distB="114300" distT="114300" distL="114300" distR="114300">
            <wp:extent cx="5120640" cy="5074920"/>
            <wp:effectExtent b="0" l="0" r="0" t="0"/>
            <wp:docPr id="43" name="topology_star_wormhole.png" descr="Star topology under the wormhole attack: the root is the hub, and seven child nodes connect to it, including attacker A (exit) and attacker B (entry), which are joined by an out-of-band tunnel. Eight boards in all."/>
            <a:graphic>
              <a:graphicData uri="http://schemas.openxmlformats.org/drawingml/2006/picture">
                <pic:pic>
                  <pic:nvPicPr>
                    <pic:cNvPr id="0" name="topology_star_wormhole.png"/>
                    <pic:cNvPicPr preferRelativeResize="0"/>
                  </pic:nvPicPr>
                  <pic:blipFill>
                    <a:blip r:embed="rId18"/>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noepvzrvsi86" w:id="138"/>
      <w:bookmarkEnd w:id="138"/>
      <w:r>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7">
      <w:pPr>
        <w:rPr/>
      </w:pPr>
      <w:r>
        <w:rPr>
          <w:rtl w:val="0"/>
        </w:rPr>
        <w:t xml:space="preserve">For wormhole experiments in </w:t>
      </w:r>
      <w:r>
        <w:rPr>
          <w:i w:val="1"/>
          <w:iCs w:val="1"/>
          <w:rtl w:val="0"/>
        </w:rPr>
        <w:t xml:space="preserve">Figure 4.16</w:t>
      </w:r>
      <w:r>
        <w:rPr>
          <w:rtl w:val="0"/>
        </w:rPr>
        <w:t xml:space="preserve">, two attacker endpoints are deployed. </w:t>
      </w:r>
      <w:r>
        <w:rPr>
          <w:highlight w:val="green"/>
          <w:rtl w:val="0"/>
        </w:rPr>
        <w:t xml:space="preserve">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highload attempts the hub board browned out and reset. The hub-star design still needs the adviser’s approval. All</w:t>
      </w:r>
      <w:r>
        <w:rPr>
          <w:rtl w:val="0"/>
        </w:rPr>
        <w:t xml:space="preserve"> nodes log continuous telemetry, with the tunnel endpoints recording additional counters for the probes tunnelled and re-injected.</w:t>
      </w:r>
    </w:p>
    <w:p w:rsidR="00000000" w:rsidDel="00000000" w:rsidP="00000000" w:rsidRDefault="00000000" w:rsidRPr="00000000" w14:paraId="00000788">
      <w:pPr>
        <w:rPr/>
      </w:pPr>
      <w:r>
        <w:rPr>
          <w:rtl w:val="0"/>
        </w:rPr>
        <w:t xml:space="preserve">.</w:t>
      </w:r>
    </w:p>
    <w:p w:rsidR="00000000" w:rsidDel="00000000" w:rsidP="00000000" w:rsidRDefault="00000000" w:rsidRPr="00000000" w14:paraId="00000789">
      <w:pPr>
        <w:jc w:val="center"/>
        <w:rPr/>
      </w:pPr>
      <w:r>
        <w:rPr/>
        <w:drawing>
          <wp:inline distB="114300" distT="114300" distL="114300" distR="114300">
            <wp:extent cx="5120640" cy="5074920"/>
            <wp:effectExtent b="0" l="0" r="0" t="0"/>
            <wp:docPr id="54" name="topology_star_blackhole.png" descr="Star topology under the blackhole attack: the attacker is the hub, the root sits one hop behind it, and six victim nodes connect to the hub. Eight boards in all."/>
            <a:graphic>
              <a:graphicData uri="http://schemas.openxmlformats.org/drawingml/2006/picture">
                <pic:pic>
                  <pic:nvPicPr>
                    <pic:cNvPr descr="Star topology under the blackhole attack: the attacker is the hub, the root sits one hop behind it, and five victim nodes connect to the hub." id="0" name="image56.jpg"/>
                    <pic:cNvPicPr preferRelativeResize="0"/>
                  </pic:nvPicPr>
                  <pic:blipFill>
                    <a:blip r:embed="rId19"/>
                    <a:srcRect b="0" l="0" r="0" t="0"/>
                    <a:stretch>
                      <a:fillRect/>
                    </a:stretch>
                  </pic:blipFill>
                  <pic:spPr>
                    <a:xfrm>
                      <a:off x="0" y="0"/>
                      <a:ext cx="5120640" cy="5074920"/>
                    </a:xfrm>
                    <a:prstGeom prst="rect"/>
                    <a:ln/>
                  </pic:spPr>
                </pic:pic>
              </a:graphicData>
            </a:graphic>
          </wp:inline>
        </w:drawing>
      </w:r>
      <w:r>
        <w:rPr>
          <w:rtl w:val="0"/>
        </w:rPr>
      </w:r>
    </w:p>
    <w:p w:rsidR="00000000" w:rsidDel="00000000" w:rsidP="00000000" w:rsidRDefault="00000000" w:rsidRPr="00000000" w14:paraId="0000078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7j25itfzd6r" w:id="139"/>
      <w:bookmarkEnd w:id="139"/>
      <w:r>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B">
      <w:pPr>
        <w:rPr>
          <w:highlight w:val="cyan"/>
        </w:rPr>
      </w:pPr>
      <w:r>
        <w:rPr>
          <w:highlight w:val="yellow"/>
          <w:rtl w:val="0"/>
        </w:rPr>
        <w:t xml:space="preserve">For blackhole experiments in </w:t>
      </w:r>
      <w:r>
        <w:rPr>
          <w:i w:val="1"/>
          <w:iCs w:val="1"/>
          <w:highlight w:val="yellow"/>
          <w:rtl w:val="0"/>
        </w:rPr>
        <w:t xml:space="preserve">Figure 4.17</w:t>
      </w:r>
      <w:r>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9100003" w:author="Claude" w:date="2026-10-20T13:40:00Z">
        <w:r>
          <w:rPr>
            <w:highlight w:val="cyan"/>
            <w:rtl w:val="0"/>
          </w:rPr>
          <w:delText xml:space="preserve">Figure 4.17 must be redrawn with the attacker as the hub and the root behind it.</w:delText>
        </w:r>
      </w:del>
    </w:p>
    <w:p w:rsidR="00000000" w:rsidDel="00000000" w:rsidP="00000000" w:rsidRDefault="00000000" w:rsidRPr="00000000" w14:paraId="0000078C">
      <w:pPr>
        <w:spacing w:after="240" w:lineRule="auto"/>
        <w:rPr/>
      </w:pPr>
      <w:r>
        <w:rPr>
          <w:rtl w:val="0"/>
        </w:rPr>
      </w:r>
    </w:p>
    <w:p w:rsidR="00000000" w:rsidDel="00000000" w:rsidP="00000000" w:rsidRDefault="00000000" w:rsidRPr="00000000" w14:paraId="0000078D">
      <w:pPr>
        <w:pStyle w:val="Heading4"/>
        <w:keepNext w:val="0"/>
        <w:keepLines w:val="0"/>
        <w:shd w:fill="auto" w:val="clear"/>
        <w:spacing w:after="40" w:before="240" w:line="276" w:lineRule="auto"/>
        <w:ind w:left="2340" w:hanging="1160"/>
        <w:rPr/>
      </w:pPr>
      <w:bookmarkStart w:colFirst="0" w:colLast="0" w:name="_prr37oqljaid" w:id="140"/>
      <w:bookmarkEnd w:id="140"/>
      <w:r>
        <w:rPr>
          <w:b w:val="0"/>
          <w:bCs w:val="0"/>
          <w:sz w:val="14"/>
          <w:szCs w:val="14"/>
          <w:rtl w:val="0"/>
        </w:rPr>
        <w:t xml:space="preserve"> </w:t>
      </w:r>
      <w:r>
        <w:rPr>
          <w:rtl w:val="0"/>
        </w:rPr>
        <w:t xml:space="preserve">4.2.2.2.</w:t>
      </w:r>
      <w:r>
        <w:rPr>
          <w:b w:val="0"/>
          <w:bCs w:val="0"/>
          <w:sz w:val="14"/>
          <w:szCs w:val="14"/>
          <w:rtl w:val="0"/>
        </w:rPr>
        <w:t xml:space="preserve">          </w:t>
      </w:r>
      <w:r>
        <w:rPr>
          <w:rtl w:val="0"/>
        </w:rPr>
        <w:t xml:space="preserve">Tree Topology</w:t>
      </w:r>
    </w:p>
    <w:p w:rsidR="00000000" w:rsidDel="00000000" w:rsidP="00000000" w:rsidRDefault="00000000" w:rsidRPr="00000000" w14:paraId="0000078E">
      <w:pPr>
        <w:spacing w:after="240" w:lineRule="auto"/>
        <w:rPr/>
      </w:pPr>
      <w:r>
        <w:rPr>
          <w:rtl w:val="0"/>
        </w:rPr>
        <w:t xml:space="preserve">The </w:t>
      </w:r>
      <w:r>
        <w:rPr>
          <w:b w:val="1"/>
          <w:bCs w:val="1"/>
          <w:rtl w:val="0"/>
        </w:rPr>
        <w:t xml:space="preserve">tree topology</w:t>
      </w:r>
      <w:r>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w:t>
      </w:r>
      <w:r>
        <w:rPr>
          <w:highlight w:val="green"/>
          <w:rtl w:val="0"/>
        </w:rPr>
        <w:t xml:space="preserve">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rsidR="00000000" w:rsidDel="00000000" w:rsidP="00000000" w:rsidRDefault="00000000" w:rsidRPr="00000000" w14:paraId="0000078F">
      <w:pPr>
        <w:shd w:fill="ffffff" w:val="clear"/>
        <w:spacing w:after="240" w:before="240" w:lineRule="auto"/>
        <w:ind w:left="1080" w:hanging="360"/>
        <w:jc w:val="center"/>
        <w:rPr/>
      </w:pPr>
      <w:r>
        <w:rPr/>
        <w:drawing>
          <wp:inline distB="114300" distT="114300" distL="114300" distR="114300">
            <wp:extent cx="5669280" cy="4526280"/>
            <wp:effectExtent b="0" l="0" r="0" t="0"/>
            <wp:docPr id="4" name="topology_tree_wormhole.png" descr="Tree topology under the wormhole attack: attacker A at hop 1 and attacker B at hop 3, joined by an out-of-band tunnel, among eight boards (the root and seven child nodes)."/>
            <a:graphic>
              <a:graphicData uri="http://schemas.openxmlformats.org/drawingml/2006/picture">
                <pic:pic>
                  <pic:nvPicPr>
                    <pic:cNvPr id="0" name="topology_tree_wormhole.png"/>
                    <pic:cNvPicPr preferRelativeResize="0"/>
                  </pic:nvPicPr>
                  <pic:blipFill>
                    <a:blip r:embed="rId20"/>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0">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448nvnh1fvot" w:id="141"/>
      <w:bookmarkEnd w:id="141"/>
      <w:r>
        <w:rPr>
          <w:b w:val="1"/>
          <w:bCs w:val="1"/>
          <w:i w:val="0"/>
          <w:iCs w:val="0"/>
          <w:color w:val="0f1115"/>
          <w:sz w:val="18"/>
          <w:szCs w:val="18"/>
          <w:rtl w:val="0"/>
        </w:rPr>
        <w:t xml:space="preserve">Figure </w:t>
      </w:r>
      <w:r>
        <w:rPr>
          <w:b w:val="1"/>
          <w:bCs w:val="1"/>
          <w:i w:val="0"/>
          <w:iCs w:val="0"/>
          <w:color w:val="000000"/>
          <w:sz w:val="18"/>
          <w:szCs w:val="18"/>
          <w:rtl w:val="0"/>
        </w:rPr>
        <w:t xml:space="preserve">4.18</w:t>
      </w:r>
      <w:r>
        <w:rPr>
          <w:b w:val="1"/>
          <w:bCs w:val="1"/>
          <w:i w:val="0"/>
          <w:iCs w:val="0"/>
          <w:color w:val="0f1115"/>
          <w:sz w:val="18"/>
          <w:szCs w:val="18"/>
          <w:rtl w:val="0"/>
        </w:rPr>
        <w:t xml:space="preserve"> Wormhole Attack on Tree Topology</w:t>
      </w:r>
    </w:p>
    <w:p w:rsidR="00000000" w:rsidDel="00000000" w:rsidP="00000000" w:rsidRDefault="00000000" w:rsidRPr="00000000" w14:paraId="00000791">
      <w:pPr>
        <w:rPr/>
      </w:pPr>
      <w:r>
        <w:rPr>
          <w:rtl w:val="0"/>
        </w:rPr>
        <w:t xml:space="preserve">For wormhole experiments in </w:t>
      </w:r>
      <w:r>
        <w:rPr>
          <w:i w:val="1"/>
          <w:iCs w:val="1"/>
          <w:rtl w:val="0"/>
        </w:rPr>
        <w:t xml:space="preserve">Figure 4.18</w:t>
      </w:r>
      <w:r>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rsidR="00000000" w:rsidDel="00000000" w:rsidP="00000000" w:rsidRDefault="00000000" w:rsidRPr="00000000" w14:paraId="00000792">
      <w:pPr>
        <w:shd w:fill="ffffff" w:val="clear"/>
        <w:spacing w:after="240" w:before="240" w:lineRule="auto"/>
        <w:ind w:left="1080" w:hanging="360"/>
        <w:jc w:val="center"/>
        <w:rPr/>
      </w:pPr>
      <w:r>
        <w:rPr/>
        <w:drawing>
          <wp:inline distB="114300" distT="114300" distL="114300" distR="114300">
            <wp:extent cx="5669280" cy="4526280"/>
            <wp:effectExtent b="0" l="0" r="0" t="0"/>
            <wp:docPr id="19" name="topology_tree_blackhole.png" descr="Tree topology under the blackhole attack: the attacker at hop 2 relays for three victims at hop 3. Eight boards: the root and seven child nodes."/>
            <a:graphic>
              <a:graphicData uri="http://schemas.openxmlformats.org/drawingml/2006/picture">
                <pic:pic>
                  <pic:nvPicPr>
                    <pic:cNvPr id="0" name="topology_tree_blackhole.png"/>
                    <pic:cNvPicPr preferRelativeResize="0"/>
                  </pic:nvPicPr>
                  <pic:blipFill>
                    <a:blip r:embed="rId21"/>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93">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hfzu0xie1vid" w:id="142"/>
      <w:bookmarkEnd w:id="142"/>
      <w:r>
        <w:rPr>
          <w:b w:val="1"/>
          <w:bCs w:val="1"/>
          <w:i w:val="0"/>
          <w:iCs w:val="0"/>
          <w:color w:val="0f1115"/>
          <w:sz w:val="18"/>
          <w:szCs w:val="18"/>
          <w:rtl w:val="0"/>
        </w:rPr>
        <w:t xml:space="preserve">Figure </w:t>
      </w:r>
      <w:r>
        <w:rPr>
          <w:b w:val="1"/>
          <w:bCs w:val="1"/>
          <w:i w:val="0"/>
          <w:iCs w:val="0"/>
          <w:color w:val="000000"/>
          <w:sz w:val="18"/>
          <w:szCs w:val="18"/>
          <w:rtl w:val="0"/>
        </w:rPr>
        <w:t xml:space="preserve">4.19</w:t>
      </w:r>
      <w:r>
        <w:rPr>
          <w:b w:val="1"/>
          <w:bCs w:val="1"/>
          <w:i w:val="0"/>
          <w:iCs w:val="0"/>
          <w:color w:val="0f1115"/>
          <w:sz w:val="18"/>
          <w:szCs w:val="18"/>
          <w:rtl w:val="0"/>
        </w:rPr>
        <w:t xml:space="preserve"> Blackhole Attack on Tree Topology</w:t>
      </w:r>
    </w:p>
    <w:p w:rsidR="00000000" w:rsidDel="00000000" w:rsidP="00000000" w:rsidRDefault="00000000" w:rsidRPr="00000000" w14:paraId="00000794">
      <w:pPr>
        <w:rPr/>
      </w:pPr>
      <w:r>
        <w:rPr>
          <w:rtl w:val="0"/>
        </w:rPr>
        <w:t xml:space="preserve">For blackhole experiments in </w:t>
      </w:r>
      <w:r>
        <w:rPr>
          <w:i w:val="1"/>
          <w:iCs w:val="1"/>
          <w:rtl w:val="0"/>
        </w:rPr>
        <w:t xml:space="preserve">Figure 4.19</w:t>
      </w:r>
      <w:r>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rsidR="00000000" w:rsidDel="00000000" w:rsidP="00000000" w:rsidRDefault="00000000" w:rsidRPr="00000000" w14:paraId="00000795">
      <w:pPr>
        <w:pStyle w:val="Heading4"/>
        <w:keepNext w:val="0"/>
        <w:keepLines w:val="0"/>
        <w:shd w:fill="auto" w:val="clear"/>
        <w:spacing w:after="40" w:before="240" w:line="276" w:lineRule="auto"/>
        <w:ind w:left="2340" w:hanging="1160"/>
        <w:rPr/>
      </w:pPr>
      <w:bookmarkStart w:colFirst="0" w:colLast="0" w:name="_qhx89fp400a9" w:id="143"/>
      <w:bookmarkEnd w:id="143"/>
      <w:r>
        <w:rPr>
          <w:b w:val="0"/>
          <w:bCs w:val="0"/>
          <w:sz w:val="14"/>
          <w:szCs w:val="14"/>
          <w:rtl w:val="0"/>
        </w:rPr>
        <w:t xml:space="preserve"> </w:t>
      </w:r>
      <w:r>
        <w:rPr>
          <w:rtl w:val="0"/>
        </w:rPr>
        <w:t xml:space="preserve">4.2.2.3.</w:t>
      </w:r>
      <w:r>
        <w:rPr>
          <w:b w:val="0"/>
          <w:bCs w:val="0"/>
          <w:sz w:val="14"/>
          <w:szCs w:val="14"/>
          <w:rtl w:val="0"/>
        </w:rPr>
        <w:t xml:space="preserve">          </w:t>
      </w:r>
      <w:r>
        <w:rPr>
          <w:rtl w:val="0"/>
        </w:rPr>
        <w:t xml:space="preserve">Linear Chain Topology</w:t>
      </w:r>
    </w:p>
    <w:p w:rsidR="00000000" w:rsidDel="00000000" w:rsidP="00000000" w:rsidRDefault="00000000" w:rsidRPr="00000000" w14:paraId="00000796">
      <w:pPr>
        <w:spacing w:after="240" w:lineRule="auto"/>
        <w:rPr/>
      </w:pPr>
      <w:r>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7">
      <w:pPr>
        <w:ind w:left="1080" w:hanging="360"/>
        <w:jc w:val="center"/>
        <w:rPr/>
      </w:pPr>
      <w:r>
        <w:rPr/>
        <w:drawing>
          <wp:inline distB="114300" distT="114300" distL="114300" distR="114300">
            <wp:extent cx="5852160" cy="2788920"/>
            <wp:effectExtent b="0" l="0" r="0" t="0"/>
            <wp:docPr id="61" name="topology_linear_wormhole.png" descr="Linear chain under the wormhole attack: eight boards in a line, with attacker A at hop 1 and attacker B at hop 5 joined by an out-of-band tunnel."/>
            <a:graphic>
              <a:graphicData uri="http://schemas.openxmlformats.org/drawingml/2006/picture">
                <pic:pic>
                  <pic:nvPicPr>
                    <pic:cNvPr id="0" name="topology_linear_wormhole.png"/>
                    <pic:cNvPicPr preferRelativeResize="0"/>
                  </pic:nvPicPr>
                  <pic:blipFill>
                    <a:blip r:embed="rId22"/>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ohe4jh8nzbs7" w:id="144"/>
      <w:bookmarkEnd w:id="144"/>
      <w:r>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9">
      <w:pPr>
        <w:rPr/>
      </w:pPr>
      <w:r>
        <w:rPr>
          <w:rtl w:val="0"/>
        </w:rPr>
        <w:t xml:space="preserve">For wormhole experiments in </w:t>
      </w:r>
      <w:r>
        <w:rPr>
          <w:i w:val="1"/>
          <w:iCs w:val="1"/>
          <w:rtl w:val="0"/>
        </w:rPr>
        <w:t xml:space="preserve">Figure 4.20</w:t>
      </w:r>
      <w:r>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rsidR="00000000" w:rsidDel="00000000" w:rsidP="00000000" w:rsidRDefault="00000000" w:rsidRPr="00000000" w14:paraId="0000079A">
      <w:pPr>
        <w:ind w:left="1080" w:hanging="360"/>
        <w:jc w:val="center"/>
        <w:rPr/>
      </w:pPr>
      <w:r>
        <w:rPr/>
        <w:drawing>
          <wp:inline distB="114300" distT="114300" distL="114300" distR="114300">
            <wp:extent cx="5852160" cy="2788920"/>
            <wp:effectExtent b="0" l="0" r="0" t="0"/>
            <wp:docPr id="6" name="topology_linear_blackhole.png" descr="Linear chain under the blackhole attack: eight boards in a line, with the attacker at hop 4 and three victims behind it."/>
            <a:graphic>
              <a:graphicData uri="http://schemas.openxmlformats.org/drawingml/2006/picture">
                <pic:pic>
                  <pic:nvPicPr>
                    <pic:cNvPr id="0" name="topology_linear_blackhole.png"/>
                    <pic:cNvPicPr preferRelativeResize="0"/>
                  </pic:nvPicPr>
                  <pic:blipFill>
                    <a:blip r:embed="rId23"/>
                    <a:srcRect b="0" l="0" r="0" t="0"/>
                    <a:stretch>
                      <a:fillRect/>
                    </a:stretch>
                  </pic:blipFill>
                  <pic:spPr>
                    <a:xfrm>
                      <a:off x="0" y="0"/>
                      <a:ext cx="5852160" cy="2788920"/>
                    </a:xfrm>
                    <a:prstGeom prst="rect"/>
                    <a:ln/>
                  </pic:spPr>
                </pic:pic>
              </a:graphicData>
            </a:graphic>
          </wp:inline>
        </w:drawing>
      </w:r>
      <w:r>
        <w:rPr>
          <w:rtl w:val="0"/>
        </w:rPr>
      </w:r>
    </w:p>
    <w:p w:rsidR="00000000" w:rsidDel="00000000" w:rsidP="00000000" w:rsidRDefault="00000000" w:rsidRPr="00000000" w14:paraId="0000079B">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y2w0hobf7hgq" w:id="145"/>
      <w:bookmarkEnd w:id="145"/>
      <w:r>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C">
      <w:pPr>
        <w:rPr/>
      </w:pPr>
      <w:r>
        <w:rPr>
          <w:rtl w:val="0"/>
        </w:rPr>
        <w:t xml:space="preserve">For blackhole experiments in </w:t>
      </w:r>
      <w:r>
        <w:rPr>
          <w:i w:val="1"/>
          <w:iCs w:val="1"/>
          <w:rtl w:val="0"/>
        </w:rPr>
        <w:t xml:space="preserve">Figure 4.21</w:t>
      </w:r>
      <w:r>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rsidR="00000000" w:rsidDel="00000000" w:rsidP="00000000" w:rsidRDefault="00000000" w:rsidRPr="00000000" w14:paraId="0000079D">
      <w:pPr>
        <w:pStyle w:val="Heading4"/>
        <w:keepNext w:val="0"/>
        <w:keepLines w:val="0"/>
        <w:shd w:fill="auto" w:val="clear"/>
        <w:spacing w:after="40" w:before="240" w:line="276" w:lineRule="auto"/>
        <w:ind w:left="2340" w:hanging="1160"/>
        <w:rPr/>
      </w:pPr>
      <w:bookmarkStart w:colFirst="0" w:colLast="0" w:name="_p0vdg71gez0y" w:id="146"/>
      <w:bookmarkEnd w:id="146"/>
      <w:r>
        <w:rPr>
          <w:b w:val="0"/>
          <w:bCs w:val="0"/>
          <w:sz w:val="14"/>
          <w:szCs w:val="14"/>
          <w:rtl w:val="0"/>
        </w:rPr>
        <w:t xml:space="preserve"> </w:t>
      </w:r>
      <w:r>
        <w:rPr>
          <w:rtl w:val="0"/>
        </w:rPr>
        <w:t xml:space="preserve">4.2.2.4.</w:t>
      </w:r>
      <w:r>
        <w:rPr>
          <w:b w:val="0"/>
          <w:bCs w:val="0"/>
          <w:sz w:val="14"/>
          <w:szCs w:val="14"/>
          <w:rtl w:val="0"/>
        </w:rPr>
        <w:t xml:space="preserve">          </w:t>
      </w:r>
      <w:r>
        <w:rPr>
          <w:rtl w:val="0"/>
        </w:rPr>
        <w:t xml:space="preserve">Partial Mesh Topology</w:t>
      </w:r>
    </w:p>
    <w:p w:rsidR="00000000" w:rsidDel="00000000" w:rsidP="00000000" w:rsidRDefault="00000000" w:rsidRPr="00000000" w14:paraId="0000079E">
      <w:pPr>
        <w:spacing w:after="240" w:lineRule="auto"/>
        <w:rPr/>
      </w:pPr>
      <w:r>
        <w:rPr>
          <w:rtl w:val="0"/>
        </w:rPr>
        <w:t xml:space="preserve">The </w:t>
      </w:r>
      <w:r>
        <w:rPr>
          <w:b w:val="1"/>
          <w:bCs w:val="1"/>
          <w:rtl w:val="0"/>
        </w:rPr>
        <w:t xml:space="preserve">partial mesh topology</w:t>
      </w:r>
      <w:r>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w:t>
      </w:r>
      <w:r>
        <w:rPr>
          <w:highlight w:val="green"/>
          <w:rtl w:val="0"/>
        </w:rPr>
        <w:t xml:space="preserve">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rsidR="00000000" w:rsidDel="00000000" w:rsidP="00000000" w:rsidRDefault="00000000" w:rsidRPr="00000000" w14:paraId="0000079F">
      <w:pPr>
        <w:ind w:left="1080" w:hanging="360"/>
        <w:jc w:val="center"/>
        <w:rPr/>
      </w:pPr>
      <w:r>
        <w:rPr/>
        <w:drawing>
          <wp:inline distB="114300" distT="114300" distL="114300" distR="114300">
            <wp:extent cx="5669280" cy="4526280"/>
            <wp:effectExtent b="0" l="0" r="0" t="0"/>
            <wp:docPr id="9" name="topology_partial_wormhole.png" descr="Partial mesh under the wormhole attack: eight boards with attacker A at hop 1 and attacker B at hop 3 joined by an out-of-band tunnel, plus dotted candidate links."/>
            <a:graphic>
              <a:graphicData uri="http://schemas.openxmlformats.org/drawingml/2006/picture">
                <pic:pic>
                  <pic:nvPicPr>
                    <pic:cNvPr id="0" name="topology_partial_wormhole.png"/>
                    <pic:cNvPicPr preferRelativeResize="0"/>
                  </pic:nvPicPr>
                  <pic:blipFill>
                    <a:blip r:embed="rId24"/>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0">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g199q1iwhm6u" w:id="147"/>
      <w:bookmarkEnd w:id="147"/>
      <w:r>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A1">
      <w:pPr>
        <w:rPr/>
      </w:pPr>
      <w:r>
        <w:rPr>
          <w:rtl w:val="0"/>
        </w:rPr>
        <w:t xml:space="preserve">For wormhole experiments in </w:t>
      </w:r>
      <w:r>
        <w:rPr>
          <w:i w:val="1"/>
          <w:iCs w:val="1"/>
          <w:rtl w:val="0"/>
        </w:rPr>
        <w:t xml:space="preserve">Figure 4.22</w:t>
      </w:r>
      <w:r>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rsidR="00000000" w:rsidDel="00000000" w:rsidP="00000000" w:rsidRDefault="00000000" w:rsidRPr="00000000" w14:paraId="000007A2">
      <w:pPr>
        <w:rPr/>
      </w:pPr>
      <w:r>
        <w:rPr>
          <w:rtl w:val="0"/>
        </w:rPr>
        <w:t xml:space="preserve"> </w:t>
      </w:r>
    </w:p>
    <w:p w:rsidR="00000000" w:rsidDel="00000000" w:rsidP="00000000" w:rsidRDefault="00000000" w:rsidRPr="00000000" w14:paraId="000007A3">
      <w:pPr>
        <w:ind w:left="1080" w:hanging="360"/>
        <w:jc w:val="center"/>
        <w:rPr/>
      </w:pPr>
      <w:r>
        <w:rPr/>
        <w:drawing>
          <wp:inline distB="114300" distT="114300" distL="114300" distR="114300">
            <wp:extent cx="5669280" cy="4526280"/>
            <wp:effectExtent b="0" l="0" r="0" t="0"/>
            <wp:docPr id="8" name="topology_partial_blackhole.png" descr="Partial mesh under the blackhole attack: eight boards with the attacker at hop 1 relaying for four victims, plus dotted candidate links."/>
            <a:graphic>
              <a:graphicData uri="http://schemas.openxmlformats.org/drawingml/2006/picture">
                <pic:pic>
                  <pic:nvPicPr>
                    <pic:cNvPr id="0" name="topology_partial_blackhole.png"/>
                    <pic:cNvPicPr preferRelativeResize="0"/>
                  </pic:nvPicPr>
                  <pic:blipFill>
                    <a:blip r:embed="rId25"/>
                    <a:srcRect b="0" l="0" r="0" t="0"/>
                    <a:stretch>
                      <a:fillRect/>
                    </a:stretch>
                  </pic:blipFill>
                  <pic:spPr>
                    <a:xfrm>
                      <a:off x="0" y="0"/>
                      <a:ext cx="5669280" cy="4526280"/>
                    </a:xfrm>
                    <a:prstGeom prst="rect"/>
                    <a:ln/>
                  </pic:spPr>
                </pic:pic>
              </a:graphicData>
            </a:graphic>
          </wp:inline>
        </w:drawing>
      </w:r>
      <w:r>
        <w:rPr>
          <w:rtl w:val="0"/>
        </w:rPr>
      </w:r>
    </w:p>
    <w:p w:rsidR="00000000" w:rsidDel="00000000" w:rsidP="00000000" w:rsidRDefault="00000000" w:rsidRPr="00000000" w14:paraId="000007A4">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bddv8pl0wblo" w:id="148"/>
      <w:bookmarkEnd w:id="148"/>
      <w:r>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5">
      <w:pPr>
        <w:rPr/>
      </w:pPr>
      <w:r>
        <w:rPr>
          <w:rtl w:val="0"/>
        </w:rPr>
        <w:t xml:space="preserve">For blackhole experiments in </w:t>
      </w:r>
      <w:r>
        <w:rPr>
          <w:i w:val="1"/>
          <w:iCs w:val="1"/>
          <w:rtl w:val="0"/>
        </w:rPr>
        <w:t xml:space="preserve">Figure 4.23</w:t>
      </w:r>
      <w:r>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rsidR="00000000" w:rsidDel="00000000" w:rsidP="00000000" w:rsidRDefault="00000000" w:rsidRPr="00000000" w14:paraId="000007A6">
      <w:pPr>
        <w:pStyle w:val="Heading4"/>
        <w:keepNext w:val="0"/>
        <w:keepLines w:val="0"/>
        <w:shd w:fill="auto" w:val="clear"/>
        <w:spacing w:before="200" w:line="276" w:lineRule="auto"/>
        <w:ind w:left="2340" w:hanging="1160"/>
        <w:rPr>
          <w:highlight w:val="yellow"/>
        </w:rPr>
      </w:pPr>
      <w:bookmarkStart w:colFirst="0" w:colLast="0" w:name="_z2m6tsv51vfo" w:id="149"/>
      <w:bookmarkEnd w:id="149"/>
      <w:r>
        <w:rPr>
          <w:b w:val="0"/>
          <w:bCs w:val="0"/>
          <w:sz w:val="14"/>
          <w:szCs w:val="14"/>
          <w:highlight w:val="yellow"/>
          <w:rtl w:val="0"/>
        </w:rPr>
        <w:t xml:space="preserve"> </w:t>
      </w:r>
      <w:r>
        <w:rPr>
          <w:highlight w:val="yellow"/>
          <w:rtl w:val="0"/>
        </w:rPr>
        <w:t xml:space="preserve">4.2.2.5.</w:t>
      </w:r>
      <w:r>
        <w:rPr>
          <w:b w:val="0"/>
          <w:bCs w:val="0"/>
          <w:sz w:val="14"/>
          <w:szCs w:val="14"/>
          <w:highlight w:val="yellow"/>
          <w:rtl w:val="0"/>
        </w:rPr>
        <w:t xml:space="preserve">          </w:t>
      </w:r>
      <w:r>
        <w:rPr>
          <w:highlight w:val="yellow"/>
          <w:rtl w:val="0"/>
        </w:rPr>
        <w:t xml:space="preserve">Deployment Sites and Scenario</w:t>
      </w:r>
    </w:p>
    <w:p w:rsidR="00000000" w:rsidDel="00000000" w:rsidP="00000000" w:rsidRDefault="00000000" w:rsidRPr="00000000" w14:paraId="000007A7">
      <w:pPr>
        <w:spacing w:after="180" w:before="180" w:lineRule="auto"/>
        <w:rPr>
          <w:highlight w:val="yellow"/>
        </w:rPr>
      </w:pPr>
      <w:r>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8">
      <w:pPr>
        <w:spacing w:after="180" w:before="180" w:lineRule="auto"/>
        <w:rPr>
          <w:highlight w:val="yellow"/>
        </w:rPr>
      </w:pPr>
      <w:r>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9">
      <w:pPr>
        <w:spacing w:after="180" w:before="180" w:lineRule="auto"/>
        <w:rPr>
          <w:b w:val="1"/>
          <w:bCs w:val="1"/>
          <w:highlight w:val="yellow"/>
        </w:rPr>
      </w:pPr>
      <w:r>
        <w:rPr>
          <w:b w:val="1"/>
          <w:bCs w:val="1"/>
          <w:highlight w:val="yellow"/>
          <w:rtl w:val="0"/>
        </w:rPr>
        <w:t xml:space="preserve">Table 4.6 Data Collection Sites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90"/>
        <w:gridCol w:w="2760"/>
        <w:tblGridChange w:id="0">
          <w:tblGrid>
            <w:gridCol w:w="2445"/>
            <w:gridCol w:w="3690"/>
            <w:gridCol w:w="276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B">
            <w:pPr>
              <w:spacing w:after="40" w:before="40" w:lineRule="auto"/>
              <w:rPr>
                <w:b w:val="1"/>
                <w:bCs w:val="1"/>
                <w:sz w:val="19"/>
                <w:szCs w:val="19"/>
                <w:highlight w:val="yellow"/>
              </w:rPr>
            </w:pPr>
            <w:r>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C">
            <w:pPr>
              <w:spacing w:after="40" w:before="40" w:lineRule="auto"/>
              <w:rPr>
                <w:b w:val="1"/>
                <w:bCs w:val="1"/>
                <w:sz w:val="19"/>
                <w:szCs w:val="19"/>
                <w:highlight w:val="yellow"/>
              </w:rPr>
            </w:pPr>
            <w:r>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b w:val="1"/>
                <w:bCs w:val="1"/>
                <w:sz w:val="19"/>
                <w:szCs w:val="19"/>
                <w:highlight w:val="cyan"/>
              </w:rPr>
            </w:pPr>
            <w:r>
              <w:rPr>
                <w:sz w:val="19"/>
                <w:szCs w:val="19"/>
                <w:highlight w:val="yellow"/>
                <w:rtl w:val="0"/>
              </w:rPr>
              <w:t xml:space="preserve">Collection in progress. Analysed on 20 October: </w:t>
            </w:r>
            <w:r>
              <w:rPr>
                <w:sz w:val="19"/>
                <w:szCs w:val="19"/>
                <w:highlight w:val="green"/>
                <w:rtl w:val="0"/>
              </w:rPr>
              <w:t xml:space="preserve">14</w:t>
            </w:r>
            <w:r>
              <w:rPr>
                <w:sz w:val="19"/>
                <w:szCs w:val="19"/>
                <w:highlight w:val="yellow"/>
                <w:rtl w:val="0"/>
              </w:rPr>
              <w:t xml:space="preserve">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Rule="auto"/>
              <w:rPr>
                <w:b w:val="1"/>
                <w:bCs w:val="1"/>
                <w:sz w:val="19"/>
                <w:szCs w:val="19"/>
                <w:highlight w:val="cyan"/>
              </w:rPr>
            </w:pPr>
            <w:r>
              <w:rPr>
                <w:sz w:val="19"/>
                <w:szCs w:val="19"/>
                <w:highlight w:val="yellow"/>
                <w:rtl w:val="0"/>
              </w:rPr>
              <w:t xml:space="preserve">Area within the building: </w:t>
            </w:r>
            <w:r>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Rule="auto"/>
              <w:rPr>
                <w:b w:val="1"/>
                <w:bCs w:val="1"/>
                <w:sz w:val="19"/>
                <w:szCs w:val="19"/>
                <w:highlight w:val="cyan"/>
              </w:rPr>
            </w:pPr>
            <w:r>
              <w:rPr>
                <w:sz w:val="19"/>
                <w:szCs w:val="19"/>
                <w:highlight w:val="yellow"/>
                <w:rtl w:val="0"/>
              </w:rPr>
              <w:t xml:space="preserve">Collection in progress. Analysed on 20 October: 15 of 24 attack runs and 0 of 3 benign runs. </w:t>
            </w:r>
            <w:r>
              <w:rPr>
                <w:rtl w:val="0"/>
              </w:rPr>
            </w:r>
          </w:p>
        </w:tc>
      </w:tr>
    </w:tbl>
    <w:p w:rsidR="00000000" w:rsidDel="00000000" w:rsidP="00000000" w:rsidRDefault="00000000" w:rsidRPr="00000000" w14:paraId="000007B6">
      <w:pPr>
        <w:spacing w:after="180" w:before="180" w:lineRule="auto"/>
        <w:rPr>
          <w:highlight w:val="yellow"/>
        </w:rPr>
      </w:pPr>
      <w:r>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7">
      <w:pPr>
        <w:spacing w:after="180" w:before="180" w:lineRule="auto"/>
        <w:rPr>
          <w:b w:val="1"/>
          <w:bCs w:val="1"/>
          <w:highlight w:val="yellow"/>
        </w:rPr>
      </w:pPr>
      <w:r>
        <w:rPr>
          <w:b w:val="1"/>
          <w:bCs w:val="1"/>
          <w:highlight w:val="yellow"/>
          <w:rtl w:val="0"/>
        </w:rPr>
        <w:t xml:space="preserve">Table 4.7 Run Scenarios and Run Status (provisional, </w:t>
      </w:r>
      <w:r>
        <w:rPr>
          <w:b w:val="1"/>
          <w:bCs w:val="1"/>
          <w:highlight w:val="green"/>
          <w:rtl w:val="0"/>
        </w:rPr>
        <w:t xml:space="preserve">44</w:t>
      </w:r>
      <w:r>
        <w:rPr>
          <w:b w:val="1"/>
          <w:bCs w:val="1"/>
          <w:highlight w:val="yellow"/>
          <w:rtl w:val="0"/>
        </w:rPr>
        <w:t xml:space="preserve">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315"/>
        <w:gridCol w:w="2280"/>
        <w:gridCol w:w="1905"/>
        <w:tblGridChange w:id="0">
          <w:tblGrid>
            <w:gridCol w:w="1380"/>
            <w:gridCol w:w="3315"/>
            <w:gridCol w:w="2280"/>
            <w:gridCol w:w="1905"/>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A">
            <w:pPr>
              <w:spacing w:after="40" w:before="40" w:lineRule="auto"/>
              <w:rPr>
                <w:b w:val="1"/>
                <w:bCs w:val="1"/>
                <w:sz w:val="19"/>
                <w:szCs w:val="19"/>
                <w:highlight w:val="yellow"/>
              </w:rPr>
            </w:pPr>
            <w:r>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B">
            <w:pPr>
              <w:spacing w:after="40" w:before="40" w:lineRule="auto"/>
              <w:rPr>
                <w:b w:val="1"/>
                <w:bCs w:val="1"/>
                <w:sz w:val="19"/>
                <w:szCs w:val="19"/>
                <w:highlight w:val="yellow"/>
              </w:rPr>
            </w:pPr>
            <w:r>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rPr>
                <w:sz w:val="19"/>
                <w:szCs w:val="19"/>
                <w:highlight w:val="yellow"/>
              </w:rPr>
            </w:pPr>
            <w:r>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rPr>
                <w:sz w:val="19"/>
                <w:szCs w:val="19"/>
                <w:highlight w:val="yellow"/>
              </w:rPr>
            </w:pPr>
            <w:r>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jc w:val="right"/>
              <w:rPr>
                <w:sz w:val="19"/>
                <w:szCs w:val="19"/>
                <w:highlight w:val="yellow"/>
              </w:rPr>
            </w:pPr>
            <w:r>
              <w:rPr>
                <w:sz w:val="19"/>
                <w:szCs w:val="19"/>
                <w:highlight w:val="yellow"/>
                <w:rtl w:val="0"/>
              </w:rPr>
              <w:t xml:space="preserve">15 (12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rPr>
                <w:sz w:val="19"/>
                <w:szCs w:val="19"/>
                <w:highlight w:val="yellow"/>
              </w:rPr>
            </w:pPr>
            <w:r>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rPr>
                <w:sz w:val="19"/>
                <w:szCs w:val="19"/>
                <w:highlight w:val="yellow"/>
              </w:rPr>
            </w:pPr>
            <w:r>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jc w:val="right"/>
              <w:rPr>
                <w:sz w:val="19"/>
                <w:szCs w:val="19"/>
                <w:highlight w:val="yellow"/>
              </w:rPr>
            </w:pPr>
            <w:r>
              <w:rPr>
                <w:sz w:val="19"/>
                <w:szCs w:val="19"/>
                <w:highlight w:val="green"/>
                <w:rtl w:val="0"/>
              </w:rPr>
              <w:t xml:space="preserve">15 (12</w:t>
            </w:r>
            <w:r>
              <w:rPr>
                <w:sz w:val="19"/>
                <w:szCs w:val="19"/>
                <w:highlight w:val="yellow"/>
                <w:rtl w:val="0"/>
              </w:rPr>
              <w:t xml:space="preserve">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jc w:val="right"/>
              <w:rPr>
                <w:sz w:val="19"/>
                <w:szCs w:val="19"/>
                <w:highlight w:val="yellow"/>
              </w:rPr>
            </w:pPr>
            <w:r>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rPr>
                <w:sz w:val="19"/>
                <w:szCs w:val="19"/>
                <w:highlight w:val="yellow"/>
              </w:rPr>
            </w:pPr>
            <w:r>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rPr>
                <w:sz w:val="19"/>
                <w:szCs w:val="19"/>
                <w:highlight w:val="yellow"/>
              </w:rPr>
            </w:pPr>
            <w:r>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jc w:val="right"/>
              <w:rPr>
                <w:sz w:val="19"/>
                <w:szCs w:val="19"/>
                <w:highlight w:val="yellow"/>
              </w:rPr>
            </w:pPr>
            <w:r>
              <w:rPr>
                <w:sz w:val="19"/>
                <w:szCs w:val="19"/>
                <w:highlight w:val="yellow"/>
                <w:rtl w:val="0"/>
              </w:rPr>
              <w:t xml:space="preserve">14 (11 + 3)</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jc w:val="right"/>
              <w:rPr>
                <w:sz w:val="19"/>
                <w:szCs w:val="19"/>
                <w:highlight w:val="yellow"/>
              </w:rPr>
            </w:pPr>
            <w:r>
              <w:rPr>
                <w:sz w:val="19"/>
                <w:szCs w:val="19"/>
                <w:highlight w:val="yellow"/>
                <w:rtl w:val="0"/>
              </w:rPr>
              <w:t xml:space="preserve">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Rule="auto"/>
              <w:rPr>
                <w:sz w:val="19"/>
                <w:szCs w:val="19"/>
                <w:highlight w:val="yellow"/>
              </w:rPr>
            </w:pPr>
            <w:r>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Rule="auto"/>
              <w:rPr>
                <w:sz w:val="24"/>
                <w:szCs w:val="24"/>
                <w:highlight w:val="yellow"/>
              </w:rPr>
            </w:pPr>
            <w:r>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Rule="auto"/>
              <w:jc w:val="right"/>
              <w:rPr>
                <w:sz w:val="19"/>
                <w:szCs w:val="19"/>
                <w:highlight w:val="yellow"/>
              </w:rPr>
            </w:pPr>
            <w:r>
              <w:rPr>
                <w:sz w:val="19"/>
                <w:szCs w:val="19"/>
                <w:highlight w:val="green"/>
                <w:rtl w:val="0"/>
              </w:rPr>
              <w:t xml:space="preserve">44 (35</w:t>
            </w:r>
            <w:r>
              <w:rPr>
                <w:sz w:val="19"/>
                <w:szCs w:val="19"/>
                <w:highlight w:val="yellow"/>
                <w:rtl w:val="0"/>
              </w:rPr>
              <w:t xml:space="preserve"> + 9)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Rule="auto"/>
              <w:jc w:val="right"/>
              <w:rPr>
                <w:sz w:val="19"/>
                <w:szCs w:val="19"/>
                <w:highlight w:val="yellow"/>
              </w:rPr>
            </w:pPr>
            <w:r>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Rule="auto"/>
              <w:rPr>
                <w:sz w:val="19"/>
                <w:szCs w:val="19"/>
                <w:highlight w:val="yellow"/>
              </w:rPr>
            </w:pPr>
            <w:r>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Rule="auto"/>
              <w:rPr>
                <w:b w:val="1"/>
                <w:bCs w:val="1"/>
                <w:sz w:val="19"/>
                <w:szCs w:val="19"/>
                <w:highlight w:val="cyan"/>
              </w:rPr>
            </w:pPr>
            <w:r>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D4">
      <w:pPr>
        <w:spacing w:after="180" w:before="180" w:lineRule="auto"/>
        <w:rPr>
          <w:b w:val="1"/>
          <w:bCs w:val="1"/>
          <w:highlight w:val="cyan"/>
        </w:rPr>
      </w:pPr>
      <w:r>
        <w:rPr>
          <w:highlight w:val="yellow"/>
          <w:rtl w:val="0"/>
        </w:rPr>
        <w:t xml:space="preserve">Of the 81 planned runs, </w:t>
      </w:r>
      <w:r>
        <w:rPr>
          <w:highlight w:val="green"/>
          <w:rtl w:val="0"/>
        </w:rPr>
        <w:t xml:space="preserve">44 attack runs have been captured and processed (35</w:t>
      </w:r>
      <w:r>
        <w:rPr>
          <w:highlight w:val="yellow"/>
          <w:rtl w:val="0"/>
        </w:rPr>
        <w:t xml:space="preserve"> blackhole and 9 wormhole), and none of the 9 matched benign runs. By topology there are 18 linear, 9 star, </w:t>
      </w:r>
      <w:r>
        <w:rPr>
          <w:highlight w:val="green"/>
          <w:rtl w:val="0"/>
        </w:rPr>
        <w:t xml:space="preserve">8</w:t>
      </w:r>
      <w:r>
        <w:rPr>
          <w:highlight w:val="yellow"/>
          <w:rtl w:val="0"/>
        </w:rPr>
        <w:t xml:space="preserve"> tree and 9 partial-mesh runs, and by scenario 15 stationary, </w:t>
      </w:r>
      <w:r>
        <w:rPr>
          <w:highlight w:val="green"/>
          <w:rtl w:val="0"/>
        </w:rPr>
        <w:t xml:space="preserve">15</w:t>
      </w:r>
      <w:r>
        <w:rPr>
          <w:highlight w:val="yellow"/>
          <w:rtl w:val="0"/>
        </w:rPr>
        <w:t xml:space="preserve"> burst and 14 highload runs, out of 24 planned for each (Table 4.7). Five further captures are held out of the processed set: </w:t>
      </w:r>
      <w:r>
        <w:rPr>
          <w:highlight w:val="green"/>
          <w:rtl w:val="0"/>
        </w:rPr>
        <w:t xml:space="preserve">one blackhole capture on the tree topology at G402 (highload,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analysed (partial mesh at G402, stationary and highload, and the first hub-star capture at G402, stationary). The remaining 37</w:t>
      </w:r>
      <w:r>
        <w:rPr>
          <w:highlight w:val="yellow"/>
          <w:rtl w:val="0"/>
        </w:rPr>
        <w:t xml:space="preserve"> runs need about 12 hours of bench time. The leakage audit (Section 4.2.7.3) </w:t>
      </w:r>
      <w:r>
        <w:rPr>
          <w:highlight w:val="green"/>
          <w:rtl w:val="0"/>
        </w:rPr>
        <w:t xml:space="preserve">was computed on the 34 runs of 15 October and is rerun once collection ends, and the clustering (Section 4.2.5) is run</w:t>
      </w:r>
      <w:r>
        <w:rPr>
          <w:highlight w:val="yellow"/>
          <w:rtl w:val="0"/>
        </w:rPr>
        <w:t xml:space="preserve"> once collection ends. </w:t>
      </w:r>
      <w:r>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D5">
      <w:pPr>
        <w:spacing w:after="180" w:before="180" w:lineRule="auto"/>
        <w:rPr>
          <w:b w:val="1"/>
          <w:bCs w:val="1"/>
          <w:highlight w:val="cyan"/>
        </w:rPr>
      </w:pPr>
      <w:r>
        <w:rPr>
          <w:highlight w:val="yellow"/>
          <w:rtl w:val="0"/>
        </w:rPr>
        <w:t xml:space="preserve">The 9 wormhole runs </w:t>
      </w:r>
      <w:r>
        <w:rPr>
          <w:highlight w:val="green"/>
          <w:rtl w:val="0"/>
        </w:rPr>
        <w:t xml:space="preserve">processed</w:t>
      </w:r>
      <w:r>
        <w:rPr>
          <w:highlight w:val="yellow"/>
          <w:rtl w:val="0"/>
        </w:rPr>
        <w:t xml:space="preserve"> are all on the linear topology, three at each site and one for each scenario, so the wormhole attack has no </w:t>
      </w:r>
      <w:r>
        <w:rPr>
          <w:highlight w:val="green"/>
          <w:rtl w:val="0"/>
        </w:rPr>
        <w:t xml:space="preserve">processed run</w:t>
      </w:r>
      <w:r>
        <w:rPr>
          <w:highlight w:val="yellow"/>
          <w:rtl w:val="0"/>
        </w:rPr>
        <w:t xml:space="preserve"> yet on the star, tree and partial-mesh topologies. Every run follows the same fixed schedule, so the attack starts at the same time in every run and the position in the run could reveal the phase (Section 4.2.7.3). </w:t>
      </w:r>
      <w:r>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6">
      <w:pPr>
        <w:spacing w:after="180" w:before="180" w:lineRule="auto"/>
        <w:rPr>
          <w:highlight w:val="yellow"/>
        </w:rPr>
      </w:pPr>
      <w:r>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8">
      <w:pPr>
        <w:spacing w:after="180" w:before="180" w:lineRule="auto"/>
        <w:rPr>
          <w:b w:val="1"/>
          <w:bCs w:val="1"/>
          <w:highlight w:val="cyan"/>
        </w:rPr>
      </w:pPr>
      <w:r>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w:t>
      </w:r>
      <w:r>
        <w:rPr>
          <w:highlight w:val="green"/>
          <w:rtl w:val="0"/>
        </w:rPr>
        <w:t xml:space="preserve">44 runs processed</w:t>
      </w:r>
      <w:r>
        <w:rPr>
          <w:highlight w:val="yellow"/>
          <w:rtl w:val="0"/>
        </w:rPr>
        <w: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t>
      </w:r>
      <w:r>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9">
      <w:pPr>
        <w:spacing w:after="180" w:before="180" w:lineRule="auto"/>
        <w:rPr>
          <w:highlight w:val="yellow"/>
        </w:rPr>
      </w:pPr>
      <w:r>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A">
      <w:pPr>
        <w:rPr/>
      </w:pPr>
      <w:r>
        <w:rPr>
          <w:rtl w:val="0"/>
        </w:rPr>
        <w:t xml:space="preserve"> </w:t>
      </w:r>
    </w:p>
    <w:p w:rsidR="00000000" w:rsidDel="00000000" w:rsidP="00000000" w:rsidRDefault="00000000" w:rsidRPr="00000000" w14:paraId="000007DB">
      <w:pPr>
        <w:rPr/>
      </w:pPr>
      <w:r>
        <w:rPr>
          <w:rtl w:val="0"/>
        </w:rPr>
        <w:t xml:space="preserve"> </w:t>
      </w:r>
    </w:p>
    <w:p w:rsidR="00000000" w:rsidDel="00000000" w:rsidP="00000000" w:rsidRDefault="00000000" w:rsidRPr="00000000" w14:paraId="000007DC">
      <w:pPr>
        <w:pStyle w:val="Heading3"/>
        <w:keepNext w:val="0"/>
        <w:keepLines w:val="0"/>
        <w:spacing w:after="120" w:before="200" w:lineRule="auto"/>
        <w:ind w:firstLine="1080"/>
        <w:rPr/>
      </w:pPr>
      <w:bookmarkStart w:colFirst="0" w:colLast="0" w:name="_t97kmdm4whok" w:id="150"/>
      <w:bookmarkEnd w:id="150"/>
      <w:r>
        <w:rPr>
          <w:b w:val="0"/>
          <w:bCs w:val="0"/>
          <w:sz w:val="14"/>
          <w:szCs w:val="14"/>
          <w:rtl w:val="0"/>
        </w:rPr>
        <w:t xml:space="preserve">  </w:t>
      </w:r>
      <w:r>
        <w:rPr>
          <w:rtl w:val="0"/>
        </w:rPr>
        <w:t xml:space="preserve">4.2.3.</w:t>
      </w:r>
      <w:r>
        <w:rPr>
          <w:b w:val="0"/>
          <w:bCs w:val="0"/>
          <w:sz w:val="14"/>
          <w:szCs w:val="14"/>
          <w:rtl w:val="0"/>
        </w:rPr>
        <w:t xml:space="preserve">          </w:t>
      </w:r>
      <w:r>
        <w:rPr>
          <w:rtl w:val="0"/>
        </w:rPr>
        <w:t xml:space="preserve">Data Collection</w:t>
      </w:r>
    </w:p>
    <w:p w:rsidR="00000000" w:rsidDel="00000000" w:rsidP="00000000" w:rsidRDefault="00000000" w:rsidRPr="00000000" w14:paraId="000007DD">
      <w:pPr>
        <w:rPr/>
      </w:pPr>
      <w:r>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E">
      <w:pPr>
        <w:spacing w:after="240" w:before="240" w:lineRule="auto"/>
        <w:rPr/>
      </w:pPr>
      <w:r>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F">
      <w:pPr>
        <w:pStyle w:val="Heading4"/>
        <w:keepNext w:val="0"/>
        <w:keepLines w:val="0"/>
        <w:shd w:fill="auto" w:val="clear"/>
        <w:spacing w:before="200" w:line="276" w:lineRule="auto"/>
        <w:ind w:left="2340" w:hanging="1160"/>
        <w:rPr/>
      </w:pPr>
      <w:bookmarkStart w:colFirst="0" w:colLast="0" w:name="_5l5moxvgyz24" w:id="151"/>
      <w:bookmarkEnd w:id="151"/>
      <w:r>
        <w:rPr>
          <w:b w:val="0"/>
          <w:bCs w:val="0"/>
          <w:sz w:val="14"/>
          <w:szCs w:val="14"/>
          <w:rtl w:val="0"/>
        </w:rPr>
        <w:t xml:space="preserve"> </w:t>
      </w:r>
      <w:r>
        <w:rPr>
          <w:rtl w:val="0"/>
        </w:rPr>
        <w:t xml:space="preserve">4.2.3.1.</w:t>
      </w:r>
      <w:r>
        <w:rPr>
          <w:b w:val="0"/>
          <w:bCs w:val="0"/>
          <w:sz w:val="14"/>
          <w:szCs w:val="14"/>
          <w:rtl w:val="0"/>
        </w:rPr>
        <w:t xml:space="preserve">          </w:t>
      </w:r>
      <w:r>
        <w:rPr>
          <w:rtl w:val="0"/>
        </w:rPr>
        <w:t xml:space="preserve">Victim Node Data Collection</w:t>
      </w:r>
    </w:p>
    <w:p w:rsidR="00000000" w:rsidDel="00000000" w:rsidP="00000000" w:rsidRDefault="00000000" w:rsidRPr="00000000" w14:paraId="000007E0">
      <w:pPr>
        <w:rPr/>
      </w:pPr>
      <w:r>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E1">
      <w:pPr>
        <w:pStyle w:val="Heading5"/>
        <w:keepNext w:val="0"/>
        <w:keepLines w:val="0"/>
        <w:spacing w:after="40" w:before="240" w:lineRule="auto"/>
        <w:jc w:val="both"/>
        <w:rPr>
          <w:sz w:val="20"/>
          <w:szCs w:val="20"/>
        </w:rPr>
      </w:pPr>
      <w:bookmarkStart w:colFirst="0" w:colLast="0" w:name="_k88scunuo1d7" w:id="152"/>
      <w:bookmarkEnd w:id="152"/>
      <w:r>
        <w:rPr>
          <w:sz w:val="20"/>
          <w:szCs w:val="20"/>
          <w:rtl w:val="0"/>
        </w:rPr>
        <w:t xml:space="preserve">A. Physical Layer (PHY) Metrics</w:t>
      </w:r>
    </w:p>
    <w:p w:rsidR="00000000" w:rsidDel="00000000" w:rsidP="00000000" w:rsidRDefault="00000000" w:rsidRPr="00000000" w14:paraId="000007E2">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tbuvgnf51wng" w:id="153"/>
      <w:bookmarkEnd w:id="153"/>
      <w:r>
        <w:rPr>
          <w:b w:val="1"/>
          <w:bCs w:val="1"/>
          <w:i w:val="0"/>
          <w:iCs w:val="0"/>
          <w:color w:val="000000"/>
          <w:sz w:val="18"/>
          <w:szCs w:val="18"/>
          <w:rtl w:val="0"/>
        </w:rPr>
        <w:t xml:space="preserve">Table 4.8 Physical Layer (PHY) Metrics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045"/>
        <w:gridCol w:w="2925"/>
        <w:gridCol w:w="1785"/>
        <w:tblGridChange w:id="0">
          <w:tblGrid>
            <w:gridCol w:w="1605"/>
            <w:gridCol w:w="3045"/>
            <w:gridCol w:w="2925"/>
            <w:gridCol w:w="17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3">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4">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5">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6">
            <w:pPr>
              <w:jc w:val="center"/>
              <w:rPr>
                <w:b w:val="1"/>
                <w:bCs w:val="1"/>
              </w:rPr>
            </w:pPr>
            <w:r>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8">
            <w:pPr>
              <w:jc w:val="left"/>
              <w:rPr/>
            </w:pPr>
            <w:r>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9">
            <w:pPr>
              <w:jc w:val="center"/>
              <w:rPr/>
            </w:pPr>
            <w:r>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A">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B">
            <w:pPr>
              <w:jc w:val="center"/>
              <w:rPr/>
            </w:pPr>
            <w:r>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C">
            <w:pPr>
              <w:jc w:val="left"/>
              <w:rPr/>
            </w:pPr>
            <w:r>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D">
            <w:pPr>
              <w:jc w:val="center"/>
              <w:rPr/>
            </w:pPr>
            <w:r>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Pr>
                <w:rtl w:val="0"/>
              </w:rPr>
              <w:t xml:space="preserve">Per sample</w:t>
            </w:r>
          </w:p>
        </w:tc>
      </w:tr>
    </w:tbl>
    <w:p w:rsidR="00000000" w:rsidDel="00000000" w:rsidP="00000000" w:rsidRDefault="00000000" w:rsidRPr="00000000" w14:paraId="000007EF">
      <w:pPr>
        <w:pStyle w:val="Heading5"/>
        <w:keepNext w:val="0"/>
        <w:keepLines w:val="0"/>
        <w:spacing w:after="40" w:before="240" w:lineRule="auto"/>
        <w:jc w:val="both"/>
        <w:rPr>
          <w:sz w:val="20"/>
          <w:szCs w:val="20"/>
        </w:rPr>
      </w:pPr>
      <w:bookmarkStart w:colFirst="0" w:colLast="0" w:name="_hn89u4gdk5ue" w:id="154"/>
      <w:bookmarkEnd w:id="154"/>
      <w:r>
        <w:rPr>
          <w:sz w:val="20"/>
          <w:szCs w:val="20"/>
          <w:rtl w:val="0"/>
        </w:rPr>
        <w:t xml:space="preserve">B. Medium Access Control (MAC) Layer Metrics</w:t>
      </w:r>
    </w:p>
    <w:p w:rsidR="00000000" w:rsidDel="00000000" w:rsidP="00000000" w:rsidRDefault="00000000" w:rsidRPr="00000000" w14:paraId="000007F0">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somwvyad9pz7" w:id="155"/>
      <w:bookmarkEnd w:id="155"/>
      <w:r>
        <w:rPr>
          <w:b w:val="1"/>
          <w:bCs w:val="1"/>
          <w:i w:val="0"/>
          <w:iCs w:val="0"/>
          <w:color w:val="000000"/>
          <w:sz w:val="18"/>
          <w:szCs w:val="18"/>
          <w:rtl w:val="0"/>
        </w:rPr>
        <w:t xml:space="preserve">Table 4.9 Medium Access Control (MAC) </w:t>
      </w:r>
      <w:r>
        <w:rPr>
          <w:b w:val="1"/>
          <w:bCs w:val="1"/>
          <w:i w:val="0"/>
          <w:iCs w:val="0"/>
          <w:color w:val="000000"/>
          <w:sz w:val="18"/>
          <w:szCs w:val="18"/>
          <w:highlight w:val="yellow"/>
          <w:rtl w:val="0"/>
        </w:rPr>
        <w:t xml:space="preserve">Layer Metrics and Application Counters (D-15)</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835"/>
        <w:gridCol w:w="1860"/>
        <w:tblGridChange w:id="0">
          <w:tblGrid>
            <w:gridCol w:w="1710"/>
            <w:gridCol w:w="2940"/>
            <w:gridCol w:w="2835"/>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F1">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2">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3">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4">
            <w:pPr>
              <w:jc w:val="center"/>
              <w:rPr>
                <w:b w:val="1"/>
                <w:bCs w:val="1"/>
              </w:rPr>
            </w:pPr>
            <w:r>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6">
            <w:pPr>
              <w:jc w:val="center"/>
              <w:rPr>
                <w:highlight w:val="yellow"/>
              </w:rPr>
            </w:pPr>
            <w:r>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7">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8">
            <w:pPr>
              <w:jc w:val="center"/>
              <w:rPr/>
            </w:pPr>
            <w:r>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9">
            <w:pPr>
              <w:jc w:val="center"/>
              <w:rPr/>
            </w:pPr>
            <w:r>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A">
            <w:pPr>
              <w:jc w:val="center"/>
              <w:rPr>
                <w:highlight w:val="yellow"/>
              </w:rPr>
            </w:pPr>
            <w:r>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B">
            <w:pPr>
              <w:jc w:val="center"/>
              <w:rPr>
                <w:highlight w:val="yellow"/>
              </w:rPr>
            </w:pPr>
            <w:r>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C">
            <w:pPr>
              <w:jc w:val="center"/>
              <w:rPr/>
            </w:pPr>
            <w:r>
              <w:rPr>
                <w:rtl w:val="0"/>
              </w:rPr>
              <w:t xml:space="preserve">10 Hz</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ind w:left="-160" w:firstLine="0"/>
              <w:jc w:val="center"/>
              <w:rPr>
                <w:sz w:val="20"/>
                <w:szCs w:val="20"/>
              </w:rPr>
            </w:pPr>
            <w:r>
              <w:rPr>
                <w:sz w:val="20"/>
                <w:szCs w:val="20"/>
                <w:rtl w:val="0"/>
              </w:rPr>
              <w:t xml:space="preserve">MacRetryRate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ind w:left="-160" w:firstLine="0"/>
              <w:jc w:val="center"/>
              <w:rPr>
                <w:sz w:val="20"/>
                <w:szCs w:val="20"/>
                <w:highlight w:val="yellow"/>
              </w:rPr>
            </w:pPr>
            <w:r>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ind w:left="-160" w:firstLine="0"/>
              <w:jc w:val="center"/>
              <w:rPr>
                <w:sz w:val="20"/>
                <w:szCs w:val="20"/>
                <w:highlight w:val="yellow"/>
              </w:rPr>
            </w:pPr>
            <w:r>
              <w:rPr>
                <w:sz w:val="20"/>
                <w:szCs w:val="20"/>
                <w:highlight w:val="yellow"/>
                <w:rtl w:val="0"/>
              </w:rPr>
              <w:t xml:space="preserve">Sniffer record, read offline with Wireshark [78]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ind w:left="-160" w:firstLine="0"/>
              <w:jc w:val="center"/>
              <w:rPr>
                <w:sz w:val="20"/>
                <w:szCs w:val="20"/>
              </w:rPr>
            </w:pPr>
            <w:r>
              <w:rPr>
                <w:sz w:val="20"/>
                <w:szCs w:val="20"/>
                <w:rtl w:val="0"/>
              </w:rPr>
              <w:t xml:space="preserve">1 s window</w:t>
            </w:r>
          </w:p>
        </w:tc>
      </w:tr>
    </w:tbl>
    <w:p w:rsidR="00000000" w:rsidDel="00000000" w:rsidP="00000000" w:rsidRDefault="00000000" w:rsidRPr="00000000" w14:paraId="00000801">
      <w:pPr>
        <w:rPr>
          <w:highlight w:val="yellow"/>
        </w:rPr>
      </w:pPr>
      <w:r>
        <w:rPr>
          <w:highlight w:val="yellow"/>
          <w:rtl w:val="0"/>
        </w:rPr>
        <w:t xml:space="preserve">Note: ESP-IDF does not expose a per-link MAC retransmission counter to the application. </w:t>
      </w:r>
      <w:r>
        <w:rPr>
          <w:highlight w:val="green"/>
          <w:rtl w:val="0"/>
        </w:rPr>
        <w:t xml:space="preserve">Its statistics call (esp_wifi_statis_dump)</w:t>
      </w:r>
      <w:r>
        <w:rPr>
          <w:highlight w:val="yellow"/>
          <w:rtl w:val="0"/>
        </w:rPr>
        <w:t xml:space="preserve">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802">
      <w:pPr>
        <w:pStyle w:val="Heading5"/>
        <w:keepNext w:val="0"/>
        <w:keepLines w:val="0"/>
        <w:spacing w:after="40" w:before="240" w:lineRule="auto"/>
        <w:jc w:val="both"/>
        <w:rPr>
          <w:sz w:val="20"/>
          <w:szCs w:val="20"/>
        </w:rPr>
      </w:pPr>
      <w:bookmarkStart w:colFirst="0" w:colLast="0" w:name="_e0153876e8ta" w:id="156"/>
      <w:bookmarkEnd w:id="156"/>
      <w:r>
        <w:rPr>
          <w:sz w:val="20"/>
          <w:szCs w:val="20"/>
          <w:rtl w:val="0"/>
        </w:rPr>
        <w:t xml:space="preserve">C. Network Layer Metrics</w:t>
      </w:r>
    </w:p>
    <w:p w:rsidR="00000000" w:rsidDel="00000000" w:rsidP="00000000" w:rsidRDefault="00000000" w:rsidRPr="00000000" w14:paraId="0000080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iujsrxdb28j" w:id="157"/>
      <w:bookmarkEnd w:id="157"/>
      <w:r>
        <w:rPr>
          <w:b w:val="1"/>
          <w:bCs w:val="1"/>
          <w:i w:val="0"/>
          <w:iCs w:val="0"/>
          <w:color w:val="000000"/>
          <w:sz w:val="18"/>
          <w:szCs w:val="18"/>
          <w:rtl w:val="0"/>
        </w:rPr>
        <w:t xml:space="preserve">Table 4.10 Network Layer Metrics</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5595"/>
        <w:gridCol w:w="1155"/>
        <w:tblGridChange w:id="0">
          <w:tblGrid>
            <w:gridCol w:w="1830"/>
            <w:gridCol w:w="1560"/>
            <w:gridCol w:w="5595"/>
            <w:gridCol w:w="11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4">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5">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6">
            <w:pPr>
              <w:jc w:val="center"/>
              <w:rPr>
                <w:b w:val="1"/>
                <w:bCs w:val="1"/>
              </w:rPr>
            </w:pPr>
            <w:r>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7">
            <w:pPr>
              <w:jc w:val="center"/>
              <w:rPr>
                <w:b w:val="1"/>
                <w:bCs w:val="1"/>
              </w:rPr>
            </w:pPr>
            <w:r>
              <w:rPr>
                <w:b w:val="1"/>
                <w:bCs w:val="1"/>
                <w:rtl w:val="0"/>
              </w:rPr>
              <w:t xml:space="preserve">Sampling</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Pr>
                <w:sz w:val="20"/>
                <w:szCs w:val="20"/>
                <w:rtl w:val="0"/>
              </w:rPr>
              <w:t xml:space="preserve">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Pr>
                <w:sz w:val="20"/>
                <w:szCs w:val="20"/>
                <w:rtl w:val="0"/>
              </w:rPr>
              <w:t xml:space="preserve">Current mesh layer. The root is layer 1, and the hop count is the layer minus one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Pr>
                <w:sz w:val="20"/>
                <w:szCs w:val="20"/>
                <w:rtl w:val="0"/>
              </w:rPr>
              <w:t xml:space="preserve">esp_mesh_get_layer()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i w:val="1"/>
                <w:iCs w:val="1"/>
                <w:sz w:val="20"/>
                <w:szCs w:val="20"/>
              </w:rPr>
            </w:pPr>
            <w:r>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Pr>
                <w:sz w:val="20"/>
                <w:szCs w:val="20"/>
                <w:rtl w:val="0"/>
              </w:rPr>
              <w:t xml:space="preserve">10 Hz</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1">
            <w:pPr>
              <w:ind w:left="-160" w:firstLine="0"/>
              <w:jc w:val="center"/>
              <w:rPr>
                <w:sz w:val="20"/>
                <w:szCs w:val="20"/>
              </w:rPr>
            </w:pPr>
            <w:r>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2">
            <w:pPr>
              <w:ind w:left="-160" w:firstLine="0"/>
              <w:jc w:val="center"/>
              <w:rPr>
                <w:sz w:val="20"/>
                <w:szCs w:val="20"/>
              </w:rPr>
            </w:pPr>
            <w:r>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3">
            <w:pPr>
              <w:ind w:left="-160" w:firstLine="0"/>
              <w:jc w:val="center"/>
              <w:rPr>
                <w:sz w:val="20"/>
                <w:szCs w:val="20"/>
              </w:rPr>
            </w:pPr>
            <w:r>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ind w:left="-160" w:firstLine="0"/>
              <w:jc w:val="center"/>
              <w:rPr>
                <w:sz w:val="20"/>
                <w:szCs w:val="20"/>
              </w:rPr>
            </w:pPr>
            <w:r>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ind w:left="-160" w:firstLine="0"/>
              <w:jc w:val="center"/>
              <w:rPr>
                <w:sz w:val="20"/>
                <w:szCs w:val="20"/>
              </w:rPr>
            </w:pPr>
            <w:r>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ind w:left="-160" w:firstLine="0"/>
              <w:jc w:val="center"/>
              <w:rPr>
                <w:sz w:val="20"/>
                <w:szCs w:val="20"/>
              </w:rPr>
            </w:pPr>
            <w:r>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ind w:left="-160" w:firstLine="0"/>
              <w:jc w:val="center"/>
              <w:rPr>
                <w:sz w:val="20"/>
                <w:szCs w:val="20"/>
              </w:rPr>
            </w:pPr>
            <w:r>
              <w:rPr>
                <w:sz w:val="20"/>
                <w:szCs w:val="20"/>
                <w:rtl w:val="0"/>
              </w:rPr>
              <w:t xml:space="preserve">10 Hz</w:t>
            </w:r>
          </w:p>
        </w:tc>
      </w:tr>
    </w:tbl>
    <w:p w:rsidR="00000000" w:rsidDel="00000000" w:rsidP="00000000" w:rsidRDefault="00000000" w:rsidRPr="00000000" w14:paraId="00000818">
      <w:pPr>
        <w:pStyle w:val="Heading5"/>
        <w:keepNext w:val="0"/>
        <w:keepLines w:val="0"/>
        <w:jc w:val="both"/>
        <w:rPr>
          <w:b w:val="0"/>
          <w:bCs w:val="0"/>
          <w:sz w:val="20"/>
          <w:szCs w:val="20"/>
        </w:rPr>
      </w:pPr>
      <w:bookmarkStart w:colFirst="0" w:colLast="0" w:name="_8xvtptkoopk6" w:id="158"/>
      <w:bookmarkEnd w:id="158"/>
      <w:r>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9">
      <w:pPr>
        <w:pStyle w:val="Heading5"/>
        <w:keepNext w:val="0"/>
        <w:keepLines w:val="0"/>
        <w:spacing w:after="40" w:before="240" w:lineRule="auto"/>
        <w:ind w:firstLine="720"/>
        <w:jc w:val="both"/>
        <w:rPr>
          <w:sz w:val="20"/>
          <w:szCs w:val="20"/>
        </w:rPr>
      </w:pPr>
      <w:bookmarkStart w:colFirst="0" w:colLast="0" w:name="_uzw9426zanbq" w:id="159"/>
      <w:bookmarkEnd w:id="159"/>
      <w:r>
        <w:rPr>
          <w:sz w:val="20"/>
          <w:szCs w:val="20"/>
          <w:rtl w:val="0"/>
        </w:rPr>
        <w:t xml:space="preserve">4.2.3.1.4.  Probe Generation</w:t>
      </w:r>
    </w:p>
    <w:p w:rsidR="00000000" w:rsidDel="00000000" w:rsidP="00000000" w:rsidRDefault="00000000" w:rsidRPr="00000000" w14:paraId="0000081A">
      <w:pPr>
        <w:rPr/>
      </w:pPr>
      <w:r>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B">
      <w:pPr>
        <w:ind w:left="1080" w:hanging="360"/>
        <w:rPr/>
      </w:pPr>
      <w:r>
        <w:rPr>
          <w:rtl w:val="0"/>
        </w:rPr>
        <w:t xml:space="preserve">●</w:t>
      </w:r>
      <w:r>
        <w:rPr>
          <w:sz w:val="14"/>
          <w:szCs w:val="14"/>
          <w:rtl w:val="0"/>
        </w:rPr>
        <w:t xml:space="preserve">       </w:t>
      </w:r>
      <w:r>
        <w:rPr>
          <w:rtl w:val="0"/>
        </w:rPr>
        <w:t xml:space="preserve">Sequence number</w:t>
      </w:r>
    </w:p>
    <w:p w:rsidR="00000000" w:rsidDel="00000000" w:rsidP="00000000" w:rsidRDefault="00000000" w:rsidRPr="00000000" w14:paraId="0000081C">
      <w:pPr>
        <w:ind w:left="1080" w:hanging="360"/>
        <w:rPr/>
      </w:pPr>
      <w:r>
        <w:rPr>
          <w:rtl w:val="0"/>
        </w:rPr>
        <w:t xml:space="preserve">●</w:t>
      </w:r>
      <w:r>
        <w:rPr>
          <w:sz w:val="14"/>
          <w:szCs w:val="14"/>
          <w:rtl w:val="0"/>
        </w:rPr>
        <w:t xml:space="preserve">       </w:t>
      </w:r>
      <w:r>
        <w:rPr>
          <w:rtl w:val="0"/>
        </w:rPr>
        <w:t xml:space="preserve">Transmission timestamp</w:t>
      </w:r>
    </w:p>
    <w:p w:rsidR="00000000" w:rsidDel="00000000" w:rsidP="00000000" w:rsidRDefault="00000000" w:rsidRPr="00000000" w14:paraId="0000081D">
      <w:pPr>
        <w:ind w:left="1080" w:hanging="360"/>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81E">
      <w:pPr>
        <w:ind w:left="1080" w:hanging="360"/>
        <w:rPr/>
      </w:pPr>
      <w:r>
        <w:rPr>
          <w:rtl w:val="0"/>
        </w:rPr>
        <w:t xml:space="preserve">●</w:t>
      </w:r>
      <w:r>
        <w:rPr>
          <w:sz w:val="14"/>
          <w:szCs w:val="14"/>
          <w:rtl w:val="0"/>
        </w:rPr>
        <w:t xml:space="preserve">       </w:t>
      </w:r>
      <w:r>
        <w:rPr>
          <w:rtl w:val="0"/>
        </w:rPr>
        <w:t xml:space="preserve">Magic value that identifies the packet as a probe</w:t>
      </w:r>
    </w:p>
    <w:p w:rsidR="00000000" w:rsidDel="00000000" w:rsidP="00000000" w:rsidRDefault="00000000" w:rsidRPr="00000000" w14:paraId="0000081F">
      <w:pPr>
        <w:rPr/>
      </w:pPr>
      <w:r>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rsidR="00000000" w:rsidDel="00000000" w:rsidP="00000000" w:rsidRDefault="00000000" w:rsidRPr="00000000" w14:paraId="00000820">
      <w:pPr>
        <w:pStyle w:val="Heading4"/>
        <w:keepNext w:val="0"/>
        <w:keepLines w:val="0"/>
        <w:shd w:fill="auto" w:val="clear"/>
        <w:spacing w:before="200" w:line="276" w:lineRule="auto"/>
        <w:ind w:left="2340" w:hanging="1160"/>
        <w:rPr/>
      </w:pPr>
      <w:bookmarkStart w:colFirst="0" w:colLast="0" w:name="_2srvsvbiso26" w:id="160"/>
      <w:bookmarkEnd w:id="160"/>
      <w:r>
        <w:rPr>
          <w:b w:val="0"/>
          <w:bCs w:val="0"/>
          <w:sz w:val="14"/>
          <w:szCs w:val="14"/>
          <w:rtl w:val="0"/>
        </w:rPr>
        <w:t xml:space="preserve"> </w:t>
      </w:r>
      <w:r>
        <w:rPr>
          <w:rtl w:val="0"/>
        </w:rPr>
        <w:t xml:space="preserve">4.2.3.2.</w:t>
      </w:r>
      <w:r>
        <w:rPr>
          <w:b w:val="0"/>
          <w:bCs w:val="0"/>
          <w:sz w:val="14"/>
          <w:szCs w:val="14"/>
          <w:rtl w:val="0"/>
        </w:rPr>
        <w:t xml:space="preserve">          </w:t>
      </w:r>
      <w:r>
        <w:rPr>
          <w:rtl w:val="0"/>
        </w:rPr>
        <w:t xml:space="preserve">Attack Node Data Collection</w:t>
      </w:r>
    </w:p>
    <w:p w:rsidR="00000000" w:rsidDel="00000000" w:rsidP="00000000" w:rsidRDefault="00000000" w:rsidRPr="00000000" w14:paraId="00000821">
      <w:pPr>
        <w:rPr/>
      </w:pPr>
      <w:r>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22">
      <w:pPr>
        <w:pStyle w:val="Heading5"/>
        <w:keepNext w:val="0"/>
        <w:keepLines w:val="0"/>
        <w:spacing w:after="40" w:before="240" w:lineRule="auto"/>
        <w:ind w:firstLine="720"/>
        <w:jc w:val="both"/>
        <w:rPr>
          <w:sz w:val="20"/>
          <w:szCs w:val="20"/>
        </w:rPr>
      </w:pPr>
      <w:bookmarkStart w:colFirst="0" w:colLast="0" w:name="_u1lb2ol9iw0z" w:id="161"/>
      <w:bookmarkEnd w:id="161"/>
      <w:r>
        <w:rPr>
          <w:sz w:val="20"/>
          <w:szCs w:val="20"/>
          <w:rtl w:val="0"/>
        </w:rPr>
        <w:t xml:space="preserve">4.2.3.2.1. Attack Node Types</w:t>
      </w:r>
    </w:p>
    <w:p w:rsidR="00000000" w:rsidDel="00000000" w:rsidP="00000000" w:rsidRDefault="00000000" w:rsidRPr="00000000" w14:paraId="00000823">
      <w:pPr>
        <w:rPr/>
      </w:pPr>
      <w:r>
        <w:rPr>
          <w:rtl w:val="0"/>
        </w:rPr>
        <w:t xml:space="preserve">Two distinct attack node configurations are implemented:</w:t>
      </w:r>
    </w:p>
    <w:p w:rsidR="00000000" w:rsidDel="00000000" w:rsidP="00000000" w:rsidRDefault="00000000" w:rsidRPr="00000000" w14:paraId="00000824">
      <w:pPr>
        <w:ind w:left="1080" w:hanging="360"/>
        <w:rPr/>
      </w:pPr>
      <w:r>
        <w:rPr>
          <w:rtl w:val="0"/>
        </w:rPr>
        <w:t xml:space="preserve">●</w:t>
      </w:r>
      <w:r>
        <w:rPr>
          <w:sz w:val="14"/>
          <w:szCs w:val="14"/>
          <w:rtl w:val="0"/>
        </w:rPr>
        <w:t xml:space="preserve">       </w:t>
      </w:r>
      <w:r>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25">
      <w:pPr>
        <w:spacing w:after="240" w:lineRule="auto"/>
        <w:ind w:left="1080" w:hanging="360"/>
        <w:rPr/>
      </w:pPr>
      <w:r>
        <w:rPr>
          <w:rtl w:val="0"/>
        </w:rPr>
        <w:t xml:space="preserve">●</w:t>
      </w:r>
      <w:r>
        <w:rPr>
          <w:sz w:val="14"/>
          <w:szCs w:val="14"/>
          <w:rtl w:val="0"/>
        </w:rPr>
        <w:t xml:space="preserve">       </w:t>
      </w:r>
      <w:r>
        <w:rPr>
          <w:b w:val="1"/>
          <w:bCs w:val="1"/>
          <w:rtl w:val="0"/>
        </w:rPr>
        <w:t xml:space="preserve">Topology Distortion (Wormhole‑Inspired) Nodes:</w:t>
      </w:r>
      <w:r>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rsidR="00000000" w:rsidDel="00000000" w:rsidP="00000000" w:rsidRDefault="00000000" w:rsidRPr="00000000" w14:paraId="00000826">
      <w:pPr>
        <w:pStyle w:val="Heading5"/>
        <w:keepNext w:val="0"/>
        <w:keepLines w:val="0"/>
        <w:spacing w:after="40" w:before="240" w:lineRule="auto"/>
        <w:ind w:firstLine="720"/>
        <w:jc w:val="both"/>
        <w:rPr>
          <w:sz w:val="20"/>
          <w:szCs w:val="20"/>
        </w:rPr>
      </w:pPr>
      <w:bookmarkStart w:colFirst="0" w:colLast="0" w:name="_hl1kvx9pdnvh" w:id="162"/>
      <w:bookmarkEnd w:id="162"/>
      <w:r>
        <w:rPr>
          <w:sz w:val="20"/>
          <w:szCs w:val="20"/>
          <w:rtl w:val="0"/>
        </w:rPr>
        <w:t xml:space="preserve">4.2.3.2.2. Forwarding Suppression (Blackhole) Node Metrics</w:t>
      </w:r>
    </w:p>
    <w:p w:rsidR="00000000" w:rsidDel="00000000" w:rsidP="00000000" w:rsidRDefault="00000000" w:rsidRPr="00000000" w14:paraId="00000827">
      <w:pPr>
        <w:spacing w:after="240" w:lineRule="auto"/>
        <w:rPr/>
      </w:pPr>
      <w:r>
        <w:rPr>
          <w:rtl w:val="0"/>
        </w:rPr>
        <w:t xml:space="preserve">In addition to the victim node metrics, the blackhole attacker records:</w:t>
      </w:r>
    </w:p>
    <w:p w:rsidR="00000000" w:rsidDel="00000000" w:rsidP="00000000" w:rsidRDefault="00000000" w:rsidRPr="00000000" w14:paraId="0000082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nzii9wmxo6z" w:id="163"/>
      <w:bookmarkEnd w:id="163"/>
      <w:r>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35"/>
        <w:gridCol w:w="3555"/>
        <w:tblGridChange w:id="0">
          <w:tblGrid>
            <w:gridCol w:w="2655"/>
            <w:gridCol w:w="3135"/>
            <w:gridCol w:w="35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9">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A">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B">
            <w:pPr>
              <w:jc w:val="center"/>
              <w:rPr>
                <w:b w:val="1"/>
                <w:bCs w:val="1"/>
              </w:rPr>
            </w:pPr>
            <w:r>
              <w:rPr>
                <w:b w:val="1"/>
                <w:bCs w:val="1"/>
                <w:rtl w:val="0"/>
              </w:rPr>
              <w:t xml:space="preserve">Collection Method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Pr>
                <w:rtl w:val="0"/>
              </w:rPr>
              <w:t xml:space="preserve">recv_count (probes_count)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Pr>
                <w:rtl w:val="0"/>
              </w:rPr>
              <w:t xml:space="preserve">Probes received for relay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i w:val="1"/>
                <w:iCs w:val="1"/>
              </w:rPr>
            </w:pPr>
            <w:r>
              <w:rPr>
                <w:i w:val="1"/>
                <w:iCs w:val="1"/>
                <w:rtl w:val="0"/>
              </w:rPr>
              <w:t xml:space="preserve">Incremented when a probe is accepted for relay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Pr>
                <w:rtl w:val="0"/>
              </w:rPr>
              <w:t xml:space="preserve">forward_count (tx_count)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ind w:left="-160" w:firstLine="0"/>
              <w:jc w:val="center"/>
              <w:rPr>
                <w:i w:val="1"/>
                <w:iCs w:val="1"/>
              </w:rPr>
            </w:pPr>
            <w:r>
              <w:rPr>
                <w:i w:val="1"/>
                <w:iCs w:val="1"/>
                <w:rtl w:val="0"/>
              </w:rPr>
              <w:t xml:space="preserve">Incremented after a successful esp_mesh_send()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ind w:left="-160" w:firstLine="0"/>
              <w:jc w:val="center"/>
              <w:rPr/>
            </w:pPr>
            <w:r>
              <w:rPr>
                <w:rtl w:val="0"/>
              </w:rPr>
              <w:t xml:space="preserve">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ind w:left="-160" w:firstLine="0"/>
              <w:jc w:val="center"/>
              <w:rPr/>
            </w:pPr>
            <w:r>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ind w:left="-160" w:firstLine="0"/>
              <w:jc w:val="center"/>
              <w:rPr/>
            </w:pPr>
            <w:r>
              <w:rPr>
                <w:rtl w:val="0"/>
              </w:rPr>
              <w:t xml:space="preserve">Incremented when a probe is not passed on; received equals forwarded plus dropped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ind w:left="-160" w:firstLine="0"/>
              <w:jc w:val="center"/>
              <w:rPr/>
            </w:pPr>
            <w:r>
              <w:rPr>
                <w:rtl w:val="0"/>
              </w:rPr>
              <w:t xml:space="preserve">phase_id, gt_label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ind w:left="-160" w:firstLine="0"/>
              <w:jc w:val="center"/>
              <w:rPr/>
            </w:pPr>
            <w:r>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pPr>
            <w:r>
              <w:rPr>
                <w:rtl w:val="0"/>
              </w:rPr>
              <w:t xml:space="preserve">Logged on every sample</w:t>
            </w:r>
          </w:p>
        </w:tc>
      </w:tr>
    </w:tbl>
    <w:p w:rsidR="00000000" w:rsidDel="00000000" w:rsidP="00000000" w:rsidRDefault="00000000" w:rsidRPr="00000000" w14:paraId="00000838">
      <w:pPr>
        <w:pStyle w:val="Heading5"/>
        <w:keepNext w:val="0"/>
        <w:keepLines w:val="0"/>
        <w:spacing w:after="40" w:before="240" w:lineRule="auto"/>
        <w:ind w:firstLine="720"/>
        <w:jc w:val="both"/>
        <w:rPr>
          <w:sz w:val="20"/>
          <w:szCs w:val="20"/>
        </w:rPr>
      </w:pPr>
      <w:bookmarkStart w:colFirst="0" w:colLast="0" w:name="_au95x8eibex2" w:id="164"/>
      <w:bookmarkEnd w:id="164"/>
      <w:r>
        <w:rPr>
          <w:sz w:val="20"/>
          <w:szCs w:val="20"/>
          <w:rtl w:val="0"/>
        </w:rPr>
        <w:t xml:space="preserve">4.2.3.2.3. Topology Distortion (Wormhole‑Inspired) Node Metrics</w:t>
      </w:r>
    </w:p>
    <w:p w:rsidR="00000000" w:rsidDel="00000000" w:rsidP="00000000" w:rsidRDefault="00000000" w:rsidRPr="00000000" w14:paraId="00000839">
      <w:pPr>
        <w:spacing w:after="240" w:lineRule="auto"/>
        <w:rPr/>
      </w:pPr>
      <w:r>
        <w:rPr>
          <w:rtl w:val="0"/>
        </w:rPr>
        <w:t xml:space="preserve">Both tunnel endpoints record the following metrics to document tunnel activity and its effects:</w:t>
      </w:r>
    </w:p>
    <w:p w:rsidR="00000000" w:rsidDel="00000000" w:rsidP="00000000" w:rsidRDefault="00000000" w:rsidRPr="00000000" w14:paraId="0000083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iac5398qneg" w:id="165"/>
      <w:bookmarkEnd w:id="165"/>
      <w:r>
        <w:rPr>
          <w:b w:val="1"/>
          <w:bCs w:val="1"/>
          <w:i w:val="0"/>
          <w:iCs w:val="0"/>
          <w:color w:val="000000"/>
          <w:sz w:val="18"/>
          <w:szCs w:val="18"/>
          <w:rtl w:val="0"/>
        </w:rPr>
        <w:t xml:space="preserve">Table 4.12 Topology Distortion (Wormhole‑Inspired) Node Metrics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60"/>
        <w:gridCol w:w="3135"/>
        <w:tblGridChange w:id="0">
          <w:tblGrid>
            <w:gridCol w:w="2850"/>
            <w:gridCol w:w="3360"/>
            <w:gridCol w:w="31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B">
            <w:pPr>
              <w:jc w:val="center"/>
              <w:rPr>
                <w:b w:val="1"/>
                <w:bCs w:val="1"/>
              </w:rPr>
            </w:pPr>
            <w:r>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C">
            <w:pPr>
              <w:jc w:val="center"/>
              <w:rPr>
                <w:b w:val="1"/>
                <w:bCs w:val="1"/>
              </w:rPr>
            </w:pPr>
            <w:r>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D">
            <w:pPr>
              <w:jc w:val="center"/>
              <w:rPr>
                <w:b w:val="1"/>
                <w:bCs w:val="1"/>
              </w:rPr>
            </w:pPr>
            <w:r>
              <w:rPr>
                <w:b w:val="1"/>
                <w:bCs w:val="1"/>
                <w:rtl w:val="0"/>
              </w:rPr>
              <w:t xml:space="preserve">Collection Method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Pr>
                <w:sz w:val="20"/>
                <w:szCs w:val="20"/>
                <w:rtl w:val="0"/>
              </w:rPr>
              <w:t xml:space="preserve">tunnel_tx_count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Pr>
                <w:sz w:val="20"/>
                <w:szCs w:val="20"/>
                <w:rtl w:val="0"/>
              </w:rPr>
              <w:t xml:space="preserve">Probes written to the tunnel (Node B)</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Pr>
                <w:sz w:val="20"/>
                <w:szCs w:val="20"/>
                <w:rtl w:val="0"/>
              </w:rPr>
              <w:t xml:space="preserve">Logged in probes_count on Node A; incremented on each valid frame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Pr>
                <w:sz w:val="20"/>
                <w:szCs w:val="20"/>
                <w:rtl w:val="0"/>
              </w:rPr>
              <w:t xml:space="preserve">shortcut_inject_count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Pr>
                <w:sz w:val="20"/>
                <w:szCs w:val="20"/>
                <w:rtl w:val="0"/>
              </w:rPr>
              <w:t xml:space="preserve">Probes re-injected toward the root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ind w:left="-160" w:firstLine="0"/>
              <w:jc w:val="center"/>
              <w:rPr>
                <w:sz w:val="20"/>
                <w:szCs w:val="20"/>
              </w:rPr>
            </w:pPr>
            <w:r>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ind w:left="-160" w:firstLine="0"/>
              <w:jc w:val="center"/>
              <w:rPr>
                <w:sz w:val="20"/>
                <w:szCs w:val="20"/>
              </w:rPr>
            </w:pPr>
            <w:r>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ind w:left="-160" w:firstLine="0"/>
              <w:jc w:val="center"/>
              <w:rPr>
                <w:sz w:val="20"/>
                <w:szCs w:val="20"/>
              </w:rPr>
            </w:pPr>
            <w:r>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ind w:left="-160" w:firstLine="0"/>
              <w:jc w:val="center"/>
              <w:rPr>
                <w:sz w:val="20"/>
                <w:szCs w:val="20"/>
              </w:rPr>
            </w:pPr>
            <w:r>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ind w:left="-160" w:firstLine="0"/>
              <w:jc w:val="center"/>
              <w:rPr>
                <w:sz w:val="20"/>
                <w:szCs w:val="20"/>
              </w:rPr>
            </w:pPr>
            <w:r>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ind w:left="-160" w:firstLine="0"/>
              <w:jc w:val="center"/>
              <w:rPr>
                <w:sz w:val="20"/>
                <w:szCs w:val="20"/>
              </w:rPr>
            </w:pPr>
            <w:r>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ind w:left="-160" w:firstLine="0"/>
              <w:jc w:val="center"/>
              <w:rPr>
                <w:sz w:val="20"/>
                <w:szCs w:val="20"/>
              </w:rPr>
            </w:pPr>
            <w:r>
              <w:rPr>
                <w:sz w:val="20"/>
                <w:szCs w:val="20"/>
                <w:rtl w:val="0"/>
              </w:rPr>
              <w:t xml:space="preserve">Logged on every sample</w:t>
            </w:r>
          </w:p>
        </w:tc>
      </w:tr>
    </w:tbl>
    <w:p w:rsidR="00000000" w:rsidDel="00000000" w:rsidP="00000000" w:rsidRDefault="00000000" w:rsidRPr="00000000" w14:paraId="00000850">
      <w:pPr>
        <w:rPr/>
      </w:pPr>
      <w:r>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51">
      <w:pPr>
        <w:pStyle w:val="Heading4"/>
        <w:keepNext w:val="0"/>
        <w:keepLines w:val="0"/>
        <w:shd w:fill="auto" w:val="clear"/>
        <w:spacing w:before="240" w:line="276" w:lineRule="auto"/>
        <w:ind w:left="2340" w:hanging="1160"/>
        <w:rPr/>
      </w:pPr>
      <w:bookmarkStart w:colFirst="0" w:colLast="0" w:name="_wa18fwzddt9m" w:id="166"/>
      <w:bookmarkEnd w:id="166"/>
      <w:r>
        <w:rPr>
          <w:b w:val="0"/>
          <w:bCs w:val="0"/>
          <w:sz w:val="14"/>
          <w:szCs w:val="14"/>
          <w:rtl w:val="0"/>
        </w:rPr>
        <w:t xml:space="preserve"> </w:t>
      </w:r>
      <w:r>
        <w:rPr>
          <w:rtl w:val="0"/>
        </w:rPr>
        <w:t xml:space="preserve">4.2.3.3.</w:t>
      </w:r>
      <w:r>
        <w:rPr>
          <w:b w:val="0"/>
          <w:bCs w:val="0"/>
          <w:sz w:val="14"/>
          <w:szCs w:val="14"/>
          <w:rtl w:val="0"/>
        </w:rPr>
        <w:t xml:space="preserve">          </w:t>
      </w:r>
      <w:r>
        <w:rPr>
          <w:rtl w:val="0"/>
        </w:rPr>
        <w:t xml:space="preserve">Data Acquisition and Logging Architecture</w:t>
      </w:r>
    </w:p>
    <w:p w:rsidR="00000000" w:rsidDel="00000000" w:rsidP="00000000" w:rsidRDefault="00000000" w:rsidRPr="00000000" w14:paraId="00000852">
      <w:pPr>
        <w:spacing w:after="240" w:lineRule="auto"/>
        <w:rPr/>
      </w:pPr>
      <w:r>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53">
      <w:pPr>
        <w:pStyle w:val="Heading5"/>
        <w:keepNext w:val="0"/>
        <w:keepLines w:val="0"/>
        <w:spacing w:after="40" w:before="240" w:lineRule="auto"/>
        <w:ind w:firstLine="720"/>
        <w:jc w:val="both"/>
        <w:rPr>
          <w:sz w:val="20"/>
          <w:szCs w:val="20"/>
        </w:rPr>
      </w:pPr>
      <w:bookmarkStart w:colFirst="0" w:colLast="0" w:name="_pey8finn4p9i" w:id="167"/>
      <w:bookmarkEnd w:id="167"/>
      <w:r>
        <w:rPr>
          <w:sz w:val="20"/>
          <w:szCs w:val="20"/>
          <w:rtl w:val="0"/>
        </w:rPr>
        <w:t xml:space="preserve">4.2.3.3.1. Sampling Loop</w:t>
      </w:r>
    </w:p>
    <w:p w:rsidR="00000000" w:rsidDel="00000000" w:rsidP="00000000" w:rsidRDefault="00000000" w:rsidRPr="00000000" w14:paraId="00000854">
      <w:pPr>
        <w:rPr/>
      </w:pPr>
      <w:r>
        <w:rPr>
          <w:rtl w:val="0"/>
        </w:rPr>
        <w:t xml:space="preserve">All nodes execute a continuous telemetry sampling loop with a 1-second interval. </w:t>
      </w:r>
      <w:r>
        <w:rPr>
          <w:i w:val="1"/>
          <w:iCs w:val="1"/>
          <w:rtl w:val="0"/>
        </w:rPr>
        <w:t xml:space="preserve">Figure 4.24</w:t>
      </w:r>
      <w:r>
        <w:rPr>
          <w:rtl w:val="0"/>
        </w:rPr>
        <w:t xml:space="preserve"> illustrates the victim node implementation; attack nodes extend this with manipulation‑specific counters.</w:t>
      </w:r>
    </w:p>
    <w:p w:rsidR="00000000" w:rsidDel="00000000" w:rsidP="00000000" w:rsidRDefault="00000000" w:rsidRPr="00000000" w14:paraId="00000855">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ahqer23j0l7c" w:id="168"/>
      <w:bookmarkEnd w:id="168"/>
      <w:r>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56">
      <w:pPr>
        <w:rPr>
          <w:color w:val="0f1115"/>
          <w:sz w:val="18"/>
          <w:szCs w:val="18"/>
        </w:rPr>
      </w:pPr>
      <w:r>
        <w:rPr>
          <w:color w:val="0f1115"/>
          <w:sz w:val="18"/>
          <w:szCs w:val="18"/>
          <w:rtl w:val="0"/>
        </w:rPr>
        <w:t xml:space="preserve">Constants:</w:t>
      </w:r>
    </w:p>
    <w:p w:rsidR="00000000" w:rsidDel="00000000" w:rsidP="00000000" w:rsidRDefault="00000000" w:rsidRPr="00000000" w14:paraId="00000857">
      <w:pPr>
        <w:rPr>
          <w:color w:val="0f1115"/>
          <w:sz w:val="18"/>
          <w:szCs w:val="18"/>
        </w:rPr>
      </w:pPr>
      <w:r>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8">
      <w:pPr>
        <w:rPr>
          <w:color w:val="0f1115"/>
          <w:sz w:val="18"/>
          <w:szCs w:val="18"/>
        </w:rPr>
      </w:pPr>
      <w:r>
        <w:rPr>
          <w:color w:val="0f1115"/>
          <w:sz w:val="18"/>
          <w:szCs w:val="18"/>
          <w:rtl w:val="0"/>
        </w:rPr>
        <w:t xml:space="preserve"> </w:t>
      </w:r>
    </w:p>
    <w:p w:rsidR="00000000" w:rsidDel="00000000" w:rsidP="00000000" w:rsidRDefault="00000000" w:rsidRPr="00000000" w14:paraId="00000859">
      <w:pPr>
        <w:rPr>
          <w:color w:val="0f1115"/>
          <w:sz w:val="18"/>
          <w:szCs w:val="18"/>
        </w:rPr>
      </w:pPr>
      <w:r>
        <w:rPr>
          <w:color w:val="0f1115"/>
          <w:sz w:val="18"/>
          <w:szCs w:val="18"/>
          <w:rtl w:val="0"/>
        </w:rPr>
        <w:t xml:space="preserve">Variables:</w:t>
      </w:r>
    </w:p>
    <w:p w:rsidR="00000000" w:rsidDel="00000000" w:rsidP="00000000" w:rsidRDefault="00000000" w:rsidRPr="00000000" w14:paraId="0000085A">
      <w:pPr>
        <w:rPr>
          <w:color w:val="0f1115"/>
          <w:sz w:val="18"/>
          <w:szCs w:val="18"/>
        </w:rPr>
      </w:pPr>
      <w:r>
        <w:rPr>
          <w:color w:val="0f1115"/>
          <w:sz w:val="18"/>
          <w:szCs w:val="18"/>
          <w:rtl w:val="0"/>
        </w:rPr>
        <w:t xml:space="preserve">node_id : unique identifier</w:t>
      </w:r>
    </w:p>
    <w:p w:rsidR="00000000" w:rsidDel="00000000" w:rsidP="00000000" w:rsidRDefault="00000000" w:rsidRPr="00000000" w14:paraId="0000085B">
      <w:pPr>
        <w:rPr>
          <w:color w:val="0f1115"/>
          <w:sz w:val="18"/>
          <w:szCs w:val="18"/>
        </w:rPr>
      </w:pPr>
      <w:r>
        <w:rPr>
          <w:color w:val="0f1115"/>
          <w:sz w:val="18"/>
          <w:szCs w:val="18"/>
          <w:rtl w:val="0"/>
        </w:rPr>
        <w:t xml:space="preserve">current_phase, ground_truth_label : updated via root broadcasts</w:t>
      </w:r>
    </w:p>
    <w:p w:rsidR="00000000" w:rsidDel="00000000" w:rsidP="00000000" w:rsidRDefault="00000000" w:rsidRPr="00000000" w14:paraId="0000085C">
      <w:pPr>
        <w:rPr>
          <w:color w:val="0f1115"/>
          <w:sz w:val="18"/>
          <w:szCs w:val="18"/>
        </w:rPr>
      </w:pPr>
      <w:r>
        <w:rPr>
          <w:color w:val="0f1115"/>
          <w:sz w:val="18"/>
          <w:szCs w:val="18"/>
          <w:rtl w:val="0"/>
        </w:rPr>
        <w:t xml:space="preserve"> </w:t>
      </w:r>
    </w:p>
    <w:p w:rsidR="00000000" w:rsidDel="00000000" w:rsidP="00000000" w:rsidRDefault="00000000" w:rsidRPr="00000000" w14:paraId="0000085D">
      <w:pPr>
        <w:rPr>
          <w:color w:val="0f1115"/>
          <w:sz w:val="18"/>
          <w:szCs w:val="18"/>
        </w:rPr>
      </w:pPr>
      <w:r>
        <w:rPr>
          <w:color w:val="0f1115"/>
          <w:sz w:val="18"/>
          <w:szCs w:val="18"/>
          <w:rtl w:val="0"/>
        </w:rPr>
        <w:t xml:space="preserve">procedure CHILD_TELEMETRY_LOOP():</w:t>
      </w:r>
    </w:p>
    <w:p w:rsidR="00000000" w:rsidDel="00000000" w:rsidP="00000000" w:rsidRDefault="00000000" w:rsidRPr="00000000" w14:paraId="0000085E">
      <w:pPr>
        <w:rPr>
          <w:color w:val="0f1115"/>
          <w:sz w:val="18"/>
          <w:szCs w:val="18"/>
        </w:rPr>
      </w:pPr>
      <w:r>
        <w:rPr>
          <w:color w:val="0f1115"/>
          <w:sz w:val="18"/>
          <w:szCs w:val="18"/>
          <w:rtl w:val="0"/>
        </w:rPr>
        <w:tab/>
        <w:t xml:space="preserve">initialize_storage()</w:t>
      </w:r>
    </w:p>
    <w:p w:rsidR="00000000" w:rsidDel="00000000" w:rsidP="00000000" w:rsidRDefault="00000000" w:rsidRPr="00000000" w14:paraId="0000085F">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60">
      <w:pPr>
        <w:rPr>
          <w:color w:val="0f1115"/>
          <w:sz w:val="18"/>
          <w:szCs w:val="18"/>
        </w:rPr>
      </w:pPr>
      <w:r>
        <w:rPr>
          <w:color w:val="0f1115"/>
          <w:sz w:val="18"/>
          <w:szCs w:val="18"/>
          <w:rtl w:val="0"/>
        </w:rPr>
        <w:t xml:space="preserve"> </w:t>
      </w:r>
    </w:p>
    <w:p w:rsidR="00000000" w:rsidDel="00000000" w:rsidP="00000000" w:rsidRDefault="00000000" w:rsidRPr="00000000" w14:paraId="00000861">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62">
      <w:pPr>
        <w:rPr>
          <w:color w:val="0f1115"/>
          <w:sz w:val="18"/>
          <w:szCs w:val="18"/>
        </w:rPr>
      </w:pPr>
      <w:r>
        <w:rPr>
          <w:color w:val="0f1115"/>
          <w:sz w:val="18"/>
          <w:szCs w:val="18"/>
          <w:rtl w:val="0"/>
        </w:rPr>
        <w:t xml:space="preserve">    </w:t>
        <w:tab/>
        <w:t xml:space="preserve">// Capture timestamp</w:t>
      </w:r>
    </w:p>
    <w:p w:rsidR="00000000" w:rsidDel="00000000" w:rsidP="00000000" w:rsidRDefault="00000000" w:rsidRPr="00000000" w14:paraId="00000863">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64">
      <w:pPr>
        <w:rPr>
          <w:color w:val="0f1115"/>
          <w:sz w:val="18"/>
          <w:szCs w:val="18"/>
        </w:rPr>
      </w:pPr>
      <w:r>
        <w:rPr>
          <w:color w:val="0f1115"/>
          <w:sz w:val="18"/>
          <w:szCs w:val="18"/>
          <w:rtl w:val="0"/>
        </w:rPr>
        <w:t xml:space="preserve"> </w:t>
      </w:r>
    </w:p>
    <w:p w:rsidR="00000000" w:rsidDel="00000000" w:rsidP="00000000" w:rsidRDefault="00000000" w:rsidRPr="00000000" w14:paraId="00000865">
      <w:pPr>
        <w:rPr>
          <w:color w:val="0f1115"/>
          <w:sz w:val="18"/>
          <w:szCs w:val="18"/>
        </w:rPr>
      </w:pPr>
      <w:r>
        <w:rPr>
          <w:color w:val="0f1115"/>
          <w:sz w:val="18"/>
          <w:szCs w:val="18"/>
          <w:rtl w:val="0"/>
        </w:rPr>
        <w:t xml:space="preserve">    </w:t>
        <w:tab/>
        <w:t xml:space="preserve">// Physical layer</w:t>
      </w:r>
    </w:p>
    <w:p w:rsidR="00000000" w:rsidDel="00000000" w:rsidP="00000000" w:rsidRDefault="00000000" w:rsidRPr="00000000" w14:paraId="00000866">
      <w:pPr>
        <w:rPr>
          <w:color w:val="0f1115"/>
          <w:sz w:val="18"/>
          <w:szCs w:val="18"/>
        </w:rPr>
      </w:pPr>
      <w:r>
        <w:rPr>
          <w:rFonts w:ascii="Cardo" w:cs="Cardo" w:eastAsia="Cardo" w:hAnsi="Cardo"/>
          <w:color w:val="0f1115"/>
          <w:sz w:val="18"/>
          <w:szCs w:val="18"/>
          <w:rtl w:val="0"/>
        </w:rPr>
        <w:t xml:space="preserve">    </w:t>
        <w:tab/>
        <w:t xml:space="preserve">rssi ← esp_wifi_sta_get_rssi()</w:t>
      </w:r>
    </w:p>
    <w:p w:rsidR="00000000" w:rsidDel="00000000" w:rsidP="00000000" w:rsidRDefault="00000000" w:rsidRPr="00000000" w14:paraId="00000867">
      <w:pPr>
        <w:rPr>
          <w:color w:val="0f1115"/>
          <w:sz w:val="18"/>
          <w:szCs w:val="18"/>
        </w:rPr>
      </w:pPr>
      <w:r>
        <w:rPr>
          <w:color w:val="0f1115"/>
          <w:sz w:val="18"/>
          <w:szCs w:val="18"/>
          <w:rtl w:val="0"/>
        </w:rPr>
        <w:t xml:space="preserve"> </w:t>
      </w:r>
    </w:p>
    <w:p w:rsidR="00000000" w:rsidDel="00000000" w:rsidP="00000000" w:rsidRDefault="00000000" w:rsidRPr="00000000" w14:paraId="00000868">
      <w:pPr>
        <w:rPr>
          <w:color w:val="0f1115"/>
          <w:sz w:val="18"/>
          <w:szCs w:val="18"/>
        </w:rPr>
      </w:pPr>
      <w:r>
        <w:rPr>
          <w:color w:val="0f1115"/>
          <w:sz w:val="18"/>
          <w:szCs w:val="18"/>
          <w:rtl w:val="0"/>
        </w:rPr>
        <w:t xml:space="preserve">    </w:t>
        <w:tab/>
        <w:t xml:space="preserve">// Network layer</w:t>
      </w:r>
    </w:p>
    <w:p w:rsidR="00000000" w:rsidDel="00000000" w:rsidP="00000000" w:rsidRDefault="00000000" w:rsidRPr="00000000" w14:paraId="00000869">
      <w:pPr>
        <w:rPr>
          <w:color w:val="0f1115"/>
          <w:sz w:val="18"/>
          <w:szCs w:val="18"/>
        </w:rPr>
      </w:pPr>
      <w:r>
        <w:rPr>
          <w:rFonts w:ascii="Cardo" w:cs="Cardo" w:eastAsia="Cardo" w:hAnsi="Cardo"/>
          <w:color w:val="0f1115"/>
          <w:sz w:val="18"/>
          <w:szCs w:val="18"/>
          <w:rtl w:val="0"/>
        </w:rPr>
        <w:t xml:space="preserve">    </w:t>
        <w:tab/>
        <w:t xml:space="preserve">layer ← esp_mesh_get_layer()</w:t>
      </w:r>
    </w:p>
    <w:p w:rsidR="00000000" w:rsidDel="00000000" w:rsidP="00000000" w:rsidRDefault="00000000" w:rsidRPr="00000000" w14:paraId="0000086A">
      <w:pPr>
        <w:rPr>
          <w:color w:val="0f1115"/>
          <w:sz w:val="18"/>
          <w:szCs w:val="18"/>
        </w:rPr>
      </w:pPr>
      <w:r>
        <w:rPr>
          <w:rFonts w:ascii="Cardo" w:cs="Cardo" w:eastAsia="Cardo" w:hAnsi="Cardo"/>
          <w:color w:val="0f1115"/>
          <w:sz w:val="18"/>
          <w:szCs w:val="18"/>
          <w:rtl w:val="0"/>
        </w:rPr>
        <w:t xml:space="preserve">    </w:t>
        <w:tab/>
        <w:t xml:space="preserve">parent_mac ← esp_mesh_get_parent_bssid()</w:t>
      </w:r>
    </w:p>
    <w:p w:rsidR="00000000" w:rsidDel="00000000" w:rsidP="00000000" w:rsidRDefault="00000000" w:rsidRPr="00000000" w14:paraId="0000086B">
      <w:pPr>
        <w:rPr>
          <w:color w:val="0f1115"/>
          <w:sz w:val="18"/>
          <w:szCs w:val="18"/>
        </w:rPr>
      </w:pPr>
      <w:r>
        <w:rPr>
          <w:color w:val="0f1115"/>
          <w:sz w:val="18"/>
          <w:szCs w:val="18"/>
          <w:rtl w:val="0"/>
        </w:rPr>
        <w:t xml:space="preserve"> </w:t>
      </w:r>
    </w:p>
    <w:p w:rsidR="00000000" w:rsidDel="00000000" w:rsidP="00000000" w:rsidRDefault="00000000" w:rsidRPr="00000000" w14:paraId="0000086C">
      <w:pPr>
        <w:rPr>
          <w:color w:val="0f1115"/>
          <w:sz w:val="18"/>
          <w:szCs w:val="18"/>
        </w:rPr>
      </w:pPr>
      <w:r>
        <w:rPr>
          <w:color w:val="0f1115"/>
          <w:sz w:val="18"/>
          <w:szCs w:val="18"/>
          <w:rtl w:val="0"/>
        </w:rPr>
        <w:t xml:space="preserve">    </w:t>
        <w:tab/>
        <w:t xml:space="preserve">// Application layer (cumulative counters)</w:t>
      </w:r>
    </w:p>
    <w:p w:rsidR="00000000" w:rsidDel="00000000" w:rsidP="00000000" w:rsidRDefault="00000000" w:rsidRPr="00000000" w14:paraId="0000086D">
      <w:pPr>
        <w:rPr>
          <w:color w:val="0f1115"/>
          <w:sz w:val="18"/>
          <w:szCs w:val="18"/>
        </w:rPr>
      </w:pPr>
      <w:r>
        <w:rPr>
          <w:rFonts w:ascii="Cardo" w:cs="Cardo" w:eastAsia="Cardo" w:hAnsi="Cardo"/>
          <w:color w:val="0f1115"/>
          <w:sz w:val="18"/>
          <w:szCs w:val="18"/>
          <w:rtl w:val="0"/>
        </w:rPr>
        <w:t xml:space="preserve">    </w:t>
        <w:tab/>
        <w:t xml:space="preserve">retry_count ← failed_send_counter()</w:t>
      </w:r>
    </w:p>
    <w:p w:rsidR="00000000" w:rsidDel="00000000" w:rsidP="00000000" w:rsidRDefault="00000000" w:rsidRPr="00000000" w14:paraId="0000086E">
      <w:pPr>
        <w:rPr>
          <w:color w:val="0f1115"/>
          <w:sz w:val="18"/>
          <w:szCs w:val="18"/>
        </w:rPr>
      </w:pPr>
      <w:r>
        <w:rPr>
          <w:rFonts w:ascii="Cardo" w:cs="Cardo" w:eastAsia="Cardo" w:hAnsi="Cardo"/>
          <w:color w:val="0f1115"/>
          <w:sz w:val="18"/>
          <w:szCs w:val="18"/>
          <w:rtl w:val="0"/>
        </w:rPr>
        <w:t xml:space="preserve">    </w:t>
        <w:tab/>
        <w:t xml:space="preserve">tx_count ← accepted_probe_counter()</w:t>
      </w:r>
    </w:p>
    <w:p w:rsidR="00000000" w:rsidDel="00000000" w:rsidP="00000000" w:rsidRDefault="00000000" w:rsidRPr="00000000" w14:paraId="0000086F">
      <w:pPr>
        <w:rPr>
          <w:color w:val="0f1115"/>
          <w:sz w:val="18"/>
          <w:szCs w:val="18"/>
        </w:rPr>
      </w:pPr>
      <w:r>
        <w:rPr>
          <w:rFonts w:ascii="Cardo" w:cs="Cardo" w:eastAsia="Cardo" w:hAnsi="Cardo"/>
          <w:color w:val="0f1115"/>
          <w:sz w:val="18"/>
          <w:szCs w:val="18"/>
          <w:rtl w:val="0"/>
        </w:rPr>
        <w:t xml:space="preserve">    </w:t>
        <w:tab/>
        <w:t xml:space="preserve">probes_count ← accepted_probe_counter()</w:t>
      </w:r>
    </w:p>
    <w:p w:rsidR="00000000" w:rsidDel="00000000" w:rsidP="00000000" w:rsidRDefault="00000000" w:rsidRPr="00000000" w14:paraId="00000870">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71">
      <w:pPr>
        <w:rPr>
          <w:color w:val="0f1115"/>
          <w:sz w:val="18"/>
          <w:szCs w:val="18"/>
        </w:rPr>
      </w:pPr>
      <w:r>
        <w:rPr>
          <w:color w:val="0f1115"/>
          <w:sz w:val="18"/>
          <w:szCs w:val="18"/>
          <w:rtl w:val="0"/>
        </w:rPr>
        <w:t xml:space="preserve"> </w:t>
      </w:r>
    </w:p>
    <w:p w:rsidR="00000000" w:rsidDel="00000000" w:rsidP="00000000" w:rsidRDefault="00000000" w:rsidRPr="00000000" w14:paraId="00000872">
      <w:pPr>
        <w:rPr>
          <w:color w:val="0f1115"/>
          <w:sz w:val="18"/>
          <w:szCs w:val="18"/>
        </w:rPr>
      </w:pPr>
      <w:r>
        <w:rPr>
          <w:color w:val="0f1115"/>
          <w:sz w:val="18"/>
          <w:szCs w:val="18"/>
          <w:rtl w:val="0"/>
        </w:rPr>
        <w:t xml:space="preserve">    </w:t>
        <w:tab/>
        <w:t xml:space="preserve">// Format CSV record</w:t>
      </w:r>
    </w:p>
    <w:p w:rsidR="00000000" w:rsidDel="00000000" w:rsidP="00000000" w:rsidRDefault="00000000" w:rsidRPr="00000000" w14:paraId="00000873">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74">
      <w:pPr>
        <w:rPr>
          <w:color w:val="0f1115"/>
          <w:sz w:val="18"/>
          <w:szCs w:val="18"/>
        </w:rPr>
      </w:pPr>
      <w:r>
        <w:rPr>
          <w:color w:val="0f1115"/>
          <w:sz w:val="18"/>
          <w:szCs w:val="18"/>
          <w:rtl w:val="0"/>
        </w:rPr>
        <w:t xml:space="preserve">        </w:t>
        <w:tab/>
        <w:t xml:space="preserve">timestamp, node_id, "child", layer, parent_mac, rssi,</w:t>
      </w:r>
    </w:p>
    <w:p w:rsidR="00000000" w:rsidDel="00000000" w:rsidP="00000000" w:rsidRDefault="00000000" w:rsidRPr="00000000" w14:paraId="00000875">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76">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77">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78">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79">
      <w:pPr>
        <w:rPr>
          <w:color w:val="0f1115"/>
          <w:sz w:val="18"/>
          <w:szCs w:val="18"/>
        </w:rPr>
      </w:pPr>
      <w:r>
        <w:rPr>
          <w:color w:val="0f1115"/>
          <w:sz w:val="18"/>
          <w:szCs w:val="18"/>
          <w:rtl w:val="0"/>
        </w:rPr>
        <w:t xml:space="preserve"> </w:t>
      </w:r>
    </w:p>
    <w:p w:rsidR="00000000" w:rsidDel="00000000" w:rsidP="00000000" w:rsidRDefault="00000000" w:rsidRPr="00000000" w14:paraId="0000087A">
      <w:pPr>
        <w:rPr>
          <w:color w:val="0f1115"/>
          <w:sz w:val="18"/>
          <w:szCs w:val="18"/>
        </w:rPr>
      </w:pPr>
      <w:r>
        <w:rPr>
          <w:color w:val="0f1115"/>
          <w:sz w:val="18"/>
          <w:szCs w:val="18"/>
          <w:rtl w:val="0"/>
        </w:rPr>
        <w:t xml:space="preserve">    </w:t>
        <w:tab/>
        <w:t xml:space="preserve">// Write to internal flash and to the microSD card</w:t>
      </w:r>
    </w:p>
    <w:p w:rsidR="00000000" w:rsidDel="00000000" w:rsidP="00000000" w:rsidRDefault="00000000" w:rsidRPr="00000000" w14:paraId="0000087B">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7C">
      <w:pPr>
        <w:rPr>
          <w:color w:val="0f1115"/>
          <w:sz w:val="18"/>
          <w:szCs w:val="18"/>
        </w:rPr>
      </w:pPr>
      <w:r>
        <w:rPr>
          <w:color w:val="0f1115"/>
          <w:sz w:val="18"/>
          <w:szCs w:val="18"/>
          <w:rtl w:val="0"/>
        </w:rPr>
        <w:t xml:space="preserve"> </w:t>
      </w:r>
    </w:p>
    <w:p w:rsidR="00000000" w:rsidDel="00000000" w:rsidP="00000000" w:rsidRDefault="00000000" w:rsidRPr="00000000" w14:paraId="0000087D">
      <w:pPr>
        <w:rPr>
          <w:color w:val="0f1115"/>
          <w:sz w:val="18"/>
          <w:szCs w:val="18"/>
        </w:rPr>
      </w:pPr>
      <w:r>
        <w:rPr>
          <w:color w:val="0f1115"/>
          <w:sz w:val="18"/>
          <w:szCs w:val="18"/>
          <w:rtl w:val="0"/>
        </w:rPr>
        <w:t xml:space="preserve">    </w:t>
        <w:tab/>
        <w:t xml:space="preserve">// Wait for the next sampling instant (fixed period)</w:t>
      </w:r>
    </w:p>
    <w:p w:rsidR="00000000" w:rsidDel="00000000" w:rsidP="00000000" w:rsidRDefault="00000000" w:rsidRPr="00000000" w14:paraId="0000087E">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7F">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80">
      <w:pPr>
        <w:rPr>
          <w:color w:val="0f1115"/>
          <w:sz w:val="18"/>
          <w:szCs w:val="18"/>
        </w:rPr>
      </w:pPr>
      <w:r>
        <w:rPr>
          <w:color w:val="0f1115"/>
          <w:sz w:val="18"/>
          <w:szCs w:val="18"/>
          <w:rtl w:val="0"/>
        </w:rPr>
        <w:tab/>
        <w:t xml:space="preserve">end while</w:t>
      </w:r>
    </w:p>
    <w:p w:rsidR="00000000" w:rsidDel="00000000" w:rsidP="00000000" w:rsidRDefault="00000000" w:rsidRPr="00000000" w14:paraId="00000881">
      <w:pPr>
        <w:rPr>
          <w:sz w:val="18"/>
          <w:szCs w:val="18"/>
        </w:rPr>
      </w:pPr>
      <w:r>
        <w:rPr>
          <w:color w:val="0f1115"/>
          <w:sz w:val="18"/>
          <w:szCs w:val="18"/>
          <w:rtl w:val="0"/>
        </w:rPr>
        <w:t xml:space="preserve">end procedure</w:t>
      </w:r>
      <w:r>
        <w:rPr>
          <w:sz w:val="18"/>
          <w:szCs w:val="18"/>
          <w:rtl w:val="0"/>
        </w:rPr>
        <w:t xml:space="preserve"> </w:t>
      </w:r>
      <w:r>
        <w:rPr>
          <w:rtl w:val="0"/>
        </w:rPr>
      </w:r>
    </w:p>
    <w:p w:rsidR="00000000" w:rsidDel="00000000" w:rsidP="00000000" w:rsidRDefault="00000000" w:rsidRPr="00000000" w14:paraId="00000882">
      <w:pPr>
        <w:pStyle w:val="Heading5"/>
        <w:keepNext w:val="0"/>
        <w:keepLines w:val="0"/>
        <w:spacing w:after="40" w:before="240" w:lineRule="auto"/>
        <w:ind w:firstLine="720"/>
        <w:jc w:val="both"/>
        <w:rPr>
          <w:sz w:val="20"/>
          <w:szCs w:val="20"/>
        </w:rPr>
      </w:pPr>
      <w:bookmarkStart w:colFirst="0" w:colLast="0" w:name="_s48t4aa3xu91" w:id="169"/>
      <w:bookmarkEnd w:id="169"/>
      <w:r>
        <w:rPr>
          <w:sz w:val="20"/>
          <w:szCs w:val="20"/>
          <w:rtl w:val="0"/>
        </w:rPr>
        <w:t xml:space="preserve">4.2.3.3.2. Forwarding Counter Implementation</w:t>
      </w:r>
    </w:p>
    <w:p w:rsidR="00000000" w:rsidDel="00000000" w:rsidP="00000000" w:rsidRDefault="00000000" w:rsidRPr="00000000" w14:paraId="00000883">
      <w:pPr>
        <w:spacing w:after="240" w:lineRule="auto"/>
        <w:rPr/>
      </w:pPr>
      <w:r>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8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5xs85d8afv9" w:id="170"/>
      <w:bookmarkEnd w:id="170"/>
      <w:r>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85">
      <w:pPr>
        <w:rPr>
          <w:color w:val="0f1115"/>
          <w:sz w:val="18"/>
          <w:szCs w:val="18"/>
        </w:rPr>
      </w:pPr>
      <w:r>
        <w:rPr>
          <w:color w:val="0f1115"/>
          <w:sz w:val="18"/>
          <w:szCs w:val="18"/>
          <w:rtl w:val="0"/>
        </w:rPr>
        <w:t xml:space="preserve">// Counters kept on every relaying node</w:t>
      </w:r>
    </w:p>
    <w:p w:rsidR="00000000" w:rsidDel="00000000" w:rsidP="00000000" w:rsidRDefault="00000000" w:rsidRPr="00000000" w14:paraId="00000886">
      <w:pPr>
        <w:rPr>
          <w:color w:val="0f1115"/>
          <w:sz w:val="18"/>
          <w:szCs w:val="18"/>
        </w:rPr>
      </w:pPr>
      <w:r>
        <w:rPr>
          <w:color w:val="0f1115"/>
          <w:sz w:val="18"/>
          <w:szCs w:val="18"/>
          <w:rtl w:val="0"/>
        </w:rPr>
        <w:t xml:space="preserve">atomic uint32_t recv_counter = 0</w:t>
      </w:r>
    </w:p>
    <w:p w:rsidR="00000000" w:rsidDel="00000000" w:rsidP="00000000" w:rsidRDefault="00000000" w:rsidRPr="00000000" w14:paraId="00000887">
      <w:pPr>
        <w:rPr>
          <w:color w:val="0f1115"/>
          <w:sz w:val="18"/>
          <w:szCs w:val="18"/>
        </w:rPr>
      </w:pPr>
      <w:r>
        <w:rPr>
          <w:color w:val="0f1115"/>
          <w:sz w:val="18"/>
          <w:szCs w:val="18"/>
          <w:rtl w:val="0"/>
        </w:rPr>
        <w:t xml:space="preserve">atomic uint32_t forward_counter = 0</w:t>
      </w:r>
    </w:p>
    <w:p w:rsidR="00000000" w:rsidDel="00000000" w:rsidP="00000000" w:rsidRDefault="00000000" w:rsidRPr="00000000" w14:paraId="00000888">
      <w:pPr>
        <w:rPr>
          <w:color w:val="0f1115"/>
          <w:sz w:val="18"/>
          <w:szCs w:val="18"/>
        </w:rPr>
      </w:pPr>
      <w:r>
        <w:rPr>
          <w:color w:val="0f1115"/>
          <w:sz w:val="18"/>
          <w:szCs w:val="18"/>
          <w:rtl w:val="0"/>
        </w:rPr>
        <w:t xml:space="preserve">atomic uint32_t drop_counter = 0</w:t>
      </w:r>
    </w:p>
    <w:p w:rsidR="00000000" w:rsidDel="00000000" w:rsidP="00000000" w:rsidRDefault="00000000" w:rsidRPr="00000000" w14:paraId="00000889">
      <w:pPr>
        <w:rPr>
          <w:color w:val="0f1115"/>
          <w:sz w:val="18"/>
          <w:szCs w:val="18"/>
        </w:rPr>
      </w:pPr>
      <w:r>
        <w:rPr>
          <w:color w:val="0f1115"/>
          <w:sz w:val="18"/>
          <w:szCs w:val="18"/>
          <w:rtl w:val="0"/>
        </w:rPr>
        <w:t xml:space="preserve"> </w:t>
      </w:r>
    </w:p>
    <w:p w:rsidR="00000000" w:rsidDel="00000000" w:rsidP="00000000" w:rsidRDefault="00000000" w:rsidRPr="00000000" w14:paraId="0000088A">
      <w:pPr>
        <w:rPr>
          <w:color w:val="0f1115"/>
          <w:sz w:val="18"/>
          <w:szCs w:val="18"/>
        </w:rPr>
      </w:pPr>
      <w:r>
        <w:rPr>
          <w:color w:val="0f1115"/>
          <w:sz w:val="18"/>
          <w:szCs w:val="18"/>
          <w:rtl w:val="0"/>
        </w:rPr>
        <w:t xml:space="preserve">// Called when a probe arrives for relay</w:t>
      </w:r>
    </w:p>
    <w:p w:rsidR="00000000" w:rsidDel="00000000" w:rsidP="00000000" w:rsidRDefault="00000000" w:rsidRPr="00000000" w14:paraId="0000088B">
      <w:pPr>
        <w:rPr>
          <w:color w:val="0f1115"/>
          <w:sz w:val="18"/>
          <w:szCs w:val="18"/>
        </w:rPr>
      </w:pPr>
      <w:r>
        <w:rPr>
          <w:color w:val="0f1115"/>
          <w:sz w:val="18"/>
          <w:szCs w:val="18"/>
          <w:rtl w:val="0"/>
        </w:rPr>
        <w:t xml:space="preserve">on_event probe_received(probe):</w:t>
      </w:r>
    </w:p>
    <w:p w:rsidR="00000000" w:rsidDel="00000000" w:rsidP="00000000" w:rsidRDefault="00000000" w:rsidRPr="00000000" w14:paraId="0000088C">
      <w:pPr>
        <w:rPr>
          <w:color w:val="0f1115"/>
          <w:sz w:val="18"/>
          <w:szCs w:val="18"/>
        </w:rPr>
      </w:pPr>
      <w:r>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D">
      <w:pPr>
        <w:rPr>
          <w:color w:val="0f1115"/>
          <w:sz w:val="18"/>
          <w:szCs w:val="18"/>
        </w:rPr>
      </w:pPr>
      <w:r>
        <w:rPr>
          <w:color w:val="0f1115"/>
          <w:sz w:val="18"/>
          <w:szCs w:val="18"/>
          <w:rtl w:val="0"/>
        </w:rPr>
        <w:t xml:space="preserve">queue_push(relay_queue, probe)</w:t>
      </w:r>
    </w:p>
    <w:p w:rsidR="00000000" w:rsidDel="00000000" w:rsidP="00000000" w:rsidRDefault="00000000" w:rsidRPr="00000000" w14:paraId="0000088E">
      <w:pPr>
        <w:rPr>
          <w:color w:val="0f1115"/>
          <w:sz w:val="18"/>
          <w:szCs w:val="18"/>
        </w:rPr>
      </w:pPr>
      <w:r>
        <w:rPr>
          <w:color w:val="0f1115"/>
          <w:sz w:val="18"/>
          <w:szCs w:val="18"/>
          <w:rtl w:val="0"/>
        </w:rPr>
        <w:t xml:space="preserve">end</w:t>
      </w:r>
    </w:p>
    <w:p w:rsidR="00000000" w:rsidDel="00000000" w:rsidP="00000000" w:rsidRDefault="00000000" w:rsidRPr="00000000" w14:paraId="0000088F">
      <w:pPr>
        <w:rPr>
          <w:color w:val="0f1115"/>
          <w:sz w:val="18"/>
          <w:szCs w:val="18"/>
        </w:rPr>
      </w:pPr>
      <w:r>
        <w:rPr>
          <w:color w:val="0f1115"/>
          <w:sz w:val="18"/>
          <w:szCs w:val="18"/>
          <w:rtl w:val="0"/>
        </w:rPr>
        <w:t xml:space="preserve"> </w:t>
      </w:r>
    </w:p>
    <w:p w:rsidR="00000000" w:rsidDel="00000000" w:rsidP="00000000" w:rsidRDefault="00000000" w:rsidRPr="00000000" w14:paraId="00000890">
      <w:pPr>
        <w:rPr>
          <w:color w:val="0f1115"/>
          <w:sz w:val="18"/>
          <w:szCs w:val="18"/>
        </w:rPr>
      </w:pPr>
      <w:r>
        <w:rPr>
          <w:color w:val="0f1115"/>
          <w:sz w:val="18"/>
          <w:szCs w:val="18"/>
          <w:rtl w:val="0"/>
        </w:rPr>
        <w:t xml:space="preserve">// Called by the relay task for each queued probe</w:t>
      </w:r>
    </w:p>
    <w:p w:rsidR="00000000" w:rsidDel="00000000" w:rsidP="00000000" w:rsidRDefault="00000000" w:rsidRPr="00000000" w14:paraId="00000891">
      <w:pPr>
        <w:rPr>
          <w:color w:val="0f1115"/>
          <w:sz w:val="18"/>
          <w:szCs w:val="18"/>
        </w:rPr>
      </w:pPr>
      <w:r>
        <w:rPr>
          <w:color w:val="0f1115"/>
          <w:sz w:val="18"/>
          <w:szCs w:val="18"/>
          <w:rtl w:val="0"/>
        </w:rPr>
        <w:t xml:space="preserve">procedure forward_packet(probe, destination):</w:t>
      </w:r>
    </w:p>
    <w:p w:rsidR="00000000" w:rsidDel="00000000" w:rsidP="00000000" w:rsidRDefault="00000000" w:rsidRPr="00000000" w14:paraId="00000892">
      <w:pPr>
        <w:rPr>
          <w:color w:val="0f1115"/>
          <w:sz w:val="18"/>
          <w:szCs w:val="18"/>
        </w:rPr>
      </w:pPr>
      <w:r>
        <w:rPr>
          <w:color w:val="0f1115"/>
          <w:sz w:val="18"/>
          <w:szCs w:val="18"/>
          <w:rtl w:val="0"/>
        </w:rPr>
        <w:tab/>
        <w:t xml:space="preserve">if should_forward(probe):</w:t>
      </w:r>
    </w:p>
    <w:p w:rsidR="00000000" w:rsidDel="00000000" w:rsidP="00000000" w:rsidRDefault="00000000" w:rsidRPr="00000000" w14:paraId="00000893">
      <w:pPr>
        <w:rPr>
          <w:color w:val="0f1115"/>
          <w:sz w:val="18"/>
          <w:szCs w:val="18"/>
        </w:rPr>
      </w:pPr>
      <w:r>
        <w:rPr>
          <w:color w:val="0f1115"/>
          <w:sz w:val="18"/>
          <w:szCs w:val="18"/>
          <w:rtl w:val="0"/>
        </w:rPr>
        <w:t xml:space="preserve">    </w:t>
        <w:tab/>
        <w:t xml:space="preserve">result = esp_mesh_send(destination, probe, MESH_DATA_P2P)</w:t>
      </w:r>
    </w:p>
    <w:p w:rsidR="00000000" w:rsidDel="00000000" w:rsidP="00000000" w:rsidRDefault="00000000" w:rsidRPr="00000000" w14:paraId="00000894">
      <w:pPr>
        <w:rPr>
          <w:color w:val="0f1115"/>
          <w:sz w:val="18"/>
          <w:szCs w:val="18"/>
        </w:rPr>
      </w:pPr>
      <w:r>
        <w:rPr>
          <w:color w:val="0f1115"/>
          <w:sz w:val="18"/>
          <w:szCs w:val="18"/>
          <w:rtl w:val="0"/>
        </w:rPr>
        <w:t xml:space="preserve">    </w:t>
        <w:tab/>
        <w:t xml:space="preserve">if result == ESP_OK:</w:t>
      </w:r>
    </w:p>
    <w:p w:rsidR="00000000" w:rsidDel="00000000" w:rsidP="00000000" w:rsidRDefault="00000000" w:rsidRPr="00000000" w14:paraId="00000895">
      <w:pPr>
        <w:rPr>
          <w:color w:val="0f1115"/>
          <w:sz w:val="18"/>
          <w:szCs w:val="18"/>
        </w:rPr>
      </w:pPr>
      <w:r>
        <w:rPr>
          <w:color w:val="0f1115"/>
          <w:sz w:val="18"/>
          <w:szCs w:val="18"/>
          <w:rtl w:val="0"/>
        </w:rPr>
        <w:t xml:space="preserve">            atomic_increment(forward_counter)</w:t>
      </w:r>
    </w:p>
    <w:p w:rsidR="00000000" w:rsidDel="00000000" w:rsidP="00000000" w:rsidRDefault="00000000" w:rsidRPr="00000000" w14:paraId="00000896">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97">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8">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99">
      <w:pPr>
        <w:rPr>
          <w:color w:val="0f1115"/>
          <w:sz w:val="18"/>
          <w:szCs w:val="18"/>
        </w:rPr>
      </w:pPr>
      <w:r>
        <w:rPr>
          <w:color w:val="0f1115"/>
          <w:sz w:val="18"/>
          <w:szCs w:val="18"/>
          <w:rtl w:val="0"/>
        </w:rPr>
        <w:tab/>
        <w:t xml:space="preserve">else:</w:t>
      </w:r>
    </w:p>
    <w:p w:rsidR="00000000" w:rsidDel="00000000" w:rsidP="00000000" w:rsidRDefault="00000000" w:rsidRPr="00000000" w14:paraId="0000089A">
      <w:pPr>
        <w:rPr>
          <w:color w:val="0f1115"/>
          <w:sz w:val="18"/>
          <w:szCs w:val="18"/>
        </w:rPr>
      </w:pPr>
      <w:r>
        <w:rPr>
          <w:color w:val="0f1115"/>
          <w:sz w:val="18"/>
          <w:szCs w:val="18"/>
          <w:rtl w:val="0"/>
        </w:rPr>
        <w:t xml:space="preserve">        atomic_increment(drop_counter)</w:t>
      </w:r>
    </w:p>
    <w:p w:rsidR="00000000" w:rsidDel="00000000" w:rsidP="00000000" w:rsidRDefault="00000000" w:rsidRPr="00000000" w14:paraId="0000089B">
      <w:pPr>
        <w:rPr>
          <w:color w:val="0f1115"/>
          <w:sz w:val="18"/>
          <w:szCs w:val="18"/>
        </w:rPr>
      </w:pPr>
      <w:r>
        <w:rPr>
          <w:color w:val="0f1115"/>
          <w:sz w:val="18"/>
          <w:szCs w:val="18"/>
          <w:rtl w:val="0"/>
        </w:rPr>
        <w:tab/>
        <w:t xml:space="preserve">end if</w:t>
      </w:r>
    </w:p>
    <w:p w:rsidR="00000000" w:rsidDel="00000000" w:rsidP="00000000" w:rsidRDefault="00000000" w:rsidRPr="00000000" w14:paraId="0000089C">
      <w:pPr>
        <w:rPr>
          <w:color w:val="0f1115"/>
          <w:sz w:val="18"/>
          <w:szCs w:val="18"/>
        </w:rPr>
      </w:pPr>
      <w:r>
        <w:rPr>
          <w:color w:val="0f1115"/>
          <w:sz w:val="18"/>
          <w:szCs w:val="18"/>
          <w:rtl w:val="0"/>
        </w:rPr>
        <w:t xml:space="preserve">end procedure</w:t>
      </w:r>
    </w:p>
    <w:p w:rsidR="00000000" w:rsidDel="00000000" w:rsidP="00000000" w:rsidRDefault="00000000" w:rsidRPr="00000000" w14:paraId="0000089D">
      <w:pPr>
        <w:rPr>
          <w:color w:val="0f1115"/>
          <w:sz w:val="18"/>
          <w:szCs w:val="18"/>
        </w:rPr>
      </w:pPr>
      <w:r>
        <w:rPr>
          <w:color w:val="0f1115"/>
          <w:sz w:val="18"/>
          <w:szCs w:val="18"/>
          <w:rtl w:val="0"/>
        </w:rPr>
        <w:t xml:space="preserve"> </w:t>
      </w:r>
    </w:p>
    <w:p w:rsidR="00000000" w:rsidDel="00000000" w:rsidP="00000000" w:rsidRDefault="00000000" w:rsidRPr="00000000" w14:paraId="0000089E">
      <w:pPr>
        <w:rPr>
          <w:color w:val="0f1115"/>
          <w:sz w:val="18"/>
          <w:szCs w:val="18"/>
        </w:rPr>
      </w:pPr>
      <w:r>
        <w:rPr>
          <w:color w:val="0f1115"/>
          <w:sz w:val="18"/>
          <w:szCs w:val="18"/>
          <w:rtl w:val="0"/>
        </w:rPr>
        <w:t xml:space="preserve">// Forwarding suppression decision (attacker only; honest nodes always forward)</w:t>
      </w:r>
    </w:p>
    <w:p w:rsidR="00000000" w:rsidDel="00000000" w:rsidP="00000000" w:rsidRDefault="00000000" w:rsidRPr="00000000" w14:paraId="0000089F">
      <w:pPr>
        <w:rPr>
          <w:color w:val="0f1115"/>
          <w:sz w:val="18"/>
          <w:szCs w:val="18"/>
        </w:rPr>
      </w:pPr>
      <w:r>
        <w:rPr>
          <w:color w:val="0f1115"/>
          <w:sz w:val="18"/>
          <w:szCs w:val="18"/>
          <w:rtl w:val="0"/>
        </w:rPr>
        <w:t xml:space="preserve">procedure should_forward(probe):</w:t>
      </w:r>
    </w:p>
    <w:p w:rsidR="00000000" w:rsidDel="00000000" w:rsidP="00000000" w:rsidRDefault="00000000" w:rsidRPr="00000000" w14:paraId="000008A0">
      <w:pPr>
        <w:rPr>
          <w:color w:val="0f1115"/>
          <w:sz w:val="18"/>
          <w:szCs w:val="18"/>
        </w:rPr>
      </w:pPr>
      <w:r>
        <w:rPr>
          <w:color w:val="0f1115"/>
          <w:sz w:val="18"/>
          <w:szCs w:val="18"/>
          <w:rtl w:val="0"/>
        </w:rPr>
        <w:tab/>
        <w:t xml:space="preserve">if suppression_active:</w:t>
      </w:r>
    </w:p>
    <w:p w:rsidR="00000000" w:rsidDel="00000000" w:rsidP="00000000" w:rsidRDefault="00000000" w:rsidRPr="00000000" w14:paraId="000008A1">
      <w:pPr>
        <w:rPr>
          <w:color w:val="0f1115"/>
          <w:sz w:val="18"/>
          <w:szCs w:val="18"/>
        </w:rPr>
      </w:pPr>
      <w:r>
        <w:rPr>
          <w:color w:val="0f1115"/>
          <w:sz w:val="18"/>
          <w:szCs w:val="18"/>
          <w:rtl w:val="0"/>
        </w:rPr>
        <w:t xml:space="preserve">    </w:t>
        <w:tab/>
        <w:t xml:space="preserve">return FALSE</w:t>
      </w:r>
    </w:p>
    <w:p w:rsidR="00000000" w:rsidDel="00000000" w:rsidP="00000000" w:rsidRDefault="00000000" w:rsidRPr="00000000" w14:paraId="000008A2">
      <w:pPr>
        <w:rPr>
          <w:color w:val="0f1115"/>
          <w:sz w:val="18"/>
          <w:szCs w:val="18"/>
        </w:rPr>
      </w:pPr>
      <w:r>
        <w:rPr>
          <w:color w:val="0f1115"/>
          <w:sz w:val="18"/>
          <w:szCs w:val="18"/>
          <w:rtl w:val="0"/>
        </w:rPr>
        <w:tab/>
        <w:t xml:space="preserve">end if</w:t>
      </w:r>
    </w:p>
    <w:p w:rsidR="00000000" w:rsidDel="00000000" w:rsidP="00000000" w:rsidRDefault="00000000" w:rsidRPr="00000000" w14:paraId="000008A3">
      <w:pPr>
        <w:rPr>
          <w:color w:val="0f1115"/>
          <w:sz w:val="18"/>
          <w:szCs w:val="18"/>
        </w:rPr>
      </w:pPr>
      <w:r>
        <w:rPr>
          <w:color w:val="0f1115"/>
          <w:sz w:val="18"/>
          <w:szCs w:val="18"/>
          <w:rtl w:val="0"/>
        </w:rPr>
        <w:tab/>
        <w:t xml:space="preserve">return TRUE</w:t>
      </w:r>
    </w:p>
    <w:p w:rsidR="00000000" w:rsidDel="00000000" w:rsidP="00000000" w:rsidRDefault="00000000" w:rsidRPr="00000000" w14:paraId="000008A4">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A5">
      <w:pPr>
        <w:spacing w:after="240" w:before="240" w:lineRule="auto"/>
        <w:rPr/>
      </w:pPr>
      <w:r>
        <w:rPr>
          <w:rtl w:val="0"/>
        </w:rPr>
        <w:t xml:space="preserve">The algorithm in </w:t>
      </w:r>
      <w:r>
        <w:rPr>
          <w:i w:val="1"/>
          <w:iCs w:val="1"/>
          <w:rtl w:val="0"/>
        </w:rPr>
        <w:t xml:space="preserve">Figure 4.25</w:t>
      </w:r>
      <w:r>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p>
    <w:p w:rsidR="00000000" w:rsidDel="00000000" w:rsidP="00000000" w:rsidRDefault="00000000" w:rsidRPr="00000000" w14:paraId="000008A6">
      <w:pPr>
        <w:pStyle w:val="Heading5"/>
        <w:keepNext w:val="0"/>
        <w:keepLines w:val="0"/>
        <w:spacing w:after="40" w:before="240" w:lineRule="auto"/>
        <w:jc w:val="both"/>
        <w:rPr>
          <w:sz w:val="20"/>
          <w:szCs w:val="20"/>
        </w:rPr>
      </w:pPr>
      <w:bookmarkStart w:colFirst="0" w:colLast="0" w:name="_ed4gvqjv4nii" w:id="171"/>
      <w:bookmarkEnd w:id="171"/>
      <w:r>
        <w:rPr>
          <w:sz w:val="20"/>
          <w:szCs w:val="20"/>
          <w:rtl w:val="0"/>
        </w:rPr>
        <w:t xml:space="preserve">C. Tunnel Metric Sampling (Wormhole‑Inspired Nodes)</w:t>
      </w:r>
    </w:p>
    <w:p w:rsidR="00000000" w:rsidDel="00000000" w:rsidP="00000000" w:rsidRDefault="00000000" w:rsidRPr="00000000" w14:paraId="000008A7">
      <w:pPr>
        <w:spacing w:after="240" w:lineRule="auto"/>
        <w:rPr/>
      </w:pPr>
      <w:r>
        <w:rPr>
          <w:rtl w:val="0"/>
        </w:rPr>
        <w:t xml:space="preserve">For topology distortion experiments, tunnel endpoints record activity metrics using the sampling loop in </w:t>
      </w:r>
      <w:r>
        <w:rPr>
          <w:i w:val="1"/>
          <w:iCs w:val="1"/>
          <w:rtl w:val="0"/>
        </w:rPr>
        <w:t xml:space="preserve">Figure 4.26</w:t>
      </w:r>
      <w:r>
        <w:rPr>
          <w:rtl w:val="0"/>
        </w:rPr>
        <w:t xml:space="preserve">.</w:t>
      </w:r>
    </w:p>
    <w:p w:rsidR="00000000" w:rsidDel="00000000" w:rsidP="00000000" w:rsidRDefault="00000000" w:rsidRPr="00000000" w14:paraId="000008A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22ebgec32aoh" w:id="172"/>
      <w:bookmarkEnd w:id="172"/>
      <w:r>
        <w:rPr>
          <w:b w:val="1"/>
          <w:bCs w:val="1"/>
          <w:i w:val="0"/>
          <w:iCs w:val="0"/>
          <w:color w:val="000000"/>
          <w:sz w:val="18"/>
          <w:szCs w:val="18"/>
          <w:rtl w:val="0"/>
        </w:rPr>
        <w:t xml:space="preserve">Figure 4.26 Tunnel Metric Sampling</w:t>
      </w:r>
    </w:p>
    <w:p w:rsidR="00000000" w:rsidDel="00000000" w:rsidP="00000000" w:rsidRDefault="00000000" w:rsidRPr="00000000" w14:paraId="000008A9">
      <w:pPr>
        <w:rPr>
          <w:color w:val="0f1115"/>
          <w:sz w:val="18"/>
          <w:szCs w:val="18"/>
        </w:rPr>
      </w:pPr>
      <w:r>
        <w:rPr>
          <w:color w:val="0f1115"/>
          <w:sz w:val="18"/>
          <w:szCs w:val="18"/>
          <w:rtl w:val="0"/>
        </w:rPr>
        <w:t xml:space="preserve">procedure TUNNEL_METRIC_SAMPLING():</w:t>
      </w:r>
    </w:p>
    <w:p w:rsidR="00000000" w:rsidDel="00000000" w:rsidP="00000000" w:rsidRDefault="00000000" w:rsidRPr="00000000" w14:paraId="000008AA">
      <w:pPr>
        <w:rPr>
          <w:color w:val="0f1115"/>
          <w:sz w:val="18"/>
          <w:szCs w:val="18"/>
        </w:rPr>
      </w:pPr>
      <w:r>
        <w:rPr>
          <w:rFonts w:ascii="Cardo" w:cs="Cardo" w:eastAsia="Cardo" w:hAnsi="Cardo"/>
          <w:color w:val="0f1115"/>
          <w:sz w:val="18"/>
          <w:szCs w:val="18"/>
          <w:rtl w:val="0"/>
        </w:rPr>
        <w:tab/>
        <w:t xml:space="preserve">next_sample ← now()</w:t>
      </w:r>
    </w:p>
    <w:p w:rsidR="00000000" w:rsidDel="00000000" w:rsidP="00000000" w:rsidRDefault="00000000" w:rsidRPr="00000000" w14:paraId="000008AB">
      <w:pPr>
        <w:rPr>
          <w:color w:val="0f1115"/>
          <w:sz w:val="18"/>
          <w:szCs w:val="18"/>
        </w:rPr>
      </w:pPr>
      <w:r>
        <w:rPr>
          <w:color w:val="0f1115"/>
          <w:sz w:val="18"/>
          <w:szCs w:val="18"/>
          <w:rtl w:val="0"/>
        </w:rPr>
        <w:tab/>
        <w:t xml:space="preserve">while experiment_active == TRUE do</w:t>
      </w:r>
    </w:p>
    <w:p w:rsidR="00000000" w:rsidDel="00000000" w:rsidP="00000000" w:rsidRDefault="00000000" w:rsidRPr="00000000" w14:paraId="000008AC">
      <w:pPr>
        <w:rPr>
          <w:color w:val="0f1115"/>
          <w:sz w:val="18"/>
          <w:szCs w:val="18"/>
        </w:rPr>
      </w:pPr>
      <w:r>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AD">
      <w:pPr>
        <w:rPr>
          <w:color w:val="0f1115"/>
          <w:sz w:val="18"/>
          <w:szCs w:val="18"/>
        </w:rPr>
      </w:pPr>
      <w:r>
        <w:rPr>
          <w:color w:val="0f1115"/>
          <w:sz w:val="18"/>
          <w:szCs w:val="18"/>
          <w:rtl w:val="0"/>
        </w:rPr>
        <w:t xml:space="preserve"> </w:t>
      </w:r>
    </w:p>
    <w:p w:rsidR="00000000" w:rsidDel="00000000" w:rsidP="00000000" w:rsidRDefault="00000000" w:rsidRPr="00000000" w14:paraId="000008AE">
      <w:pPr>
        <w:rPr>
          <w:color w:val="0f1115"/>
          <w:sz w:val="18"/>
          <w:szCs w:val="18"/>
        </w:rPr>
      </w:pPr>
      <w:r>
        <w:rPr>
          <w:color w:val="0f1115"/>
          <w:sz w:val="18"/>
          <w:szCs w:val="18"/>
          <w:rtl w:val="0"/>
        </w:rPr>
        <w:t xml:space="preserve">    </w:t>
        <w:tab/>
        <w:t xml:space="preserve">// Snapshot the tunnel counters; the three role-dependent columns depend on the end</w:t>
      </w:r>
    </w:p>
    <w:p w:rsidR="00000000" w:rsidDel="00000000" w:rsidP="00000000" w:rsidRDefault="00000000" w:rsidRPr="00000000" w14:paraId="000008AF">
      <w:pPr>
        <w:rPr>
          <w:color w:val="0f1115"/>
          <w:sz w:val="18"/>
          <w:szCs w:val="18"/>
        </w:rPr>
      </w:pPr>
      <w:r>
        <w:rPr>
          <w:color w:val="0f1115"/>
          <w:sz w:val="18"/>
          <w:szCs w:val="18"/>
          <w:rtl w:val="0"/>
        </w:rPr>
        <w:t xml:space="preserve">    </w:t>
        <w:tab/>
        <w:t xml:space="preserve">if role == B:</w:t>
      </w:r>
    </w:p>
    <w:p w:rsidR="00000000" w:rsidDel="00000000" w:rsidP="00000000" w:rsidRDefault="00000000" w:rsidRPr="00000000" w14:paraId="000008B0">
      <w:pPr>
        <w:rPr>
          <w:color w:val="0f1115"/>
          <w:sz w:val="18"/>
          <w:szCs w:val="18"/>
        </w:rPr>
      </w:pPr>
      <w:r>
        <w:rPr>
          <w:rFonts w:ascii="Cardo" w:cs="Cardo" w:eastAsia="Cardo" w:hAnsi="Cardo"/>
          <w:color w:val="0f1115"/>
          <w:sz w:val="18"/>
          <w:szCs w:val="18"/>
          <w:rtl w:val="0"/>
        </w:rPr>
        <w:t xml:space="preserve">        </w:t>
        <w:tab/>
        <w:t xml:space="preserve">retry_count ← read_probes_tunneled()</w:t>
      </w:r>
    </w:p>
    <w:p w:rsidR="00000000" w:rsidDel="00000000" w:rsidP="00000000" w:rsidRDefault="00000000" w:rsidRPr="00000000" w14:paraId="000008B1">
      <w:pPr>
        <w:rPr>
          <w:color w:val="0f1115"/>
          <w:sz w:val="18"/>
          <w:szCs w:val="18"/>
        </w:rPr>
      </w:pPr>
      <w:r>
        <w:rPr>
          <w:rFonts w:ascii="Cardo" w:cs="Cardo" w:eastAsia="Cardo" w:hAnsi="Cardo"/>
          <w:color w:val="0f1115"/>
          <w:sz w:val="18"/>
          <w:szCs w:val="18"/>
          <w:rtl w:val="0"/>
        </w:rPr>
        <w:t xml:space="preserve">        </w:t>
        <w:tab/>
        <w:t xml:space="preserve">tx_count ← read_probes_to_root()</w:t>
      </w:r>
    </w:p>
    <w:p w:rsidR="00000000" w:rsidDel="00000000" w:rsidP="00000000" w:rsidRDefault="00000000" w:rsidRPr="00000000" w14:paraId="000008B2">
      <w:pPr>
        <w:rPr>
          <w:color w:val="0f1115"/>
          <w:sz w:val="18"/>
          <w:szCs w:val="18"/>
        </w:rPr>
      </w:pPr>
      <w:r>
        <w:rPr>
          <w:rFonts w:ascii="Cardo" w:cs="Cardo" w:eastAsia="Cardo" w:hAnsi="Cardo"/>
          <w:color w:val="0f1115"/>
          <w:sz w:val="18"/>
          <w:szCs w:val="18"/>
          <w:rtl w:val="0"/>
        </w:rPr>
        <w:t xml:space="preserve">        </w:t>
        <w:tab/>
        <w:t xml:space="preserve">probes_count ← read_probes_generated()</w:t>
      </w:r>
    </w:p>
    <w:p w:rsidR="00000000" w:rsidDel="00000000" w:rsidP="00000000" w:rsidRDefault="00000000" w:rsidRPr="00000000" w14:paraId="000008B3">
      <w:pPr>
        <w:rPr>
          <w:color w:val="0f1115"/>
          <w:sz w:val="18"/>
          <w:szCs w:val="18"/>
        </w:rPr>
      </w:pPr>
      <w:r>
        <w:rPr>
          <w:color w:val="0f1115"/>
          <w:sz w:val="18"/>
          <w:szCs w:val="18"/>
          <w:rtl w:val="0"/>
        </w:rPr>
        <w:t xml:space="preserve">    </w:t>
        <w:tab/>
        <w:t xml:space="preserve">else:</w:t>
      </w:r>
    </w:p>
    <w:p w:rsidR="00000000" w:rsidDel="00000000" w:rsidP="00000000" w:rsidRDefault="00000000" w:rsidRPr="00000000" w14:paraId="000008B4">
      <w:pPr>
        <w:rPr>
          <w:color w:val="0f1115"/>
          <w:sz w:val="18"/>
          <w:szCs w:val="18"/>
        </w:rPr>
      </w:pPr>
      <w:r>
        <w:rPr>
          <w:rFonts w:ascii="Cardo" w:cs="Cardo" w:eastAsia="Cardo" w:hAnsi="Cardo"/>
          <w:color w:val="0f1115"/>
          <w:sz w:val="18"/>
          <w:szCs w:val="18"/>
          <w:rtl w:val="0"/>
        </w:rPr>
        <w:t xml:space="preserve">        </w:t>
        <w:tab/>
        <w:t xml:space="preserve">retry_count ← read_reinject_fail()</w:t>
      </w:r>
    </w:p>
    <w:p w:rsidR="00000000" w:rsidDel="00000000" w:rsidP="00000000" w:rsidRDefault="00000000" w:rsidRPr="00000000" w14:paraId="000008B5">
      <w:pPr>
        <w:rPr>
          <w:color w:val="0f1115"/>
          <w:sz w:val="18"/>
          <w:szCs w:val="18"/>
        </w:rPr>
      </w:pPr>
      <w:r>
        <w:rPr>
          <w:rFonts w:ascii="Cardo" w:cs="Cardo" w:eastAsia="Cardo" w:hAnsi="Cardo"/>
          <w:color w:val="0f1115"/>
          <w:sz w:val="18"/>
          <w:szCs w:val="18"/>
          <w:rtl w:val="0"/>
        </w:rPr>
        <w:t xml:space="preserve">        </w:t>
        <w:tab/>
        <w:t xml:space="preserve">tx_count ← read_probes_reinjected()</w:t>
      </w:r>
    </w:p>
    <w:p w:rsidR="00000000" w:rsidDel="00000000" w:rsidP="00000000" w:rsidRDefault="00000000" w:rsidRPr="00000000" w14:paraId="000008B6">
      <w:pPr>
        <w:rPr>
          <w:color w:val="0f1115"/>
          <w:sz w:val="18"/>
          <w:szCs w:val="18"/>
        </w:rPr>
      </w:pPr>
      <w:r>
        <w:rPr>
          <w:rFonts w:ascii="Cardo" w:cs="Cardo" w:eastAsia="Cardo" w:hAnsi="Cardo"/>
          <w:color w:val="0f1115"/>
          <w:sz w:val="18"/>
          <w:szCs w:val="18"/>
          <w:rtl w:val="0"/>
        </w:rPr>
        <w:t xml:space="preserve">        </w:t>
        <w:tab/>
        <w:t xml:space="preserve">probes_count ← read_tunnel_received()</w:t>
      </w:r>
    </w:p>
    <w:p w:rsidR="00000000" w:rsidDel="00000000" w:rsidP="00000000" w:rsidRDefault="00000000" w:rsidRPr="00000000" w14:paraId="000008B7">
      <w:pPr>
        <w:rPr>
          <w:color w:val="0f1115"/>
          <w:sz w:val="18"/>
          <w:szCs w:val="18"/>
        </w:rPr>
      </w:pPr>
      <w:r>
        <w:rPr>
          <w:color w:val="0f1115"/>
          <w:sz w:val="18"/>
          <w:szCs w:val="18"/>
          <w:rtl w:val="0"/>
        </w:rPr>
        <w:t xml:space="preserve">    </w:t>
        <w:tab/>
        <w:t xml:space="preserve">end if</w:t>
      </w:r>
    </w:p>
    <w:p w:rsidR="00000000" w:rsidDel="00000000" w:rsidP="00000000" w:rsidRDefault="00000000" w:rsidRPr="00000000" w14:paraId="000008B8">
      <w:pPr>
        <w:rPr>
          <w:color w:val="0f1115"/>
          <w:sz w:val="18"/>
          <w:szCs w:val="18"/>
        </w:rPr>
      </w:pPr>
      <w:r>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B9">
      <w:pPr>
        <w:rPr>
          <w:color w:val="0f1115"/>
          <w:sz w:val="18"/>
          <w:szCs w:val="18"/>
        </w:rPr>
      </w:pPr>
      <w:r>
        <w:rPr>
          <w:color w:val="0f1115"/>
          <w:sz w:val="18"/>
          <w:szCs w:val="18"/>
          <w:rtl w:val="0"/>
        </w:rPr>
        <w:t xml:space="preserve"> </w:t>
      </w:r>
    </w:p>
    <w:p w:rsidR="00000000" w:rsidDel="00000000" w:rsidP="00000000" w:rsidRDefault="00000000" w:rsidRPr="00000000" w14:paraId="000008BA">
      <w:pPr>
        <w:rPr>
          <w:color w:val="0f1115"/>
          <w:sz w:val="18"/>
          <w:szCs w:val="18"/>
        </w:rPr>
      </w:pPr>
      <w:r>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BB">
      <w:pPr>
        <w:rPr>
          <w:color w:val="0f1115"/>
          <w:sz w:val="18"/>
          <w:szCs w:val="18"/>
        </w:rPr>
      </w:pPr>
      <w:r>
        <w:rPr>
          <w:color w:val="0f1115"/>
          <w:sz w:val="18"/>
          <w:szCs w:val="18"/>
          <w:rtl w:val="0"/>
        </w:rPr>
        <w:t xml:space="preserve">        </w:t>
        <w:tab/>
        <w:t xml:space="preserve">timestamp, node_id, role, layer, parent_mac, rssi,</w:t>
      </w:r>
    </w:p>
    <w:p w:rsidR="00000000" w:rsidDel="00000000" w:rsidP="00000000" w:rsidRDefault="00000000" w:rsidRPr="00000000" w14:paraId="000008BC">
      <w:pPr>
        <w:rPr>
          <w:color w:val="0f1115"/>
          <w:sz w:val="18"/>
          <w:szCs w:val="18"/>
        </w:rPr>
      </w:pPr>
      <w:r>
        <w:rPr>
          <w:color w:val="0f1115"/>
          <w:sz w:val="18"/>
          <w:szCs w:val="18"/>
          <w:rtl w:val="0"/>
        </w:rPr>
        <w:t xml:space="preserve">        </w:t>
        <w:tab/>
        <w:t xml:space="preserve">retry_count, tx_count, probes_count,</w:t>
      </w:r>
    </w:p>
    <w:p w:rsidR="00000000" w:rsidDel="00000000" w:rsidP="00000000" w:rsidRDefault="00000000" w:rsidRPr="00000000" w14:paraId="000008BD">
      <w:pPr>
        <w:rPr>
          <w:color w:val="0f1115"/>
          <w:sz w:val="18"/>
          <w:szCs w:val="18"/>
        </w:rPr>
      </w:pPr>
      <w:r>
        <w:rPr>
          <w:color w:val="0f1115"/>
          <w:sz w:val="18"/>
          <w:szCs w:val="18"/>
          <w:rtl w:val="0"/>
        </w:rPr>
        <w:t xml:space="preserve">        </w:t>
        <w:tab/>
        <w:t xml:space="preserve">current_phase, ground_truth_label,</w:t>
      </w:r>
    </w:p>
    <w:p w:rsidR="00000000" w:rsidDel="00000000" w:rsidP="00000000" w:rsidRDefault="00000000" w:rsidRPr="00000000" w14:paraId="000008BE">
      <w:pPr>
        <w:rPr>
          <w:color w:val="0f1115"/>
          <w:sz w:val="18"/>
          <w:szCs w:val="18"/>
        </w:rPr>
      </w:pPr>
      <w:r>
        <w:rPr>
          <w:color w:val="0f1115"/>
          <w:sz w:val="18"/>
          <w:szCs w:val="18"/>
          <w:rtl w:val="0"/>
        </w:rPr>
        <w:t xml:space="preserve">        </w:t>
        <w:tab/>
        <w:t xml:space="preserve">recv_count, forward_count, drop_count</w:t>
      </w:r>
    </w:p>
    <w:p w:rsidR="00000000" w:rsidDel="00000000" w:rsidP="00000000" w:rsidRDefault="00000000" w:rsidRPr="00000000" w14:paraId="000008BF">
      <w:pPr>
        <w:rPr>
          <w:color w:val="0f1115"/>
          <w:sz w:val="18"/>
          <w:szCs w:val="18"/>
        </w:rPr>
      </w:pPr>
      <w:r>
        <w:rPr>
          <w:color w:val="0f1115"/>
          <w:sz w:val="18"/>
          <w:szCs w:val="18"/>
          <w:rtl w:val="0"/>
        </w:rPr>
        <w:t xml:space="preserve">    </w:t>
        <w:tab/>
        <w:t xml:space="preserve">)</w:t>
      </w:r>
    </w:p>
    <w:p w:rsidR="00000000" w:rsidDel="00000000" w:rsidP="00000000" w:rsidRDefault="00000000" w:rsidRPr="00000000" w14:paraId="000008C0">
      <w:pPr>
        <w:rPr>
          <w:color w:val="0f1115"/>
          <w:sz w:val="18"/>
          <w:szCs w:val="18"/>
        </w:rPr>
      </w:pPr>
      <w:r>
        <w:rPr>
          <w:color w:val="0f1115"/>
          <w:sz w:val="18"/>
          <w:szCs w:val="18"/>
          <w:rtl w:val="0"/>
        </w:rPr>
        <w:t xml:space="preserve"> </w:t>
      </w:r>
    </w:p>
    <w:p w:rsidR="00000000" w:rsidDel="00000000" w:rsidP="00000000" w:rsidRDefault="00000000" w:rsidRPr="00000000" w14:paraId="000008C1">
      <w:pPr>
        <w:rPr>
          <w:color w:val="0f1115"/>
          <w:sz w:val="18"/>
          <w:szCs w:val="18"/>
        </w:rPr>
      </w:pPr>
      <w:r>
        <w:rPr>
          <w:color w:val="0f1115"/>
          <w:sz w:val="18"/>
          <w:szCs w:val="18"/>
          <w:rtl w:val="0"/>
        </w:rPr>
        <w:t xml:space="preserve">        append_to_log(log_entry)</w:t>
      </w:r>
    </w:p>
    <w:p w:rsidR="00000000" w:rsidDel="00000000" w:rsidP="00000000" w:rsidRDefault="00000000" w:rsidRPr="00000000" w14:paraId="000008C2">
      <w:pPr>
        <w:rPr>
          <w:color w:val="0f1115"/>
          <w:sz w:val="18"/>
          <w:szCs w:val="18"/>
        </w:rPr>
      </w:pPr>
      <w:r>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C3">
      <w:pPr>
        <w:rPr>
          <w:color w:val="0f1115"/>
          <w:sz w:val="18"/>
          <w:szCs w:val="18"/>
        </w:rPr>
      </w:pPr>
      <w:r>
        <w:rPr>
          <w:color w:val="0f1115"/>
          <w:sz w:val="18"/>
          <w:szCs w:val="18"/>
          <w:rtl w:val="0"/>
        </w:rPr>
        <w:t xml:space="preserve">        sleep_until(next_sample)</w:t>
      </w:r>
    </w:p>
    <w:p w:rsidR="00000000" w:rsidDel="00000000" w:rsidP="00000000" w:rsidRDefault="00000000" w:rsidRPr="00000000" w14:paraId="000008C4">
      <w:pPr>
        <w:rPr>
          <w:color w:val="0f1115"/>
          <w:sz w:val="18"/>
          <w:szCs w:val="18"/>
        </w:rPr>
      </w:pPr>
      <w:r>
        <w:rPr>
          <w:color w:val="0f1115"/>
          <w:sz w:val="18"/>
          <w:szCs w:val="18"/>
          <w:rtl w:val="0"/>
        </w:rPr>
        <w:tab/>
        <w:t xml:space="preserve">end while</w:t>
      </w:r>
    </w:p>
    <w:p w:rsidR="00000000" w:rsidDel="00000000" w:rsidP="00000000" w:rsidRDefault="00000000" w:rsidRPr="00000000" w14:paraId="000008C5">
      <w:pPr>
        <w:rPr>
          <w:sz w:val="18"/>
          <w:szCs w:val="18"/>
        </w:rPr>
      </w:pPr>
      <w:r>
        <w:rPr>
          <w:color w:val="0f1115"/>
          <w:sz w:val="18"/>
          <w:szCs w:val="18"/>
          <w:rtl w:val="0"/>
        </w:rPr>
        <w:t xml:space="preserve">end procedure</w:t>
      </w:r>
      <w:r>
        <w:rPr>
          <w:rtl w:val="0"/>
        </w:rPr>
      </w:r>
    </w:p>
    <w:p w:rsidR="00000000" w:rsidDel="00000000" w:rsidP="00000000" w:rsidRDefault="00000000" w:rsidRPr="00000000" w14:paraId="000008C6">
      <w:pPr>
        <w:rPr/>
      </w:pPr>
      <w:r>
        <w:rPr>
          <w:rtl w:val="0"/>
        </w:rPr>
        <w:t xml:space="preserve"> </w:t>
      </w:r>
    </w:p>
    <w:p w:rsidR="00000000" w:rsidDel="00000000" w:rsidP="00000000" w:rsidRDefault="00000000" w:rsidRPr="00000000" w14:paraId="000008C7">
      <w:pPr>
        <w:rPr/>
      </w:pPr>
      <w:r>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8">
      <w:pPr>
        <w:rPr/>
      </w:pPr>
      <w:r>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p>
    <w:p w:rsidR="00000000" w:rsidDel="00000000" w:rsidP="00000000" w:rsidRDefault="00000000" w:rsidRPr="00000000" w14:paraId="000008C9">
      <w:pPr>
        <w:rPr/>
      </w:pPr>
      <w:r>
        <w:rPr>
          <w:rtl w:val="0"/>
        </w:rPr>
        <w:t xml:space="preserve"> </w:t>
      </w:r>
    </w:p>
    <w:p w:rsidR="00000000" w:rsidDel="00000000" w:rsidP="00000000" w:rsidRDefault="00000000" w:rsidRPr="00000000" w14:paraId="000008CA">
      <w:pPr>
        <w:pStyle w:val="Heading4"/>
        <w:keepNext w:val="0"/>
        <w:keepLines w:val="0"/>
        <w:shd w:fill="auto" w:val="clear"/>
        <w:spacing w:before="240" w:line="276" w:lineRule="auto"/>
        <w:ind w:left="2340" w:hanging="1160"/>
        <w:rPr/>
      </w:pPr>
      <w:bookmarkStart w:colFirst="0" w:colLast="0" w:name="_itivf8lljsb5" w:id="173"/>
      <w:bookmarkEnd w:id="173"/>
      <w:r>
        <w:rPr>
          <w:b w:val="0"/>
          <w:bCs w:val="0"/>
          <w:sz w:val="14"/>
          <w:szCs w:val="14"/>
          <w:rtl w:val="0"/>
        </w:rPr>
        <w:t xml:space="preserve"> </w:t>
      </w:r>
      <w:r>
        <w:rPr>
          <w:rtl w:val="0"/>
        </w:rPr>
        <w:t xml:space="preserve">4.2.3.4.</w:t>
      </w:r>
      <w:r>
        <w:rPr>
          <w:b w:val="0"/>
          <w:bCs w:val="0"/>
          <w:sz w:val="14"/>
          <w:szCs w:val="14"/>
          <w:rtl w:val="0"/>
        </w:rPr>
        <w:t xml:space="preserve">          </w:t>
      </w:r>
      <w:r>
        <w:rPr>
          <w:rtl w:val="0"/>
        </w:rPr>
        <w:t xml:space="preserve">Phase Labeling and Synchronization</w:t>
      </w:r>
    </w:p>
    <w:p w:rsidR="00000000" w:rsidDel="00000000" w:rsidP="00000000" w:rsidRDefault="00000000" w:rsidRPr="00000000" w14:paraId="000008CB">
      <w:pPr>
        <w:rPr/>
      </w:pPr>
      <w:r>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C">
      <w:pPr>
        <w:pStyle w:val="Heading5"/>
        <w:keepNext w:val="0"/>
        <w:keepLines w:val="0"/>
        <w:spacing w:after="40" w:before="200" w:lineRule="auto"/>
        <w:jc w:val="both"/>
        <w:rPr>
          <w:sz w:val="20"/>
          <w:szCs w:val="20"/>
        </w:rPr>
      </w:pPr>
      <w:bookmarkStart w:colFirst="0" w:colLast="0" w:name="_qhhtyvbp42jv" w:id="174"/>
      <w:bookmarkEnd w:id="174"/>
      <w:r>
        <w:rPr>
          <w:sz w:val="20"/>
          <w:szCs w:val="20"/>
          <w:rtl w:val="0"/>
        </w:rPr>
        <w:t xml:space="preserve">A. Phase Control Algorithm</w:t>
      </w:r>
    </w:p>
    <w:p w:rsidR="00000000" w:rsidDel="00000000" w:rsidP="00000000" w:rsidRDefault="00000000" w:rsidRPr="00000000" w14:paraId="000008C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76djf659zw7" w:id="175"/>
      <w:bookmarkEnd w:id="175"/>
      <w:r>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E">
      <w:pPr>
        <w:rPr>
          <w:color w:val="0f1115"/>
          <w:sz w:val="18"/>
          <w:szCs w:val="18"/>
        </w:rPr>
      </w:pPr>
      <w:r>
        <w:rPr>
          <w:color w:val="0f1115"/>
          <w:sz w:val="18"/>
          <w:szCs w:val="18"/>
          <w:rtl w:val="0"/>
        </w:rPr>
        <w:t xml:space="preserve">Input: formation_duration, baseline_duration, manipulation_duration, post_duration</w:t>
      </w:r>
    </w:p>
    <w:p w:rsidR="00000000" w:rsidDel="00000000" w:rsidP="00000000" w:rsidRDefault="00000000" w:rsidRPr="00000000" w14:paraId="000008CF">
      <w:pPr>
        <w:rPr>
          <w:color w:val="0f1115"/>
          <w:sz w:val="18"/>
          <w:szCs w:val="18"/>
        </w:rPr>
      </w:pPr>
      <w:r>
        <w:rPr>
          <w:color w:val="0f1115"/>
          <w:sz w:val="18"/>
          <w:szCs w:val="18"/>
          <w:rtl w:val="0"/>
        </w:rPr>
        <w:t xml:space="preserve"> </w:t>
      </w:r>
    </w:p>
    <w:p w:rsidR="00000000" w:rsidDel="00000000" w:rsidP="00000000" w:rsidRDefault="00000000" w:rsidRPr="00000000" w14:paraId="000008D0">
      <w:pPr>
        <w:rPr>
          <w:color w:val="0f1115"/>
          <w:sz w:val="18"/>
          <w:szCs w:val="18"/>
        </w:rPr>
      </w:pPr>
      <w:r>
        <w:rPr>
          <w:color w:val="0f1115"/>
          <w:sz w:val="18"/>
          <w:szCs w:val="18"/>
          <w:rtl w:val="0"/>
        </w:rPr>
        <w:t xml:space="preserve">procedure CONTROL_EXPERIMENT_PHASES():</w:t>
      </w:r>
    </w:p>
    <w:p w:rsidR="00000000" w:rsidDel="00000000" w:rsidP="00000000" w:rsidRDefault="00000000" w:rsidRPr="00000000" w14:paraId="000008D1">
      <w:pPr>
        <w:rPr>
          <w:color w:val="0f1115"/>
          <w:sz w:val="18"/>
          <w:szCs w:val="18"/>
        </w:rPr>
      </w:pPr>
      <w:r>
        <w:rPr>
          <w:color w:val="0f1115"/>
          <w:sz w:val="18"/>
          <w:szCs w:val="18"/>
          <w:rtl w:val="0"/>
        </w:rPr>
        <w:tab/>
        <w:t xml:space="preserve">// Formation: the mesh forms, rows are logged unlabelled</w:t>
      </w:r>
    </w:p>
    <w:p w:rsidR="00000000" w:rsidDel="00000000" w:rsidP="00000000" w:rsidRDefault="00000000" w:rsidRPr="00000000" w14:paraId="000008D2">
      <w:pPr>
        <w:rPr>
          <w:color w:val="0f1115"/>
          <w:sz w:val="18"/>
          <w:szCs w:val="18"/>
        </w:rPr>
      </w:pPr>
      <w:r>
        <w:rPr>
          <w:color w:val="0f1115"/>
          <w:sz w:val="18"/>
          <w:szCs w:val="18"/>
          <w:rtl w:val="0"/>
        </w:rPr>
        <w:t xml:space="preserve">    announce_prepare_every(5 seconds, for formation_duration)</w:t>
      </w:r>
    </w:p>
    <w:p w:rsidR="00000000" w:rsidDel="00000000" w:rsidP="00000000" w:rsidRDefault="00000000" w:rsidRPr="00000000" w14:paraId="000008D3">
      <w:pPr>
        <w:rPr>
          <w:color w:val="0f1115"/>
          <w:sz w:val="18"/>
          <w:szCs w:val="18"/>
        </w:rPr>
      </w:pPr>
      <w:r>
        <w:rPr>
          <w:color w:val="0f1115"/>
          <w:sz w:val="18"/>
          <w:szCs w:val="18"/>
          <w:rtl w:val="0"/>
        </w:rPr>
        <w:t xml:space="preserve">    wait_until_all_children_present()</w:t>
      </w:r>
    </w:p>
    <w:p w:rsidR="00000000" w:rsidDel="00000000" w:rsidP="00000000" w:rsidRDefault="00000000" w:rsidRPr="00000000" w14:paraId="000008D4">
      <w:pPr>
        <w:rPr>
          <w:color w:val="0f1115"/>
          <w:sz w:val="18"/>
          <w:szCs w:val="18"/>
        </w:rPr>
      </w:pPr>
      <w:r>
        <w:rPr>
          <w:color w:val="0f1115"/>
          <w:sz w:val="18"/>
          <w:szCs w:val="18"/>
          <w:rtl w:val="0"/>
        </w:rPr>
        <w:t xml:space="preserve"> </w:t>
      </w:r>
    </w:p>
    <w:p w:rsidR="00000000" w:rsidDel="00000000" w:rsidP="00000000" w:rsidRDefault="00000000" w:rsidRPr="00000000" w14:paraId="000008D5">
      <w:pPr>
        <w:rPr>
          <w:color w:val="0f1115"/>
          <w:sz w:val="18"/>
          <w:szCs w:val="18"/>
        </w:rPr>
      </w:pPr>
      <w:r>
        <w:rPr>
          <w:color w:val="0f1115"/>
          <w:sz w:val="18"/>
          <w:szCs w:val="18"/>
          <w:rtl w:val="0"/>
        </w:rPr>
        <w:tab/>
        <w:t xml:space="preserve">// Baseline phase: normal operation, no manipulation</w:t>
      </w:r>
    </w:p>
    <w:p w:rsidR="00000000" w:rsidDel="00000000" w:rsidP="00000000" w:rsidRDefault="00000000" w:rsidRPr="00000000" w14:paraId="000008D6">
      <w:pPr>
        <w:rPr>
          <w:color w:val="0f1115"/>
          <w:sz w:val="18"/>
          <w:szCs w:val="18"/>
        </w:rPr>
      </w:pPr>
      <w:r>
        <w:rPr>
          <w:rFonts w:ascii="Cardo" w:cs="Cardo" w:eastAsia="Cardo" w:hAnsi="Cardo"/>
          <w:color w:val="0f1115"/>
          <w:sz w:val="18"/>
          <w:szCs w:val="18"/>
          <w:rtl w:val="0"/>
        </w:rPr>
        <w:tab/>
        <w:t xml:space="preserve">phase ← BASELINE</w:t>
      </w:r>
    </w:p>
    <w:p w:rsidR="00000000" w:rsidDel="00000000" w:rsidP="00000000" w:rsidRDefault="00000000" w:rsidRPr="00000000" w14:paraId="000008D7">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8">
      <w:pPr>
        <w:rPr>
          <w:color w:val="0f1115"/>
          <w:sz w:val="18"/>
          <w:szCs w:val="18"/>
        </w:rPr>
      </w:pPr>
      <w:r>
        <w:rPr>
          <w:color w:val="0f1115"/>
          <w:sz w:val="18"/>
          <w:szCs w:val="18"/>
          <w:rtl w:val="0"/>
        </w:rPr>
        <w:t xml:space="preserve">    log_event("PHASE_START", phase, current_time())</w:t>
      </w:r>
    </w:p>
    <w:p w:rsidR="00000000" w:rsidDel="00000000" w:rsidP="00000000" w:rsidRDefault="00000000" w:rsidRPr="00000000" w14:paraId="000008D9">
      <w:pPr>
        <w:rPr>
          <w:color w:val="0f1115"/>
          <w:sz w:val="18"/>
          <w:szCs w:val="18"/>
        </w:rPr>
      </w:pPr>
      <w:r>
        <w:rPr>
          <w:color w:val="0f1115"/>
          <w:sz w:val="18"/>
          <w:szCs w:val="18"/>
          <w:rtl w:val="0"/>
        </w:rPr>
        <w:t xml:space="preserve">    sleep(baseline_duration)</w:t>
      </w:r>
    </w:p>
    <w:p w:rsidR="00000000" w:rsidDel="00000000" w:rsidP="00000000" w:rsidRDefault="00000000" w:rsidRPr="00000000" w14:paraId="000008DA">
      <w:pPr>
        <w:rPr>
          <w:color w:val="0f1115"/>
          <w:sz w:val="18"/>
          <w:szCs w:val="18"/>
        </w:rPr>
      </w:pPr>
      <w:r>
        <w:rPr>
          <w:color w:val="0f1115"/>
          <w:sz w:val="18"/>
          <w:szCs w:val="18"/>
          <w:rtl w:val="0"/>
        </w:rPr>
        <w:t xml:space="preserve"> </w:t>
      </w:r>
    </w:p>
    <w:p w:rsidR="00000000" w:rsidDel="00000000" w:rsidP="00000000" w:rsidRDefault="00000000" w:rsidRPr="00000000" w14:paraId="000008DB">
      <w:pPr>
        <w:rPr>
          <w:color w:val="0f1115"/>
          <w:sz w:val="18"/>
          <w:szCs w:val="18"/>
        </w:rPr>
      </w:pPr>
      <w:r>
        <w:rPr>
          <w:color w:val="0f1115"/>
          <w:sz w:val="18"/>
          <w:szCs w:val="18"/>
          <w:rtl w:val="0"/>
        </w:rPr>
        <w:tab/>
        <w:t xml:space="preserve">// Manipulation phase: activate attack behavior</w:t>
      </w:r>
    </w:p>
    <w:p w:rsidR="00000000" w:rsidDel="00000000" w:rsidP="00000000" w:rsidRDefault="00000000" w:rsidRPr="00000000" w14:paraId="000008DC">
      <w:pPr>
        <w:rPr>
          <w:color w:val="0f1115"/>
          <w:sz w:val="18"/>
          <w:szCs w:val="18"/>
        </w:rPr>
      </w:pPr>
      <w:r>
        <w:rPr>
          <w:rFonts w:ascii="Cardo" w:cs="Cardo" w:eastAsia="Cardo" w:hAnsi="Cardo"/>
          <w:color w:val="0f1115"/>
          <w:sz w:val="18"/>
          <w:szCs w:val="18"/>
          <w:rtl w:val="0"/>
        </w:rPr>
        <w:tab/>
        <w:t xml:space="preserve">phase ← MANIPULATION</w:t>
      </w:r>
    </w:p>
    <w:p w:rsidR="00000000" w:rsidDel="00000000" w:rsidP="00000000" w:rsidRDefault="00000000" w:rsidRPr="00000000" w14:paraId="000008DD">
      <w:pPr>
        <w:rPr>
          <w:color w:val="0f1115"/>
          <w:sz w:val="18"/>
          <w:szCs w:val="18"/>
        </w:rPr>
      </w:pPr>
      <w:r>
        <w:rPr>
          <w:color w:val="0f1115"/>
          <w:sz w:val="18"/>
          <w:szCs w:val="18"/>
          <w:rtl w:val="0"/>
        </w:rPr>
        <w:t xml:space="preserve">    activate_manipulation()</w:t>
        <w:tab/>
        <w:t xml:space="preserve">// Enable forwarding suppression or tunnel</w:t>
      </w:r>
    </w:p>
    <w:p w:rsidR="00000000" w:rsidDel="00000000" w:rsidP="00000000" w:rsidRDefault="00000000" w:rsidRPr="00000000" w14:paraId="000008DE">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DF">
      <w:pPr>
        <w:rPr>
          <w:color w:val="0f1115"/>
          <w:sz w:val="18"/>
          <w:szCs w:val="18"/>
        </w:rPr>
      </w:pPr>
      <w:r>
        <w:rPr>
          <w:color w:val="0f1115"/>
          <w:sz w:val="18"/>
          <w:szCs w:val="18"/>
          <w:rtl w:val="0"/>
        </w:rPr>
        <w:t xml:space="preserve">    sleep(manipulation_duration)</w:t>
      </w:r>
    </w:p>
    <w:p w:rsidR="00000000" w:rsidDel="00000000" w:rsidP="00000000" w:rsidRDefault="00000000" w:rsidRPr="00000000" w14:paraId="000008E0">
      <w:pPr>
        <w:rPr>
          <w:color w:val="0f1115"/>
          <w:sz w:val="18"/>
          <w:szCs w:val="18"/>
        </w:rPr>
      </w:pPr>
      <w:r>
        <w:rPr>
          <w:color w:val="0f1115"/>
          <w:sz w:val="18"/>
          <w:szCs w:val="18"/>
          <w:rtl w:val="0"/>
        </w:rPr>
        <w:t xml:space="preserve"> </w:t>
      </w:r>
    </w:p>
    <w:p w:rsidR="00000000" w:rsidDel="00000000" w:rsidP="00000000" w:rsidRDefault="00000000" w:rsidRPr="00000000" w14:paraId="000008E1">
      <w:pPr>
        <w:rPr>
          <w:color w:val="0f1115"/>
          <w:sz w:val="18"/>
          <w:szCs w:val="18"/>
        </w:rPr>
      </w:pPr>
      <w:r>
        <w:rPr>
          <w:color w:val="0f1115"/>
          <w:sz w:val="18"/>
          <w:szCs w:val="18"/>
          <w:rtl w:val="0"/>
        </w:rPr>
        <w:tab/>
        <w:t xml:space="preserve">// Post-condition phase: disable manipulation, observe recovery</w:t>
      </w:r>
    </w:p>
    <w:p w:rsidR="00000000" w:rsidDel="00000000" w:rsidP="00000000" w:rsidRDefault="00000000" w:rsidRPr="00000000" w14:paraId="000008E2">
      <w:pPr>
        <w:rPr>
          <w:color w:val="0f1115"/>
          <w:sz w:val="18"/>
          <w:szCs w:val="18"/>
        </w:rPr>
      </w:pPr>
      <w:r>
        <w:rPr>
          <w:rFonts w:ascii="Cardo" w:cs="Cardo" w:eastAsia="Cardo" w:hAnsi="Cardo"/>
          <w:color w:val="0f1115"/>
          <w:sz w:val="18"/>
          <w:szCs w:val="18"/>
          <w:rtl w:val="0"/>
        </w:rPr>
        <w:tab/>
        <w:t xml:space="preserve">phase ← POST_CONDITION</w:t>
      </w:r>
    </w:p>
    <w:p w:rsidR="00000000" w:rsidDel="00000000" w:rsidP="00000000" w:rsidRDefault="00000000" w:rsidRPr="00000000" w14:paraId="000008E3">
      <w:pPr>
        <w:rPr>
          <w:color w:val="0f1115"/>
          <w:sz w:val="18"/>
          <w:szCs w:val="18"/>
        </w:rPr>
      </w:pPr>
      <w:r>
        <w:rPr>
          <w:color w:val="0f1115"/>
          <w:sz w:val="18"/>
          <w:szCs w:val="18"/>
          <w:rtl w:val="0"/>
        </w:rPr>
        <w:t xml:space="preserve">    deactivate_manipulation()  // Disable all attack behaviors</w:t>
      </w:r>
    </w:p>
    <w:p w:rsidR="00000000" w:rsidDel="00000000" w:rsidP="00000000" w:rsidRDefault="00000000" w:rsidRPr="00000000" w14:paraId="000008E4">
      <w:pPr>
        <w:rPr>
          <w:color w:val="0f1115"/>
          <w:sz w:val="18"/>
          <w:szCs w:val="18"/>
        </w:rPr>
      </w:pPr>
      <w:r>
        <w:rPr>
          <w:color w:val="0f1115"/>
          <w:sz w:val="18"/>
          <w:szCs w:val="18"/>
          <w:rtl w:val="0"/>
        </w:rPr>
        <w:tab/>
        <w:t xml:space="preserve">broadcast_phase(phase)</w:t>
      </w:r>
    </w:p>
    <w:p w:rsidR="00000000" w:rsidDel="00000000" w:rsidP="00000000" w:rsidRDefault="00000000" w:rsidRPr="00000000" w14:paraId="000008E5">
      <w:pPr>
        <w:rPr>
          <w:color w:val="0f1115"/>
          <w:sz w:val="18"/>
          <w:szCs w:val="18"/>
        </w:rPr>
      </w:pPr>
      <w:r>
        <w:rPr>
          <w:color w:val="0f1115"/>
          <w:sz w:val="18"/>
          <w:szCs w:val="18"/>
          <w:rtl w:val="0"/>
        </w:rPr>
        <w:tab/>
        <w:t xml:space="preserve">sleep(post_duration)</w:t>
      </w:r>
    </w:p>
    <w:p w:rsidR="00000000" w:rsidDel="00000000" w:rsidP="00000000" w:rsidRDefault="00000000" w:rsidRPr="00000000" w14:paraId="000008E6">
      <w:pPr>
        <w:rPr>
          <w:color w:val="0f1115"/>
          <w:sz w:val="18"/>
          <w:szCs w:val="18"/>
        </w:rPr>
      </w:pPr>
      <w:r>
        <w:rPr>
          <w:color w:val="0f1115"/>
          <w:sz w:val="18"/>
          <w:szCs w:val="18"/>
          <w:rtl w:val="0"/>
        </w:rPr>
        <w:t xml:space="preserve"> </w:t>
      </w:r>
    </w:p>
    <w:p w:rsidR="00000000" w:rsidDel="00000000" w:rsidP="00000000" w:rsidRDefault="00000000" w:rsidRPr="00000000" w14:paraId="000008E7">
      <w:pPr>
        <w:rPr>
          <w:color w:val="0f1115"/>
          <w:sz w:val="18"/>
          <w:szCs w:val="18"/>
        </w:rPr>
      </w:pPr>
      <w:r>
        <w:rPr>
          <w:color w:val="0f1115"/>
          <w:sz w:val="18"/>
          <w:szCs w:val="18"/>
          <w:rtl w:val="0"/>
        </w:rPr>
        <w:tab/>
        <w:t xml:space="preserve">// Termination: end of experiment</w:t>
      </w:r>
    </w:p>
    <w:p w:rsidR="00000000" w:rsidDel="00000000" w:rsidP="00000000" w:rsidRDefault="00000000" w:rsidRPr="00000000" w14:paraId="000008E8">
      <w:pPr>
        <w:rPr>
          <w:color w:val="0f1115"/>
          <w:sz w:val="18"/>
          <w:szCs w:val="18"/>
        </w:rPr>
      </w:pPr>
      <w:r>
        <w:rPr>
          <w:rFonts w:ascii="Cardo" w:cs="Cardo" w:eastAsia="Cardo" w:hAnsi="Cardo"/>
          <w:color w:val="0f1115"/>
          <w:sz w:val="18"/>
          <w:szCs w:val="18"/>
          <w:rtl w:val="0"/>
        </w:rPr>
        <w:tab/>
        <w:t xml:space="preserve">phase ← TERMINATE</w:t>
      </w:r>
    </w:p>
    <w:p w:rsidR="00000000" w:rsidDel="00000000" w:rsidP="00000000" w:rsidRDefault="00000000" w:rsidRPr="00000000" w14:paraId="000008E9">
      <w:pPr>
        <w:rPr>
          <w:color w:val="0f1115"/>
          <w:sz w:val="18"/>
          <w:szCs w:val="18"/>
        </w:rPr>
      </w:pPr>
      <w:r>
        <w:rPr>
          <w:color w:val="0f1115"/>
          <w:sz w:val="18"/>
          <w:szCs w:val="18"/>
          <w:rtl w:val="0"/>
        </w:rPr>
        <w:t xml:space="preserve">    broadcast_phase(phase) </w:t>
        <w:tab/>
        <w:t xml:space="preserve">// repeated every 5 s for 60 s</w:t>
      </w:r>
    </w:p>
    <w:p w:rsidR="00000000" w:rsidDel="00000000" w:rsidP="00000000" w:rsidRDefault="00000000" w:rsidRPr="00000000" w14:paraId="000008EA">
      <w:pPr>
        <w:rPr>
          <w:color w:val="0f1115"/>
          <w:sz w:val="18"/>
          <w:szCs w:val="18"/>
        </w:rPr>
      </w:pPr>
      <w:r>
        <w:rPr>
          <w:color w:val="0f1115"/>
          <w:sz w:val="18"/>
          <w:szCs w:val="18"/>
          <w:rtl w:val="0"/>
        </w:rPr>
        <w:t xml:space="preserve">end procedure</w:t>
      </w:r>
    </w:p>
    <w:p w:rsidR="00000000" w:rsidDel="00000000" w:rsidP="00000000" w:rsidRDefault="00000000" w:rsidRPr="00000000" w14:paraId="000008EB">
      <w:pPr>
        <w:rPr>
          <w:color w:val="0f1115"/>
          <w:sz w:val="18"/>
          <w:szCs w:val="18"/>
        </w:rPr>
      </w:pPr>
      <w:r>
        <w:rPr>
          <w:rtl w:val="0"/>
        </w:rPr>
      </w:r>
    </w:p>
    <w:p w:rsidR="00000000" w:rsidDel="00000000" w:rsidP="00000000" w:rsidRDefault="00000000" w:rsidRPr="00000000" w14:paraId="000008EC">
      <w:pPr>
        <w:rPr/>
      </w:pPr>
      <w:r>
        <w:rPr>
          <w:rtl w:val="0"/>
        </w:rPr>
        <w:t xml:space="preserve">In </w:t>
      </w:r>
      <w:r>
        <w:rPr>
          <w:i w:val="1"/>
          <w:iCs w:val="1"/>
          <w:rtl w:val="0"/>
        </w:rPr>
        <w:t xml:space="preserve">Figure 4.27</w:t>
      </w:r>
      <w:r>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D">
      <w:pPr>
        <w:pStyle w:val="Heading5"/>
        <w:keepNext w:val="0"/>
        <w:keepLines w:val="0"/>
        <w:spacing w:after="40" w:before="200" w:lineRule="auto"/>
        <w:ind w:firstLine="720"/>
        <w:jc w:val="both"/>
        <w:rPr>
          <w:sz w:val="20"/>
          <w:szCs w:val="20"/>
        </w:rPr>
      </w:pPr>
      <w:bookmarkStart w:colFirst="0" w:colLast="0" w:name="_wnynwtq7yfbx" w:id="176"/>
      <w:bookmarkEnd w:id="176"/>
      <w:r>
        <w:rPr>
          <w:sz w:val="20"/>
          <w:szCs w:val="20"/>
          <w:rtl w:val="0"/>
        </w:rPr>
        <w:t xml:space="preserve">4.2.3.4.2. Phase Broadcast Mechanism</w:t>
      </w:r>
    </w:p>
    <w:p w:rsidR="00000000" w:rsidDel="00000000" w:rsidP="00000000" w:rsidRDefault="00000000" w:rsidRPr="00000000" w14:paraId="000008EE">
      <w:pPr>
        <w:jc w:val="left"/>
        <w:rPr/>
      </w:pPr>
      <w:r>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rsidR="00000000" w:rsidDel="00000000" w:rsidP="00000000" w:rsidRDefault="00000000" w:rsidRPr="00000000" w14:paraId="000008EF">
      <w:pPr>
        <w:jc w:val="left"/>
        <w:rPr/>
      </w:pPr>
      <w:r>
        <w:rPr>
          <w:rtl w:val="0"/>
        </w:rPr>
        <w:t xml:space="preserve"> </w:t>
      </w:r>
    </w:p>
    <w:p w:rsidR="00000000" w:rsidDel="00000000" w:rsidP="00000000" w:rsidRDefault="00000000" w:rsidRPr="00000000" w14:paraId="000008F0">
      <w:pPr>
        <w:rPr/>
      </w:pPr>
      <w:r>
        <w:rPr>
          <w:highlight w:val="yellow"/>
          <w:rtl w:val="0"/>
        </w:rPr>
        <w:t xml:space="preserve">Each run follows a timeline of 60 s of mesh formation, 300 s of baseline, 180 s of attack and 120 s of cooldown. The formation period carries the label 255 and is excluded from analysis, as </w:t>
      </w:r>
      <w:r>
        <w:rPr>
          <w:i w:val="1"/>
          <w:iCs w:val="1"/>
          <w:highlight w:val="yellow"/>
          <w:rtl w:val="0"/>
        </w:rPr>
        <w:t xml:space="preserve">Table 4.1</w:t>
      </w:r>
      <w:r>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r>
        <w:rPr>
          <w:rtl w:val="0"/>
        </w:rPr>
      </w:r>
    </w:p>
    <w:p w:rsidR="00000000" w:rsidDel="00000000" w:rsidP="00000000" w:rsidRDefault="00000000" w:rsidRPr="00000000" w14:paraId="000008F1">
      <w:pPr>
        <w:pStyle w:val="Heading4"/>
        <w:keepNext w:val="0"/>
        <w:keepLines w:val="0"/>
        <w:shd w:fill="auto" w:val="clear"/>
        <w:spacing w:before="240" w:line="276" w:lineRule="auto"/>
        <w:ind w:left="2340" w:hanging="1160"/>
        <w:rPr/>
      </w:pPr>
      <w:bookmarkStart w:colFirst="0" w:colLast="0" w:name="_abh25wqj5s5o" w:id="177"/>
      <w:bookmarkEnd w:id="177"/>
      <w:r>
        <w:rPr>
          <w:b w:val="0"/>
          <w:bCs w:val="0"/>
          <w:sz w:val="14"/>
          <w:szCs w:val="14"/>
          <w:rtl w:val="0"/>
        </w:rPr>
        <w:t xml:space="preserve"> </w:t>
      </w:r>
      <w:r>
        <w:rPr>
          <w:rtl w:val="0"/>
        </w:rPr>
        <w:t xml:space="preserve">4.2.3.5.</w:t>
      </w:r>
      <w:r>
        <w:rPr>
          <w:b w:val="0"/>
          <w:bCs w:val="0"/>
          <w:sz w:val="14"/>
          <w:szCs w:val="14"/>
          <w:rtl w:val="0"/>
        </w:rPr>
        <w:t xml:space="preserve">          </w:t>
      </w:r>
      <w:r>
        <w:rPr>
          <w:rtl w:val="0"/>
        </w:rPr>
        <w:t xml:space="preserve">Experimental Label Encoding and Assignment</w:t>
      </w:r>
    </w:p>
    <w:p w:rsidR="00000000" w:rsidDel="00000000" w:rsidP="00000000" w:rsidRDefault="00000000" w:rsidRPr="00000000" w14:paraId="000008F2">
      <w:pPr>
        <w:rPr/>
      </w:pPr>
      <w:r>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i w:val="1"/>
          <w:iCs w:val="1"/>
          <w:rtl w:val="0"/>
        </w:rPr>
        <w:t xml:space="preserve">Table 4.13</w:t>
      </w:r>
      <w:r>
        <w:rPr>
          <w:rtl w:val="0"/>
        </w:rPr>
        <w:t xml:space="preserve">.</w:t>
      </w:r>
    </w:p>
    <w:p w:rsidR="00000000" w:rsidDel="00000000" w:rsidP="00000000" w:rsidRDefault="00000000" w:rsidRPr="00000000" w14:paraId="000008F3">
      <w:pPr>
        <w:rPr/>
      </w:pPr>
      <w:r>
        <w:rPr>
          <w:rtl w:val="0"/>
        </w:rPr>
        <w:t xml:space="preserve">.</w:t>
      </w:r>
    </w:p>
    <w:p w:rsidR="00000000" w:rsidDel="00000000" w:rsidP="00000000" w:rsidRDefault="00000000" w:rsidRPr="00000000" w14:paraId="000008F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z0quheq0188" w:id="178"/>
      <w:bookmarkEnd w:id="178"/>
      <w:r>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60"/>
        <w:tblGridChange w:id="0">
          <w:tblGrid>
            <w:gridCol w:w="1650"/>
            <w:gridCol w:w="57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5">
            <w:pPr>
              <w:jc w:val="center"/>
              <w:rPr>
                <w:b w:val="1"/>
                <w:bCs w:val="1"/>
              </w:rPr>
            </w:pPr>
            <w:r>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6">
            <w:pPr>
              <w:jc w:val="center"/>
              <w:rPr>
                <w:b w:val="1"/>
                <w:bCs w:val="1"/>
              </w:rPr>
            </w:pPr>
            <w:r>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pPr>
            <w:r>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8">
            <w:pPr>
              <w:jc w:val="center"/>
              <w:rPr/>
            </w:pPr>
            <w:r>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9">
            <w:pPr>
              <w:jc w:val="center"/>
              <w:rPr/>
            </w:pPr>
            <w:r>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A">
            <w:pPr>
              <w:jc w:val="center"/>
              <w:rPr/>
            </w:pPr>
            <w:r>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B">
            <w:pPr>
              <w:jc w:val="center"/>
              <w:rPr/>
            </w:pPr>
            <w:r>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C">
            <w:pPr>
              <w:jc w:val="center"/>
              <w:rPr/>
            </w:pPr>
            <w:r>
              <w:rPr>
                <w:rtl w:val="0"/>
              </w:rPr>
              <w:t xml:space="preserve">Controlled Topology Distortion (Wormhole-Inspired)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D">
            <w:pPr>
              <w:jc w:val="center"/>
              <w:rPr>
                <w:highlight w:val="yellow"/>
              </w:rPr>
            </w:pPr>
            <w:r>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E">
            <w:pPr>
              <w:jc w:val="center"/>
              <w:rPr>
                <w:highlight w:val="yellow"/>
              </w:rPr>
            </w:pPr>
            <w:r>
              <w:rPr>
                <w:highlight w:val="yellow"/>
                <w:rtl w:val="0"/>
              </w:rPr>
              <w:t xml:space="preserve">No ground truth: formation, or rows logged before the first phase was heard. Excluded from the dataset </w:t>
            </w:r>
          </w:p>
        </w:tc>
      </w:tr>
    </w:tbl>
    <w:p w:rsidR="00000000" w:rsidDel="00000000" w:rsidP="00000000" w:rsidRDefault="00000000" w:rsidRPr="00000000" w14:paraId="000008FF">
      <w:pPr>
        <w:spacing w:before="200" w:lineRule="auto"/>
        <w:rPr/>
      </w:pPr>
      <w:r>
        <w:rPr>
          <w:rtl w:val="0"/>
        </w:rPr>
        <w:t xml:space="preserve">This labeling approach ensures ground-truth integrity for the following reasons:</w:t>
      </w:r>
    </w:p>
    <w:p w:rsidR="00000000" w:rsidDel="00000000" w:rsidP="00000000" w:rsidRDefault="00000000" w:rsidRPr="00000000" w14:paraId="00000900">
      <w:pPr>
        <w:ind w:left="1080" w:hanging="360"/>
        <w:rPr/>
      </w:pPr>
      <w:r>
        <w:rPr>
          <w:rtl w:val="0"/>
        </w:rPr>
        <w:t xml:space="preserve">●</w:t>
      </w:r>
      <w:r>
        <w:rPr>
          <w:sz w:val="14"/>
          <w:szCs w:val="14"/>
          <w:rtl w:val="0"/>
        </w:rPr>
        <w:t xml:space="preserve">      </w:t>
      </w:r>
      <w:r>
        <w:rPr>
          <w:b w:val="1"/>
          <w:bCs w:val="1"/>
          <w:rtl w:val="0"/>
        </w:rPr>
        <w:t xml:space="preserve">Independence from feature values: </w:t>
      </w:r>
      <w:r>
        <w:rPr>
          <w:rtl w:val="0"/>
        </w:rPr>
        <w:t xml:space="preserve">Labels are derived from experiment control logs and broadcast messages, not from any observed metric threshold.</w:t>
      </w:r>
    </w:p>
    <w:p w:rsidR="00000000" w:rsidDel="00000000" w:rsidP="00000000" w:rsidRDefault="00000000" w:rsidRPr="00000000" w14:paraId="00000901">
      <w:pPr>
        <w:ind w:left="1080" w:hanging="360"/>
        <w:rPr/>
      </w:pPr>
      <w:r>
        <w:rPr>
          <w:rtl w:val="0"/>
        </w:rPr>
        <w:t xml:space="preserve">●</w:t>
      </w:r>
      <w:r>
        <w:rPr>
          <w:sz w:val="14"/>
          <w:szCs w:val="14"/>
          <w:rtl w:val="0"/>
        </w:rPr>
        <w:t xml:space="preserve">    </w:t>
      </w:r>
      <w:r>
        <w:rPr>
          <w:b w:val="1"/>
          <w:bCs w:val="1"/>
          <w:rtl w:val="0"/>
        </w:rPr>
        <w:t xml:space="preserve">No implicit detection logic:</w:t>
      </w:r>
      <w:r>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902">
      <w:pPr>
        <w:ind w:left="1080" w:hanging="360"/>
        <w:rPr/>
      </w:pPr>
      <w:r>
        <w:rPr>
          <w:rtl w:val="0"/>
        </w:rPr>
        <w:t xml:space="preserve">●</w:t>
      </w:r>
      <w:r>
        <w:rPr>
          <w:sz w:val="14"/>
          <w:szCs w:val="14"/>
          <w:rtl w:val="0"/>
        </w:rPr>
        <w:t xml:space="preserve">       </w:t>
      </w:r>
      <w:r>
        <w:rPr>
          <w:b w:val="1"/>
          <w:bCs w:val="1"/>
          <w:rtl w:val="0"/>
        </w:rPr>
        <w:t xml:space="preserve">Consistency across all nodes and windows:</w:t>
      </w:r>
      <w:r>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903">
      <w:pPr>
        <w:ind w:left="1080" w:hanging="360"/>
        <w:rPr/>
      </w:pPr>
      <w:r>
        <w:rPr>
          <w:rtl w:val="0"/>
        </w:rPr>
      </w:r>
    </w:p>
    <w:p w:rsidR="00000000" w:rsidDel="00000000" w:rsidP="00000000" w:rsidRDefault="00000000" w:rsidRPr="00000000" w14:paraId="00000904">
      <w:pPr>
        <w:pStyle w:val="Heading4"/>
        <w:keepNext w:val="0"/>
        <w:keepLines w:val="0"/>
        <w:shd w:fill="auto" w:val="clear"/>
        <w:spacing w:before="240" w:line="276" w:lineRule="auto"/>
        <w:ind w:left="2340" w:hanging="1160"/>
        <w:rPr/>
      </w:pPr>
      <w:bookmarkStart w:colFirst="0" w:colLast="0" w:name="_8dbww6f1jgem" w:id="179"/>
      <w:bookmarkEnd w:id="179"/>
      <w:r>
        <w:rPr>
          <w:b w:val="0"/>
          <w:bCs w:val="0"/>
          <w:sz w:val="14"/>
          <w:szCs w:val="14"/>
          <w:rtl w:val="0"/>
        </w:rPr>
        <w:t xml:space="preserve"> </w:t>
      </w:r>
      <w:r>
        <w:rPr>
          <w:rtl w:val="0"/>
        </w:rPr>
        <w:t xml:space="preserve">4.2.3.6.</w:t>
      </w:r>
      <w:r>
        <w:rPr>
          <w:b w:val="0"/>
          <w:bCs w:val="0"/>
          <w:sz w:val="14"/>
          <w:szCs w:val="14"/>
          <w:rtl w:val="0"/>
        </w:rPr>
        <w:t xml:space="preserve">          </w:t>
      </w:r>
      <w:r>
        <w:rPr>
          <w:rtl w:val="0"/>
        </w:rPr>
        <w:t xml:space="preserve">Local Storage and Post‑Experiment Extraction</w:t>
      </w:r>
    </w:p>
    <w:p w:rsidR="00000000" w:rsidDel="00000000" w:rsidP="00000000" w:rsidRDefault="00000000" w:rsidRPr="00000000" w14:paraId="00000905">
      <w:pPr>
        <w:pStyle w:val="Heading5"/>
        <w:keepNext w:val="0"/>
        <w:keepLines w:val="0"/>
        <w:spacing w:after="40" w:before="220" w:lineRule="auto"/>
        <w:jc w:val="both"/>
        <w:rPr>
          <w:sz w:val="20"/>
          <w:szCs w:val="20"/>
        </w:rPr>
      </w:pPr>
      <w:bookmarkStart w:colFirst="0" w:colLast="0" w:name="_3ih5i4ha6xa1" w:id="180"/>
      <w:bookmarkEnd w:id="180"/>
      <w:r>
        <w:rPr>
          <w:sz w:val="20"/>
          <w:szCs w:val="20"/>
          <w:rtl w:val="0"/>
        </w:rPr>
        <w:t xml:space="preserve">A. Local Storage Architecture</w:t>
      </w:r>
    </w:p>
    <w:p w:rsidR="00000000" w:rsidDel="00000000" w:rsidP="00000000" w:rsidRDefault="00000000" w:rsidRPr="00000000" w14:paraId="00000906">
      <w:pPr>
        <w:rPr/>
      </w:pPr>
      <w:r>
        <w:rPr>
          <w:rtl w:val="0"/>
        </w:rPr>
        <w:t xml:space="preserve">Each node maintains its own telemetry log using the on‑chip flash file system </w:t>
      </w:r>
      <w:r>
        <w:rPr>
          <w:highlight w:val="green"/>
          <w:rtl w:val="0"/>
        </w:rPr>
        <w:t xml:space="preserve">(SPIFFS).</w:t>
      </w:r>
      <w:r>
        <w:rPr>
          <w:rtl w:val="0"/>
        </w:rPr>
        <w:t xml:space="preserve"> Logs are written in CSV format with the following characteristics:</w:t>
      </w:r>
    </w:p>
    <w:p w:rsidR="00000000" w:rsidDel="00000000" w:rsidP="00000000" w:rsidRDefault="00000000" w:rsidRPr="00000000" w14:paraId="00000907">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fwdn22ows1g" w:id="181"/>
      <w:bookmarkEnd w:id="181"/>
      <w:r>
        <w:rPr>
          <w:b w:val="1"/>
          <w:bCs w:val="1"/>
          <w:i w:val="0"/>
          <w:iCs w:val="0"/>
          <w:color w:val="000000"/>
          <w:sz w:val="18"/>
          <w:szCs w:val="18"/>
          <w:rtl w:val="0"/>
        </w:rPr>
        <w:t xml:space="preserve">Table 4.14 Local Storage Architecture</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30"/>
        <w:tblGridChange w:id="0">
          <w:tblGrid>
            <w:gridCol w:w="2550"/>
            <w:gridCol w:w="633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after="40" w:before="40" w:lineRule="auto"/>
              <w:rPr>
                <w:b w:val="1"/>
                <w:bCs w:val="1"/>
                <w:sz w:val="19"/>
                <w:szCs w:val="19"/>
              </w:rPr>
            </w:pPr>
            <w:r>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after="40" w:before="40" w:lineRule="auto"/>
              <w:rPr>
                <w:b w:val="1"/>
                <w:bCs w:val="1"/>
                <w:sz w:val="19"/>
                <w:szCs w:val="19"/>
              </w:rPr>
            </w:pPr>
            <w:r>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Pr>
                <w:sz w:val="19"/>
                <w:szCs w:val="19"/>
                <w:rtl w:val="0"/>
              </w:rPr>
              <w:t xml:space="preserve">SPIFFS </w:t>
            </w:r>
            <w:r>
              <w:rPr>
                <w:sz w:val="19"/>
                <w:szCs w:val="19"/>
                <w:highlight w:val="green"/>
                <w:rtl w:val="0"/>
              </w:rPr>
              <w:t xml:space="preserve">on</w:t>
            </w:r>
            <w:r>
              <w:rPr>
                <w:sz w:val="19"/>
                <w:szCs w:val="19"/>
                <w:rtl w:val="0"/>
              </w:rPr>
              <w:t xml:space="preserve">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Pr>
                <w:sz w:val="19"/>
                <w:szCs w:val="19"/>
                <w:highlight w:val="green"/>
                <w:rtl w:val="0"/>
              </w:rPr>
              <w:t xml:space="preserve">One file on the board (/spiffs/telem.csv), renamed nodeID_runID_YYYYMMDD_HHMMSS.csv by the laptop at export</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Pr>
                <w:sz w:val="19"/>
                <w:szCs w:val="19"/>
                <w:highlight w:val="green"/>
                <w:rtl w:val="0"/>
              </w:rPr>
              <w:t xml:space="preserve">attack/topology/location/role_nodeID_rRUN_bBOOT_kind.csv,</w:t>
            </w:r>
            <w:r>
              <w:rPr>
                <w:sz w:val="19"/>
                <w:szCs w:val="19"/>
                <w:rtl w:val="0"/>
              </w:rPr>
              <w:t xml:space="preserve">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40" w:before="40" w:lineRule="auto"/>
              <w:rPr>
                <w:sz w:val="19"/>
                <w:szCs w:val="19"/>
              </w:rPr>
            </w:pPr>
            <w:r>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40" w:before="40" w:lineRule="auto"/>
              <w:rPr>
                <w:sz w:val="19"/>
                <w:szCs w:val="19"/>
              </w:rPr>
            </w:pPr>
            <w:r>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40" w:before="40" w:lineRule="auto"/>
              <w:rPr>
                <w:sz w:val="19"/>
                <w:szCs w:val="19"/>
              </w:rPr>
            </w:pPr>
            <w:r>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40" w:before="40" w:lineRule="auto"/>
              <w:rPr>
                <w:sz w:val="19"/>
                <w:szCs w:val="19"/>
              </w:rPr>
            </w:pPr>
            <w:r>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40" w:before="40" w:lineRule="auto"/>
              <w:rPr>
                <w:sz w:val="19"/>
                <w:szCs w:val="19"/>
              </w:rPr>
            </w:pPr>
            <w:r>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40" w:before="40" w:lineRule="auto"/>
              <w:rPr>
                <w:sz w:val="19"/>
                <w:szCs w:val="19"/>
              </w:rPr>
            </w:pPr>
            <w:r>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after="40" w:before="40" w:lineRule="auto"/>
              <w:rPr>
                <w:sz w:val="19"/>
                <w:szCs w:val="19"/>
              </w:rPr>
            </w:pPr>
            <w:r>
              <w:rPr>
                <w:sz w:val="19"/>
                <w:szCs w:val="19"/>
                <w:rtl w:val="0"/>
              </w:rPr>
              <w:t xml:space="preserve">SPI card reader on GPIO 5, 18, 19 and 23, powered from VIN (5 V), clock capped at 4 MHz</w:t>
            </w:r>
          </w:p>
        </w:tc>
      </w:tr>
    </w:tbl>
    <w:p w:rsidR="00000000" w:rsidDel="00000000" w:rsidP="00000000" w:rsidRDefault="00000000" w:rsidRPr="00000000" w14:paraId="0000091A">
      <w:pPr>
        <w:pStyle w:val="Heading5"/>
        <w:keepNext w:val="0"/>
        <w:keepLines w:val="0"/>
        <w:spacing w:after="40" w:before="200" w:lineRule="auto"/>
        <w:jc w:val="both"/>
        <w:rPr>
          <w:sz w:val="20"/>
          <w:szCs w:val="20"/>
          <w:highlight w:val="yellow"/>
        </w:rPr>
      </w:pPr>
      <w:bookmarkStart w:colFirst="0" w:colLast="0" w:name="_pnauw9gggcad" w:id="182"/>
      <w:bookmarkEnd w:id="182"/>
      <w:r>
        <w:rPr>
          <w:sz w:val="20"/>
          <w:szCs w:val="20"/>
          <w:highlight w:val="yellow"/>
          <w:rtl w:val="0"/>
        </w:rPr>
        <w:t xml:space="preserve">B. Post‑Experiment Log Extraction</w:t>
      </w:r>
    </w:p>
    <w:p w:rsidR="00000000" w:rsidDel="00000000" w:rsidP="00000000" w:rsidRDefault="00000000" w:rsidRPr="00000000" w14:paraId="0000091B">
      <w:pPr>
        <w:spacing w:after="180" w:before="180" w:lineRule="auto"/>
        <w:rPr>
          <w:highlight w:val="yellow"/>
        </w:rPr>
      </w:pPr>
      <w:r>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C">
      <w:pPr>
        <w:spacing w:before="240" w:lineRule="auto"/>
        <w:jc w:val="center"/>
        <w:rPr>
          <w:highlight w:val="red"/>
        </w:rPr>
      </w:pPr>
      <w:r>
        <w:rPr>
          <w:highlight w:val="red"/>
        </w:rPr>
        <w:drawing>
          <wp:inline distB="114300" distT="114300" distL="114300" distR="114300">
            <wp:extent cx="5118100" cy="3937000"/>
            <wp:effectExtent b="0" l="0" r="0" t="0"/>
            <wp:docPr descr="Two routes for importing the logs after a run, by microSD card or by USB serial. Both end at verifying the row count against the manifest." id="3" name="image22.jpg"/>
            <a:graphic>
              <a:graphicData uri="http://schemas.openxmlformats.org/drawingml/2006/picture">
                <pic:pic>
                  <pic:nvPicPr>
                    <pic:cNvPr descr="Two routes for importing the logs after a run, by microSD card or by USB serial. Both end at verifying the row count against the manifest." id="0" name="image22.jpg"/>
                    <pic:cNvPicPr preferRelativeResize="0"/>
                  </pic:nvPicPr>
                  <pic:blipFill>
                    <a:blip r:embed="rId26"/>
                    <a:srcRect b="0" l="0" r="0" t="0"/>
                    <a:stretch>
                      <a:fillRect/>
                    </a:stretch>
                  </pic:blipFill>
                  <pic:spPr>
                    <a:xfrm>
                      <a:off x="0" y="0"/>
                      <a:ext cx="5118100" cy="3937000"/>
                    </a:xfrm>
                    <a:prstGeom prst="rect"/>
                    <a:ln/>
                  </pic:spPr>
                </pic:pic>
              </a:graphicData>
            </a:graphic>
          </wp:inline>
        </w:drawing>
      </w:r>
      <w:r>
        <w:rPr>
          <w:rtl w:val="0"/>
        </w:rPr>
      </w:r>
    </w:p>
    <w:p w:rsidR="00000000" w:rsidDel="00000000" w:rsidP="00000000" w:rsidRDefault="00000000" w:rsidRPr="00000000" w14:paraId="0000091D">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5cvgor25arfh" w:id="183"/>
      <w:bookmarkEnd w:id="183"/>
      <w:r>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E">
      <w:pPr>
        <w:spacing w:after="180" w:before="180" w:lineRule="auto"/>
        <w:rPr>
          <w:highlight w:val="yellow"/>
        </w:rPr>
      </w:pPr>
      <w:r>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w:t>
      </w:r>
      <w:r>
        <w:rPr>
          <w:highlight w:val="green"/>
          <w:rtl w:val="0"/>
        </w:rPr>
        <w:t xml:space="preserve">card file is deleted only after its copy has been verified against the manifest. The wizard does this automatically on the card-reader route, while the GUI and the USB route leave deletion to the operator.</w:t>
      </w:r>
      <w:r>
        <w:rPr>
          <w:highlight w:val="yellow"/>
          <w:rtl w:val="0"/>
        </w:rPr>
        <w:t xml:space="preserve"> By default, files that are replaced on a card are archived and not deleted.</w:t>
      </w:r>
    </w:p>
    <w:p w:rsidR="00000000" w:rsidDel="00000000" w:rsidP="00000000" w:rsidRDefault="00000000" w:rsidRPr="00000000" w14:paraId="0000091F">
      <w:pPr>
        <w:pStyle w:val="Heading5"/>
        <w:keepNext w:val="0"/>
        <w:keepLines w:val="0"/>
        <w:spacing w:after="40" w:before="200" w:lineRule="auto"/>
        <w:ind w:firstLine="720"/>
        <w:jc w:val="both"/>
        <w:rPr>
          <w:sz w:val="20"/>
          <w:szCs w:val="20"/>
        </w:rPr>
      </w:pPr>
      <w:bookmarkStart w:colFirst="0" w:colLast="0" w:name="_20o3a55idokj" w:id="184"/>
      <w:bookmarkEnd w:id="184"/>
      <w:r>
        <w:rPr>
          <w:sz w:val="20"/>
          <w:szCs w:val="20"/>
          <w:rtl w:val="0"/>
        </w:rPr>
        <w:t xml:space="preserve">4.2.3.6.3. Data Integrity During Manipulation</w:t>
      </w:r>
    </w:p>
    <w:p w:rsidR="00000000" w:rsidDel="00000000" w:rsidP="00000000" w:rsidRDefault="00000000" w:rsidRPr="00000000" w14:paraId="00000920">
      <w:pPr>
        <w:rPr>
          <w:highlight w:val="yellow"/>
        </w:rPr>
      </w:pPr>
      <w:r>
        <w:rPr>
          <w:highlight w:val="yellow"/>
          <w:rtl w:val="0"/>
        </w:rPr>
        <w:t xml:space="preserve">The local storage architecture ensures dataset completeness even during active attacks:</w:t>
      </w:r>
    </w:p>
    <w:p w:rsidR="00000000" w:rsidDel="00000000" w:rsidP="00000000" w:rsidRDefault="00000000" w:rsidRPr="00000000" w14:paraId="00000921">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Logging continues regardless of routing success – The logging task runs independently of mesh operations.</w:t>
      </w:r>
    </w:p>
    <w:p w:rsidR="00000000" w:rsidDel="00000000" w:rsidP="00000000" w:rsidRDefault="00000000" w:rsidRPr="00000000" w14:paraId="00000922">
      <w:pPr>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23">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Logs are retained until the copy is verified. Nothing is deleted from a board or a card until the imported file has been checked against the </w:t>
      </w:r>
      <w:r>
        <w:rPr>
          <w:highlight w:val="green"/>
          <w:rtl w:val="0"/>
        </w:rPr>
        <w:t xml:space="preserve">manifest. After that check the wizard deletes the card file on the card-reader route, and the GUI leaves deletion to the operator.</w:t>
      </w:r>
    </w:p>
    <w:p w:rsidR="00000000" w:rsidDel="00000000" w:rsidP="00000000" w:rsidRDefault="00000000" w:rsidRPr="00000000" w14:paraId="00000924">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25">
      <w:pPr>
        <w:spacing w:after="40" w:before="40" w:lineRule="auto"/>
        <w:ind w:left="1080" w:hanging="360"/>
        <w:rPr/>
      </w:pPr>
      <w:r>
        <w:rPr>
          <w:rtl w:val="0"/>
        </w:rPr>
      </w:r>
    </w:p>
    <w:p w:rsidR="00000000" w:rsidDel="00000000" w:rsidP="00000000" w:rsidRDefault="00000000" w:rsidRPr="00000000" w14:paraId="00000926">
      <w:pPr>
        <w:spacing w:before="200" w:lineRule="auto"/>
        <w:rPr/>
      </w:pPr>
      <w:r>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7">
      <w:pPr>
        <w:spacing w:before="200" w:lineRule="auto"/>
        <w:rPr/>
      </w:pPr>
      <w:r>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8">
      <w:pPr>
        <w:spacing w:after="180" w:before="180" w:lineRule="auto"/>
        <w:rPr>
          <w:highlight w:val="yellow"/>
        </w:rPr>
      </w:pPr>
      <w:r>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9">
      <w:pPr>
        <w:spacing w:after="180" w:before="180" w:lineRule="auto"/>
        <w:rPr>
          <w:highlight w:val="yellow"/>
        </w:rPr>
      </w:pPr>
      <w:r>
        <w:rPr>
          <w:highlight w:val="yellow"/>
          <w:rtl w:val="0"/>
        </w:rPr>
        <w:t xml:space="preserve">Rows are flushed to the card with fsync() about every 5 s, so an unclean ending loses at most the last few seconds (D-13). Before this change a run that ended badly could leave a card file with 0 rows</w:t>
      </w:r>
      <w:r>
        <w:rPr>
          <w:highlight w:val="green"/>
          <w:rtl w:val="0"/>
        </w:rPr>
        <w:t xml:space="preserve">, and such a file is treated as a lost capture and not as an empty log</w:t>
      </w:r>
      <w:r>
        <w:rPr>
          <w:highlight w:val="yellow"/>
          <w:rtl w:val="0"/>
        </w:rPr>
        <w:t xml:space="preserve">. The change compiles but has not yet been validated on </w:t>
      </w:r>
      <w:r>
        <w:rPr>
          <w:highlight w:val="green"/>
          <w:rtl w:val="0"/>
        </w:rPr>
        <w:t xml:space="preserve">hardware.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rsidR="00000000" w:rsidDel="00000000" w:rsidP="00000000" w:rsidRDefault="00000000" w:rsidRPr="00000000" w14:paraId="0000092A">
      <w:pPr>
        <w:spacing w:after="180" w:before="180" w:lineRule="auto"/>
        <w:rPr>
          <w:highlight w:val="yellow"/>
        </w:rPr>
      </w:pPr>
      <w:r>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B">
      <w:pPr>
        <w:spacing w:before="200" w:lineRule="auto"/>
        <w:rPr/>
      </w:pPr>
      <w:r>
        <w:rPr>
          <w:rtl w:val="0"/>
        </w:rPr>
        <w:t xml:space="preserve"> </w:t>
      </w:r>
    </w:p>
    <w:p w:rsidR="00000000" w:rsidDel="00000000" w:rsidP="00000000" w:rsidRDefault="00000000" w:rsidRPr="00000000" w14:paraId="0000092C">
      <w:pPr>
        <w:spacing w:before="200" w:lineRule="auto"/>
        <w:rPr/>
      </w:pPr>
      <w:r>
        <w:rPr>
          <w:rtl w:val="0"/>
        </w:rPr>
        <w:t xml:space="preserve"> </w:t>
      </w:r>
    </w:p>
    <w:p w:rsidR="00000000" w:rsidDel="00000000" w:rsidP="00000000" w:rsidRDefault="00000000" w:rsidRPr="00000000" w14:paraId="0000092D">
      <w:pPr>
        <w:pStyle w:val="Heading4"/>
        <w:keepNext w:val="0"/>
        <w:keepLines w:val="0"/>
        <w:shd w:fill="auto" w:val="clear"/>
        <w:spacing w:before="240" w:line="276" w:lineRule="auto"/>
        <w:ind w:left="2340" w:hanging="1160"/>
        <w:rPr>
          <w:highlight w:val="yellow"/>
        </w:rPr>
      </w:pPr>
      <w:bookmarkStart w:colFirst="0" w:colLast="0" w:name="_nss9ndjm4kv5" w:id="185"/>
      <w:bookmarkEnd w:id="185"/>
      <w:r>
        <w:rPr>
          <w:b w:val="0"/>
          <w:bCs w:val="0"/>
          <w:sz w:val="14"/>
          <w:szCs w:val="14"/>
          <w:highlight w:val="yellow"/>
          <w:rtl w:val="0"/>
        </w:rPr>
        <w:t xml:space="preserve"> </w:t>
      </w:r>
      <w:r>
        <w:rPr>
          <w:highlight w:val="yellow"/>
          <w:rtl w:val="0"/>
        </w:rPr>
        <w:t xml:space="preserve">4.2.3.7.</w:t>
      </w:r>
      <w:r>
        <w:rPr>
          <w:b w:val="0"/>
          <w:bCs w:val="0"/>
          <w:sz w:val="14"/>
          <w:szCs w:val="14"/>
          <w:highlight w:val="yellow"/>
          <w:rtl w:val="0"/>
        </w:rPr>
        <w:t xml:space="preserve">          </w:t>
      </w:r>
      <w:r>
        <w:rPr>
          <w:highlight w:val="yellow"/>
          <w:rtl w:val="0"/>
        </w:rPr>
        <w:t xml:space="preserve">Dataset Completeness Verification</w:t>
      </w:r>
    </w:p>
    <w:p w:rsidR="00000000" w:rsidDel="00000000" w:rsidP="00000000" w:rsidRDefault="00000000" w:rsidRPr="00000000" w14:paraId="0000092E">
      <w:pPr>
        <w:rPr>
          <w:highlight w:val="yellow"/>
        </w:rPr>
      </w:pPr>
      <w:r>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F">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Expected Sample Count:</w:t>
      </w:r>
      <w:r>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w:t>
      </w:r>
      <w:r>
        <w:rPr>
          <w:highlight w:val="green"/>
          <w:rtl w:val="0"/>
        </w:rPr>
        <w:t xml:space="preserve">1,800. Coverage is measured over the experiment phases only (baseline, attack and cooldown), and every board must reach 95% of its expected samples; formation rows are excluded.</w:t>
      </w:r>
    </w:p>
    <w:p w:rsidR="00000000" w:rsidDel="00000000" w:rsidP="00000000" w:rsidRDefault="00000000" w:rsidRPr="00000000" w14:paraId="00000930">
      <w:pPr>
        <w:spacing w:before="20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Completeness Check</w:t>
      </w:r>
      <w:r>
        <w:rPr>
          <w:highlight w:val="yellow"/>
          <w:rtl w:val="0"/>
        </w:rPr>
        <w:t xml:space="preserve">: After import, the number of samples in each one-second window is counted. Windows with fewer than 8 of the 10 expected samples are </w:t>
      </w:r>
      <w:r>
        <w:rPr>
          <w:highlight w:val="green"/>
          <w:rtl w:val="0"/>
        </w:rPr>
        <w:t xml:space="preserve">discarded, and gaps of 1 or 2 samples inside a kept window are filled</w:t>
      </w:r>
      <w:r>
        <w:rPr>
          <w:highlight w:val="yellow"/>
          <w:rtl w:val="0"/>
        </w:rPr>
        <w:t xml:space="preserve"> (D-9). The proportion of discarded windows per run is reported as a dataset quality measure.</w:t>
      </w:r>
    </w:p>
    <w:p w:rsidR="00000000" w:rsidDel="00000000" w:rsidP="00000000" w:rsidRDefault="00000000" w:rsidRPr="00000000" w14:paraId="00000931">
      <w:pPr>
        <w:spacing w:after="40" w:before="40" w:lineRule="auto"/>
        <w:ind w:left="1080" w:hanging="360"/>
        <w:rPr>
          <w:highlight w:val="yellow"/>
        </w:rPr>
      </w:pPr>
      <w:r>
        <w:rPr>
          <w:highlight w:val="yellow"/>
          <w:rtl w:val="0"/>
        </w:rPr>
        <w:t xml:space="preserve">●</w:t>
      </w:r>
      <w:r>
        <w:rPr>
          <w:sz w:val="14"/>
          <w:szCs w:val="14"/>
          <w:highlight w:val="yellow"/>
          <w:rtl w:val="0"/>
        </w:rPr>
        <w:t xml:space="preserve">       </w:t>
      </w:r>
      <w:r>
        <w:rPr>
          <w:b w:val="1"/>
          <w:bCs w:val="1"/>
          <w:highlight w:val="yellow"/>
          <w:rtl w:val="0"/>
        </w:rPr>
        <w:t xml:space="preserve">Row count against the manifest.</w:t>
      </w:r>
      <w:r>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32">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Run inventory. </w:t>
      </w:r>
      <w:r>
        <w:rPr>
          <w:highlight w:val="yellow"/>
          <w:rtl w:val="0"/>
        </w:rPr>
        <w:t xml:space="preserve">The inventory script compares every captured run with the campaign plan and lists the cells that are missing, extra or due for a recapture. On 20 October </w:t>
      </w:r>
      <w:r>
        <w:rPr>
          <w:highlight w:val="green"/>
          <w:rtl w:val="0"/>
        </w:rPr>
        <w:t xml:space="preserve">44 runs had been captured and processed, and five further captures were held out because they are incomplete, not yet analysed, or rated inconclusive by the verifier,</w:t>
      </w:r>
      <w:r>
        <w:rPr>
          <w:highlight w:val="yellow"/>
          <w:rtl w:val="0"/>
        </w:rPr>
        <w:t xml:space="preserve"> and none of the 9 benign runs was captured. </w:t>
      </w:r>
      <w:r>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33">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Integrity and topology checks. </w:t>
      </w:r>
      <w:r>
        <w:rPr>
          <w:highlight w:val="yellow"/>
          <w:rtl w:val="0"/>
        </w:rPr>
        <w:t xml:space="preserve">validate_integrity.py and verify_topology.py are run on every capture. </w:t>
      </w:r>
      <w:r>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34">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Card files. </w:t>
      </w:r>
      <w:r>
        <w:rPr>
          <w:b w:val="1"/>
          <w:bCs w:val="1"/>
          <w:highlight w:val="green"/>
          <w:rtl w:val="0"/>
        </w:rPr>
        <w:t xml:space="preserve">None of the 435 campus capture files has 0 rows. [PENDING:</w:t>
      </w:r>
      <w:r>
        <w:rPr>
          <w:b w:val="1"/>
          <w:bCs w:val="1"/>
          <w:highlight w:val="cyan"/>
          <w:rtl w:val="0"/>
        </w:rPr>
        <w:t xml:space="preserve"> number of runs whose imported rows differ from the card manifest, and number of zero-row card files after the fsync change (D-13).]</w:t>
      </w:r>
    </w:p>
    <w:p w:rsidR="00000000" w:rsidDel="00000000" w:rsidP="00000000" w:rsidRDefault="00000000" w:rsidRPr="00000000" w14:paraId="00000935">
      <w:pPr>
        <w:spacing w:after="40" w:before="40" w:lineRule="auto"/>
        <w:ind w:left="1080" w:hanging="360"/>
        <w:rPr>
          <w:b w:val="1"/>
          <w:bCs w:val="1"/>
          <w:highlight w:val="cyan"/>
        </w:rPr>
      </w:pPr>
      <w:r>
        <w:rPr>
          <w:highlight w:val="yellow"/>
          <w:rtl w:val="0"/>
        </w:rPr>
        <w:t xml:space="preserve">●</w:t>
      </w:r>
      <w:r>
        <w:rPr>
          <w:sz w:val="14"/>
          <w:szCs w:val="14"/>
          <w:highlight w:val="yellow"/>
          <w:rtl w:val="0"/>
        </w:rPr>
        <w:t xml:space="preserve">       </w:t>
      </w:r>
      <w:r>
        <w:rPr>
          <w:b w:val="1"/>
          <w:bCs w:val="1"/>
          <w:highlight w:val="yellow"/>
          <w:rtl w:val="0"/>
        </w:rPr>
        <w:t xml:space="preserve">Discarded windows. </w:t>
      </w:r>
      <w:r>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36">
      <w:pPr>
        <w:spacing w:after="180" w:before="180" w:lineRule="auto"/>
        <w:rPr>
          <w:highlight w:val="yellow"/>
        </w:rPr>
      </w:pPr>
      <w:r>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7">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8">
      <w:pPr>
        <w:spacing w:after="180" w:before="180" w:lineRule="auto"/>
        <w:rPr>
          <w:b w:val="1"/>
          <w:bCs w:val="1"/>
          <w:highlight w:val="yellow"/>
        </w:rPr>
      </w:pPr>
      <w:r>
        <w:rPr>
          <w:b w:val="1"/>
          <w:bCs w:val="1"/>
          <w:highlight w:val="yellow"/>
          <w:rtl w:val="0"/>
        </w:rPr>
        <w:t xml:space="preserve"> </w:t>
      </w:r>
    </w:p>
    <w:p w:rsidR="00000000" w:rsidDel="00000000" w:rsidP="00000000" w:rsidRDefault="00000000" w:rsidRPr="00000000" w14:paraId="00000939">
      <w:pPr>
        <w:spacing w:after="180" w:before="180" w:lineRule="auto"/>
        <w:rPr>
          <w:b w:val="1"/>
          <w:bCs w:val="1"/>
          <w:highlight w:val="yellow"/>
        </w:rPr>
      </w:pPr>
      <w:r>
        <w:rPr>
          <w:b w:val="1"/>
          <w:bCs w:val="1"/>
          <w:highlight w:val="yellow"/>
          <w:rtl w:val="0"/>
        </w:rPr>
        <w:t xml:space="preserve">Table 4.15 Capture and Verification Tools</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40"/>
        <w:tblGridChange w:id="0">
          <w:tblGrid>
            <w:gridCol w:w="3240"/>
            <w:gridCol w:w="564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after="40" w:before="40" w:lineRule="auto"/>
              <w:rPr>
                <w:b w:val="1"/>
                <w:bCs w:val="1"/>
                <w:sz w:val="19"/>
                <w:szCs w:val="19"/>
                <w:highlight w:val="yellow"/>
              </w:rPr>
            </w:pPr>
            <w:r>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B">
            <w:pPr>
              <w:spacing w:after="40" w:before="40" w:lineRule="auto"/>
              <w:rPr>
                <w:b w:val="1"/>
                <w:bCs w:val="1"/>
                <w:sz w:val="19"/>
                <w:szCs w:val="19"/>
                <w:highlight w:val="yellow"/>
              </w:rPr>
            </w:pPr>
            <w:r>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40" w:before="40" w:lineRule="auto"/>
              <w:rPr>
                <w:sz w:val="19"/>
                <w:szCs w:val="19"/>
                <w:highlight w:val="yellow"/>
              </w:rPr>
            </w:pPr>
            <w:r>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40" w:before="40" w:lineRule="auto"/>
              <w:rPr>
                <w:sz w:val="19"/>
                <w:szCs w:val="19"/>
                <w:highlight w:val="yellow"/>
              </w:rPr>
            </w:pPr>
            <w:r>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40" w:before="40" w:lineRule="auto"/>
              <w:rPr>
                <w:sz w:val="19"/>
                <w:szCs w:val="19"/>
                <w:highlight w:val="yellow"/>
              </w:rPr>
            </w:pPr>
            <w:r>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40" w:before="40" w:lineRule="auto"/>
              <w:rPr>
                <w:sz w:val="19"/>
                <w:szCs w:val="19"/>
                <w:highlight w:val="yellow"/>
              </w:rPr>
            </w:pPr>
            <w:r>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40" w:before="40" w:lineRule="auto"/>
              <w:rPr>
                <w:sz w:val="19"/>
                <w:szCs w:val="19"/>
                <w:highlight w:val="yellow"/>
              </w:rPr>
            </w:pPr>
            <w:r>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40" w:before="40" w:lineRule="auto"/>
              <w:rPr>
                <w:sz w:val="19"/>
                <w:szCs w:val="19"/>
                <w:highlight w:val="yellow"/>
              </w:rPr>
            </w:pPr>
            <w:r>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40" w:before="40" w:lineRule="auto"/>
              <w:rPr>
                <w:sz w:val="19"/>
                <w:szCs w:val="19"/>
                <w:highlight w:val="yellow"/>
              </w:rPr>
            </w:pPr>
            <w:r>
              <w:rPr>
                <w:sz w:val="19"/>
                <w:szCs w:val="19"/>
                <w:highlight w:val="yellow"/>
                <w:rtl w:val="0"/>
              </w:rPr>
              <w:t xml:space="preserve">Independent 802.11 frame record, read with Wireshark [78]</w:t>
            </w:r>
          </w:p>
        </w:tc>
      </w:tr>
    </w:tbl>
    <w:p w:rsidR="00000000" w:rsidDel="00000000" w:rsidP="00000000" w:rsidRDefault="00000000" w:rsidRPr="00000000" w14:paraId="00000946">
      <w:pPr>
        <w:spacing w:before="200" w:lineRule="auto"/>
        <w:rPr>
          <w:shd w:fill="c9daf8" w:val="clear"/>
        </w:rPr>
      </w:pPr>
      <w:r>
        <w:rPr>
          <w:shd w:fill="c9daf8" w:val="clear"/>
          <w:rtl w:val="0"/>
        </w:rPr>
        <w:t xml:space="preserve"> </w:t>
      </w:r>
    </w:p>
    <w:p w:rsidR="00000000" w:rsidDel="00000000" w:rsidP="00000000" w:rsidRDefault="00000000" w:rsidRPr="00000000" w14:paraId="00000947">
      <w:pPr>
        <w:pStyle w:val="Heading3"/>
        <w:keepNext w:val="0"/>
        <w:keepLines w:val="0"/>
        <w:spacing w:after="120" w:before="200" w:lineRule="auto"/>
        <w:ind w:firstLine="1080"/>
        <w:rPr/>
      </w:pPr>
      <w:bookmarkStart w:colFirst="0" w:colLast="0" w:name="_ft30mum6zz37" w:id="186"/>
      <w:bookmarkEnd w:id="186"/>
      <w:r>
        <w:rPr>
          <w:b w:val="0"/>
          <w:bCs w:val="0"/>
          <w:sz w:val="14"/>
          <w:szCs w:val="14"/>
          <w:rtl w:val="0"/>
        </w:rPr>
        <w:t xml:space="preserve">  </w:t>
      </w:r>
      <w:r>
        <w:rPr>
          <w:rtl w:val="0"/>
        </w:rPr>
        <w:t xml:space="preserve">4.2.4.</w:t>
      </w:r>
      <w:r>
        <w:rPr>
          <w:b w:val="0"/>
          <w:bCs w:val="0"/>
          <w:sz w:val="14"/>
          <w:szCs w:val="14"/>
          <w:rtl w:val="0"/>
        </w:rPr>
        <w:t xml:space="preserve">          </w:t>
      </w:r>
      <w:r>
        <w:rPr>
          <w:rtl w:val="0"/>
        </w:rPr>
        <w:t xml:space="preserve">Feature Extraction</w:t>
      </w:r>
    </w:p>
    <w:p w:rsidR="00000000" w:rsidDel="00000000" w:rsidP="00000000" w:rsidRDefault="00000000" w:rsidRPr="00000000" w14:paraId="00000948">
      <w:pPr>
        <w:rPr>
          <w:highlight w:val="yellow"/>
        </w:rPr>
      </w:pPr>
      <w:r>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9">
      <w:pPr>
        <w:rPr/>
      </w:pPr>
      <w:r>
        <w:rPr>
          <w:rtl w:val="0"/>
        </w:rPr>
      </w:r>
    </w:p>
    <w:p w:rsidR="00000000" w:rsidDel="00000000" w:rsidP="00000000" w:rsidRDefault="00000000" w:rsidRPr="00000000" w14:paraId="0000094A">
      <w:pPr>
        <w:pStyle w:val="Heading4"/>
        <w:keepNext w:val="0"/>
        <w:keepLines w:val="0"/>
        <w:shd w:fill="auto" w:val="clear"/>
        <w:spacing w:before="200" w:line="276" w:lineRule="auto"/>
        <w:ind w:left="0" w:firstLine="0"/>
        <w:rPr/>
      </w:pPr>
      <w:bookmarkStart w:colFirst="0" w:colLast="0" w:name="_plln75tpq35b" w:id="187"/>
      <w:bookmarkEnd w:id="187"/>
      <w:r>
        <w:rPr>
          <w:rtl w:val="0"/>
        </w:rPr>
        <w:t xml:space="preserve">4.2.4.1 Preprocessing</w:t>
      </w:r>
    </w:p>
    <w:p w:rsidR="00000000" w:rsidDel="00000000" w:rsidP="00000000" w:rsidRDefault="00000000" w:rsidRPr="00000000" w14:paraId="0000094B">
      <w:pPr>
        <w:rPr/>
      </w:pPr>
      <w:r>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C">
      <w:pPr>
        <w:spacing w:before="200" w:lineRule="auto"/>
        <w:rPr/>
      </w:pPr>
      <w:r>
        <w:rPr>
          <w:b w:val="1"/>
          <w:bCs w:val="1"/>
          <w:rtl w:val="0"/>
        </w:rPr>
        <w:t xml:space="preserve">Timestamp Alignment.</w:t>
      </w:r>
      <w:r>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rsidR="00000000" w:rsidDel="00000000" w:rsidP="00000000" w:rsidRDefault="00000000" w:rsidRPr="00000000" w14:paraId="0000094D">
      <w:pPr>
        <w:rPr/>
      </w:pPr>
      <w:r>
        <w:rPr>
          <w:rtl w:val="0"/>
        </w:rPr>
        <w:t xml:space="preserve"> </w:t>
      </w:r>
    </w:p>
    <w:p w:rsidR="00000000" w:rsidDel="00000000" w:rsidP="00000000" w:rsidRDefault="00000000" w:rsidRPr="00000000" w14:paraId="0000094E">
      <w:pPr>
        <w:rPr/>
      </w:pPr>
      <w:r>
        <w:rPr>
          <w:b w:val="1"/>
          <w:bCs w:val="1"/>
          <w:rtl w:val="0"/>
        </w:rPr>
        <w:t xml:space="preserve">Counter Delta Conversion. </w:t>
      </w:r>
      <w:r>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F">
            <w:pPr>
              <w:rPr/>
            </w:pPr>
            <w:r>
              <w:rPr/>
              <w:drawing>
                <wp:inline distB="114300" distT="114300" distL="114300" distR="114300">
                  <wp:extent cx="4521200" cy="558800"/>
                  <wp:effectExtent b="0" l="0" r="0" t="0"/>
                  <wp:docPr id="16" name="image15.gif"/>
                  <a:graphic>
                    <a:graphicData uri="http://schemas.openxmlformats.org/drawingml/2006/picture">
                      <pic:pic>
                        <pic:nvPicPr>
                          <pic:cNvPr id="0" name="image15.gif"/>
                          <pic:cNvPicPr preferRelativeResize="0"/>
                        </pic:nvPicPr>
                        <pic:blipFill>
                          <a:blip r:embed="rId27"/>
                          <a:srcRect b="0" l="0" r="0" t="0"/>
                          <a:stretch>
                            <a:fillRect/>
                          </a:stretch>
                        </pic:blipFill>
                        <pic:spPr>
                          <a:xfrm>
                            <a:off x="0" y="0"/>
                            <a:ext cx="45212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5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m6ljrlg29rm" w:id="188"/>
            <w:bookmarkEnd w:id="188"/>
            <w:r>
              <w:rPr>
                <w:b w:val="1"/>
                <w:bCs w:val="1"/>
                <w:i w:val="0"/>
                <w:iCs w:val="0"/>
                <w:color w:val="000000"/>
                <w:sz w:val="18"/>
                <w:szCs w:val="18"/>
                <w:rtl w:val="0"/>
              </w:rPr>
              <w:t xml:space="preserve">Equation 4.1</w:t>
            </w:r>
          </w:p>
        </w:tc>
      </w:tr>
    </w:tbl>
    <w:p w:rsidR="00000000" w:rsidDel="00000000" w:rsidP="00000000" w:rsidRDefault="00000000" w:rsidRPr="00000000" w14:paraId="00000951">
      <w:pPr>
        <w:rPr/>
      </w:pPr>
      <w:r>
        <w:rPr>
          <w:rtl w:val="0"/>
        </w:rPr>
        <w:t xml:space="preserve">This conversion captures the activity intensity within each window independent of prior history.</w:t>
      </w:r>
    </w:p>
    <w:p w:rsidR="00000000" w:rsidDel="00000000" w:rsidP="00000000" w:rsidRDefault="00000000" w:rsidRPr="00000000" w14:paraId="00000952">
      <w:pPr>
        <w:rPr/>
      </w:pPr>
      <w:r>
        <w:rPr>
          <w:rtl w:val="0"/>
        </w:rPr>
      </w:r>
    </w:p>
    <w:p w:rsidR="00000000" w:rsidDel="00000000" w:rsidP="00000000" w:rsidRDefault="00000000" w:rsidRPr="00000000" w14:paraId="00000953">
      <w:pPr>
        <w:rPr>
          <w:b w:val="1"/>
          <w:bCs w:val="1"/>
        </w:rPr>
      </w:pPr>
      <w:r>
        <w:rPr>
          <w:b w:val="1"/>
          <w:bCs w:val="1"/>
          <w:highlight w:val="yellow"/>
          <w:rtl w:val="0"/>
        </w:rPr>
        <w:t xml:space="preserve">Application-Layer Counters.</w:t>
      </w:r>
      <w:r>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r>
        <w:rPr>
          <w:rtl w:val="0"/>
        </w:rPr>
      </w:r>
    </w:p>
    <w:p w:rsidR="00000000" w:rsidDel="00000000" w:rsidP="00000000" w:rsidRDefault="00000000" w:rsidRPr="00000000" w14:paraId="00000954">
      <w:pPr>
        <w:spacing w:before="200" w:lineRule="auto"/>
        <w:rPr>
          <w:b w:val="1"/>
          <w:bCs w:val="1"/>
        </w:rPr>
      </w:pPr>
      <w:r>
        <w:rPr>
          <w:b w:val="1"/>
          <w:bCs w:val="1"/>
          <w:rtl w:val="0"/>
        </w:rPr>
        <w:t xml:space="preserve">Handling Missing Values</w:t>
      </w:r>
    </w:p>
    <w:p w:rsidR="00000000" w:rsidDel="00000000" w:rsidP="00000000" w:rsidRDefault="00000000" w:rsidRPr="00000000" w14:paraId="00000955">
      <w:pPr>
        <w:spacing w:before="200" w:lineRule="auto"/>
        <w:rPr/>
      </w:pPr>
      <w:r>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56">
      <w:pPr>
        <w:spacing w:after="200" w:before="200" w:lineRule="auto"/>
        <w:ind w:left="1080" w:hanging="360"/>
        <w:rPr/>
      </w:pPr>
      <w:r>
        <w:rPr>
          <w:rtl w:val="0"/>
        </w:rPr>
        <w:t xml:space="preserve">●</w:t>
      </w:r>
      <w:r>
        <w:rPr>
          <w:sz w:val="14"/>
          <w:szCs w:val="14"/>
          <w:rtl w:val="0"/>
        </w:rPr>
        <w:t xml:space="preserve">       </w:t>
      </w:r>
      <w:r>
        <w:rPr>
          <w:b w:val="1"/>
          <w:bCs w:val="1"/>
          <w:rtl w:val="0"/>
        </w:rPr>
        <w:t xml:space="preserve">Linear interpolation</w:t>
      </w:r>
      <w:r>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7">
      <w:pPr>
        <w:spacing w:after="200" w:lineRule="auto"/>
        <w:ind w:left="1080" w:hanging="360"/>
        <w:rPr/>
      </w:pPr>
      <w:r>
        <w:rPr>
          <w:rtl w:val="0"/>
        </w:rPr>
        <w:t xml:space="preserve">●</w:t>
      </w:r>
      <w:r>
        <w:rPr>
          <w:sz w:val="14"/>
          <w:szCs w:val="14"/>
          <w:rtl w:val="0"/>
        </w:rPr>
        <w:t xml:space="preserve">       </w:t>
      </w:r>
      <w:r>
        <w:rPr>
          <w:b w:val="1"/>
          <w:bCs w:val="1"/>
          <w:rtl w:val="0"/>
        </w:rPr>
        <w:t xml:space="preserve">Forward/backward fill</w:t>
      </w:r>
      <w:r>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8">
      <w:pPr>
        <w:spacing w:after="200" w:lineRule="auto"/>
        <w:ind w:left="1080" w:hanging="360"/>
        <w:rPr/>
      </w:pPr>
      <w:r>
        <w:rPr>
          <w:rtl w:val="0"/>
        </w:rPr>
        <w:t xml:space="preserve">●</w:t>
      </w:r>
      <w:r>
        <w:rPr>
          <w:sz w:val="14"/>
          <w:szCs w:val="14"/>
          <w:rtl w:val="0"/>
        </w:rPr>
        <w:t xml:space="preserve">       </w:t>
      </w:r>
      <w:r>
        <w:rPr>
          <w:b w:val="1"/>
          <w:bCs w:val="1"/>
          <w:rtl w:val="0"/>
        </w:rPr>
        <w:t xml:space="preserve">Deletion of incomplete windows </w:t>
      </w:r>
      <w:r>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9">
      <w:pPr>
        <w:spacing w:after="200" w:before="200" w:lineRule="auto"/>
        <w:ind w:left="1080" w:hanging="360"/>
        <w:rPr/>
      </w:pPr>
      <w:r>
        <w:rPr>
          <w:rtl w:val="0"/>
        </w:rPr>
        <w:t xml:space="preserve">●</w:t>
      </w:r>
      <w:r>
        <w:rPr>
          <w:sz w:val="14"/>
          <w:szCs w:val="14"/>
          <w:rtl w:val="0"/>
        </w:rPr>
        <w:t xml:space="preserve">       </w:t>
      </w:r>
      <w:r>
        <w:rPr>
          <w:b w:val="1"/>
          <w:bCs w:val="1"/>
          <w:rtl w:val="0"/>
        </w:rPr>
        <w:t xml:space="preserve">Flagging and separate handling </w:t>
      </w:r>
      <w:r>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A">
      <w:pPr>
        <w:rPr/>
      </w:pPr>
      <w:r>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B">
      <w:pPr>
        <w:numPr>
          <w:ilvl w:val="0"/>
          <w:numId w:val="16"/>
        </w:numPr>
        <w:ind w:left="720" w:hanging="360"/>
        <w:jc w:val="left"/>
        <w:rPr>
          <w:color w:val="0f1115"/>
        </w:rPr>
      </w:pPr>
      <w:r>
        <w:rPr>
          <w:b w:val="1"/>
          <w:bCs w:val="1"/>
          <w:color w:val="0f1115"/>
          <w:rtl w:val="0"/>
        </w:rPr>
        <w:t xml:space="preserve">For continuous metrics (e.g., RSSI):</w:t>
      </w:r>
    </w:p>
    <w:p w:rsidR="00000000" w:rsidDel="00000000" w:rsidP="00000000" w:rsidRDefault="00000000" w:rsidRPr="00000000" w14:paraId="0000095C">
      <w:pPr>
        <w:ind w:left="1800" w:hanging="360"/>
        <w:rPr/>
      </w:pPr>
      <w:r>
        <w:rPr>
          <w:color w:val="0f1115"/>
          <w:sz w:val="24"/>
          <w:szCs w:val="24"/>
          <w:rtl w:val="0"/>
        </w:rPr>
        <w:t xml:space="preserve">○</w:t>
      </w:r>
      <w:r>
        <w:rPr>
          <w:color w:val="0f1115"/>
          <w:sz w:val="14"/>
          <w:szCs w:val="14"/>
          <w:rtl w:val="0"/>
        </w:rPr>
        <w:t xml:space="preserve">      </w:t>
      </w:r>
      <w:r>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D">
      <w:pPr>
        <w:ind w:left="1800" w:hanging="360"/>
        <w:rPr/>
      </w:pPr>
      <w:r>
        <w:rPr>
          <w:rtl w:val="0"/>
        </w:rPr>
        <w:t xml:space="preserve">○</w:t>
      </w:r>
      <w:r>
        <w:rPr>
          <w:sz w:val="14"/>
          <w:szCs w:val="14"/>
          <w:rtl w:val="0"/>
        </w:rPr>
        <w:t xml:space="preserve">       </w:t>
      </w:r>
      <w:r>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E">
      <w:pPr>
        <w:numPr>
          <w:ilvl w:val="0"/>
          <w:numId w:val="20"/>
        </w:numPr>
        <w:ind w:left="720" w:hanging="360"/>
        <w:jc w:val="left"/>
        <w:rPr>
          <w:color w:val="0f1115"/>
        </w:rPr>
      </w:pPr>
      <w:r>
        <w:rPr>
          <w:b w:val="1"/>
          <w:bCs w:val="1"/>
          <w:color w:val="0f1115"/>
          <w:rtl w:val="0"/>
        </w:rPr>
        <w:t xml:space="preserve">For cumulative counters (e.g., forward_count, retry_count):</w:t>
      </w:r>
    </w:p>
    <w:p w:rsidR="00000000" w:rsidDel="00000000" w:rsidP="00000000" w:rsidRDefault="00000000" w:rsidRPr="00000000" w14:paraId="0000095F">
      <w:pPr>
        <w:ind w:left="1800" w:hanging="360"/>
        <w:rPr/>
      </w:pPr>
      <w:r>
        <w:rPr>
          <w:rtl w:val="0"/>
        </w:rPr>
        <w:t xml:space="preserve">○</w:t>
      </w:r>
      <w:r>
        <w:rPr>
          <w:sz w:val="14"/>
          <w:szCs w:val="14"/>
          <w:rtl w:val="0"/>
        </w:rPr>
        <w:t xml:space="preserve">       </w:t>
      </w:r>
      <w:r>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60">
      <w:pPr>
        <w:ind w:left="1800" w:hanging="360"/>
        <w:rPr/>
      </w:pPr>
      <w:r>
        <w:rPr>
          <w:rtl w:val="0"/>
        </w:rPr>
        <w:t xml:space="preserve">○</w:t>
      </w:r>
      <w:r>
        <w:rPr>
          <w:sz w:val="14"/>
          <w:szCs w:val="14"/>
          <w:rtl w:val="0"/>
        </w:rPr>
        <w:t xml:space="preserve">       </w:t>
      </w:r>
      <w:r>
        <w:rPr>
          <w:rtl w:val="0"/>
        </w:rPr>
        <w:t xml:space="preserve">Longer gaps cause the window to be discarded because we cannot reliably determine the counter increment over the interval.</w:t>
      </w:r>
    </w:p>
    <w:p w:rsidR="00000000" w:rsidDel="00000000" w:rsidP="00000000" w:rsidRDefault="00000000" w:rsidRPr="00000000" w14:paraId="00000961">
      <w:pPr>
        <w:numPr>
          <w:ilvl w:val="0"/>
          <w:numId w:val="17"/>
        </w:numPr>
        <w:ind w:left="720" w:hanging="360"/>
        <w:jc w:val="left"/>
      </w:pPr>
      <w:r>
        <w:rPr>
          <w:rtl w:val="0"/>
        </w:rPr>
        <w:t xml:space="preserve">Counters that ESP-IDF does not expose:</w:t>
      </w:r>
    </w:p>
    <w:p w:rsidR="00000000" w:rsidDel="00000000" w:rsidP="00000000" w:rsidRDefault="00000000" w:rsidRPr="00000000" w14:paraId="00000962">
      <w:pPr>
        <w:ind w:left="1800" w:hanging="360"/>
        <w:rPr/>
      </w:pPr>
      <w:r>
        <w:rPr>
          <w:rtl w:val="0"/>
        </w:rPr>
        <w:t xml:space="preserve">○</w:t>
      </w:r>
      <w:r>
        <w:rPr>
          <w:sz w:val="14"/>
          <w:szCs w:val="14"/>
          <w:rtl w:val="0"/>
        </w:rPr>
        <w:t xml:space="preserve">       </w:t>
      </w:r>
      <w:r>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63">
      <w:pPr>
        <w:ind w:left="1800" w:hanging="360"/>
        <w:rPr/>
      </w:pPr>
      <w:r>
        <w:rPr>
          <w:rtl w:val="0"/>
        </w:rPr>
        <w:t xml:space="preserve">○</w:t>
      </w:r>
      <w:r>
        <w:rPr>
          <w:sz w:val="14"/>
          <w:szCs w:val="14"/>
          <w:rtl w:val="0"/>
        </w:rPr>
        <w:t xml:space="preserve">       </w:t>
      </w:r>
      <w:r>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64">
      <w:pPr>
        <w:numPr>
          <w:ilvl w:val="0"/>
          <w:numId w:val="8"/>
        </w:numPr>
        <w:ind w:left="720" w:hanging="360"/>
        <w:jc w:val="left"/>
        <w:rPr>
          <w:color w:val="0f1115"/>
        </w:rPr>
      </w:pPr>
      <w:r>
        <w:rPr>
          <w:b w:val="1"/>
          <w:bCs w:val="1"/>
          <w:color w:val="0f1115"/>
          <w:rtl w:val="0"/>
        </w:rPr>
        <w:t xml:space="preserve">Window completeness threshold:</w:t>
      </w:r>
    </w:p>
    <w:p w:rsidR="00000000" w:rsidDel="00000000" w:rsidP="00000000" w:rsidRDefault="00000000" w:rsidRPr="00000000" w14:paraId="00000965">
      <w:pPr>
        <w:ind w:left="1800" w:hanging="360"/>
        <w:rPr/>
      </w:pPr>
      <w:r>
        <w:rPr>
          <w:rtl w:val="0"/>
        </w:rPr>
        <w:t xml:space="preserve">○</w:t>
      </w:r>
      <w:r>
        <w:rPr>
          <w:sz w:val="14"/>
          <w:szCs w:val="14"/>
          <w:rtl w:val="0"/>
        </w:rPr>
        <w:t xml:space="preserve">       </w:t>
      </w:r>
      <w:r>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66">
      <w:pPr>
        <w:spacing w:before="200" w:lineRule="auto"/>
        <w:rPr/>
      </w:pPr>
      <w:r>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7">
      <w:pPr>
        <w:rPr/>
      </w:pPr>
      <w:r>
        <w:rPr>
          <w:b w:val="1"/>
          <w:bCs w:val="1"/>
          <w:rtl w:val="0"/>
        </w:rPr>
        <w:t xml:space="preserve">Window Aggregation.</w:t>
      </w:r>
      <w:r>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8">
      <w:pPr>
        <w:spacing w:before="200" w:lineRule="auto"/>
        <w:rPr>
          <w:b w:val="1"/>
          <w:bCs w:val="1"/>
          <w:shd w:fill="c9daf8" w:val="clear"/>
        </w:rPr>
      </w:pPr>
      <w:r>
        <w:rPr>
          <w:rtl w:val="0"/>
        </w:rPr>
      </w:r>
    </w:p>
    <w:p w:rsidR="00000000" w:rsidDel="00000000" w:rsidP="00000000" w:rsidRDefault="00000000" w:rsidRPr="00000000" w14:paraId="0000096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vrhmt89ctq5" w:id="189"/>
      <w:bookmarkEnd w:id="189"/>
      <w:r>
        <w:rPr>
          <w:b w:val="1"/>
          <w:bCs w:val="1"/>
          <w:i w:val="0"/>
          <w:iCs w:val="0"/>
          <w:color w:val="000000"/>
          <w:sz w:val="18"/>
          <w:szCs w:val="18"/>
          <w:rtl w:val="0"/>
        </w:rPr>
        <w:t xml:space="preserve">Table 4.16 Window Aggregation</w:t>
      </w:r>
    </w:p>
    <w:p w:rsidR="00000000" w:rsidDel="00000000" w:rsidP="00000000" w:rsidRDefault="00000000" w:rsidRPr="00000000" w14:paraId="0000096A">
      <w:pPr>
        <w:rPr/>
      </w:pPr>
      <w:r>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5280"/>
        <w:tblGridChange w:id="0">
          <w:tblGrid>
            <w:gridCol w:w="4065"/>
            <w:gridCol w:w="52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B">
            <w:pPr>
              <w:jc w:val="center"/>
              <w:rPr>
                <w:b w:val="1"/>
                <w:bCs w:val="1"/>
                <w:highlight w:val="yellow"/>
              </w:rPr>
            </w:pPr>
            <w:r>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C">
            <w:pPr>
              <w:jc w:val="center"/>
              <w:rPr>
                <w:b w:val="1"/>
                <w:bCs w:val="1"/>
                <w:highlight w:val="yellow"/>
              </w:rPr>
            </w:pPr>
            <w:r>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sz w:val="19"/>
                <w:szCs w:val="19"/>
                <w:highlight w:val="yellow"/>
              </w:rPr>
            </w:pPr>
            <w:r>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4">
            <w:pPr>
              <w:jc w:val="center"/>
              <w:rPr>
                <w:highlight w:val="yellow"/>
              </w:rPr>
            </w:pPr>
            <w:r>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5">
            <w:pPr>
              <w:jc w:val="center"/>
              <w:rPr>
                <w:highlight w:val="yellow"/>
              </w:rPr>
            </w:pPr>
            <w:r>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6">
            <w:pPr>
              <w:jc w:val="center"/>
              <w:rPr>
                <w:highlight w:val="yellow"/>
              </w:rPr>
            </w:pPr>
            <w:r>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7">
            <w:pPr>
              <w:jc w:val="center"/>
              <w:rPr>
                <w:highlight w:val="yellow"/>
              </w:rPr>
            </w:pPr>
            <w:r>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8">
            <w:pPr>
              <w:jc w:val="center"/>
              <w:rPr>
                <w:highlight w:val="yellow"/>
              </w:rPr>
            </w:pPr>
            <w:r>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9">
            <w:pPr>
              <w:jc w:val="center"/>
              <w:rPr>
                <w:highlight w:val="yellow"/>
              </w:rPr>
            </w:pPr>
            <w:r>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A">
            <w:pPr>
              <w:jc w:val="center"/>
              <w:rPr>
                <w:highlight w:val="yellow"/>
              </w:rPr>
            </w:pPr>
            <w:r>
              <w:rPr>
                <w:highlight w:val="yellow"/>
                <w:rtl w:val="0"/>
              </w:rPr>
              <w:t xml:space="preserve">Total events per window (e.g., parent switches)</w:t>
            </w:r>
          </w:p>
        </w:tc>
      </w:tr>
    </w:tbl>
    <w:p w:rsidR="00000000" w:rsidDel="00000000" w:rsidP="00000000" w:rsidRDefault="00000000" w:rsidRPr="00000000" w14:paraId="0000097B">
      <w:pPr>
        <w:rPr/>
      </w:pPr>
      <w:r>
        <w:rPr>
          <w:rtl w:val="0"/>
        </w:rPr>
        <w:t xml:space="preserve"> </w:t>
      </w:r>
    </w:p>
    <w:p w:rsidR="00000000" w:rsidDel="00000000" w:rsidP="00000000" w:rsidRDefault="00000000" w:rsidRPr="00000000" w14:paraId="0000097C">
      <w:pPr>
        <w:rPr>
          <w:highlight w:val="yellow"/>
        </w:rPr>
      </w:pPr>
      <w:r>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w:t>
      </w:r>
      <w:r>
        <w:rPr>
          <w:highlight w:val="green"/>
          <w:rtl w:val="0"/>
        </w:rPr>
        <w:t xml:space="preserve">minute. The firmware samples on a fixed period, so a delayed sample arrives late and never early. Each sample is therefore placed on the earliest free 0.1 s tick it could have been scheduled for, at most 300 ms late (D-25). Placing samples on the nearest tick had left false gaps that discarded healthy windows.</w:t>
      </w:r>
      <w:r>
        <w:rPr>
          <w:highlight w:val="yellow"/>
          <w:rtl w:val="0"/>
        </w:rPr>
        <w:t xml:space="preserve"> The fraction of discarded windows and the number of captures excluded for integrity are reported as dataset quality figures.</w:t>
      </w:r>
    </w:p>
    <w:p w:rsidR="00000000" w:rsidDel="00000000" w:rsidP="00000000" w:rsidRDefault="00000000" w:rsidRPr="00000000" w14:paraId="0000097D">
      <w:pPr>
        <w:pStyle w:val="Heading4"/>
        <w:keepNext w:val="0"/>
        <w:keepLines w:val="0"/>
        <w:shd w:fill="auto" w:val="clear"/>
        <w:spacing w:before="200" w:line="276" w:lineRule="auto"/>
        <w:ind w:left="0" w:firstLine="0"/>
        <w:rPr/>
      </w:pPr>
      <w:bookmarkStart w:colFirst="0" w:colLast="0" w:name="_jhgnhdbuzvzq" w:id="190"/>
      <w:bookmarkEnd w:id="190"/>
      <w:r>
        <w:rPr>
          <w:rtl w:val="0"/>
        </w:rPr>
        <w:t xml:space="preserve">4.2.4.2 Feature Computation</w:t>
      </w:r>
    </w:p>
    <w:p w:rsidR="00000000" w:rsidDel="00000000" w:rsidP="00000000" w:rsidRDefault="00000000" w:rsidRPr="00000000" w14:paraId="0000097E">
      <w:pPr>
        <w:rPr>
          <w:highlight w:val="yellow"/>
        </w:rPr>
      </w:pPr>
      <w:r>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F">
      <w:pPr>
        <w:rPr>
          <w:highlight w:val="yellow"/>
        </w:rPr>
      </w:pPr>
      <w:r>
        <w:rPr>
          <w:highlight w:val="yellow"/>
          <w:rtl w:val="0"/>
        </w:rPr>
        <w:t xml:space="preserve"> </w:t>
      </w:r>
    </w:p>
    <w:p w:rsidR="00000000" w:rsidDel="00000000" w:rsidP="00000000" w:rsidRDefault="00000000" w:rsidRPr="00000000" w14:paraId="00000980">
      <w:pPr>
        <w:rPr>
          <w:highlight w:val="yellow"/>
        </w:rPr>
      </w:pPr>
      <w:r>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81">
      <w:pPr>
        <w:rPr>
          <w:highlight w:val="yellow"/>
        </w:rPr>
      </w:pPr>
      <w:r>
        <w:rPr>
          <w:highlight w:val="yellow"/>
          <w:rtl w:val="0"/>
        </w:rPr>
        <w:t xml:space="preserve"> </w:t>
      </w:r>
    </w:p>
    <w:p w:rsidR="00000000" w:rsidDel="00000000" w:rsidP="00000000" w:rsidRDefault="00000000" w:rsidRPr="00000000" w14:paraId="00000982">
      <w:pPr>
        <w:rPr>
          <w:highlight w:val="yellow"/>
        </w:rPr>
      </w:pPr>
      <w:r>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83">
      <w:pPr>
        <w:rPr>
          <w:highlight w:val="yellow"/>
        </w:rPr>
      </w:pPr>
      <w:r>
        <w:rPr>
          <w:highlight w:val="yellow"/>
          <w:rtl w:val="0"/>
        </w:rPr>
        <w:t xml:space="preserve"> </w:t>
      </w:r>
    </w:p>
    <w:p w:rsidR="00000000" w:rsidDel="00000000" w:rsidP="00000000" w:rsidRDefault="00000000" w:rsidRPr="00000000" w14:paraId="00000984">
      <w:pPr>
        <w:rPr/>
      </w:pPr>
      <w:r>
        <w:rPr>
          <w:highlight w:val="yellow"/>
          <w:rtl w:val="0"/>
        </w:rPr>
        <w:t xml:space="preserve">The counters retry_count and tx_count in </w:t>
      </w:r>
      <w:r>
        <w:rPr>
          <w:i w:val="1"/>
          <w:iCs w:val="1"/>
          <w:highlight w:val="yellow"/>
          <w:rtl w:val="0"/>
        </w:rPr>
        <w:t xml:space="preserve">Table 4.9</w:t>
      </w:r>
      <w:r>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r>
        <w:rPr>
          <w:rtl w:val="0"/>
        </w:rPr>
      </w:r>
    </w:p>
    <w:p w:rsidR="00000000" w:rsidDel="00000000" w:rsidP="00000000" w:rsidRDefault="00000000" w:rsidRPr="00000000" w14:paraId="00000985">
      <w:pPr>
        <w:rPr/>
      </w:pPr>
      <w:r>
        <w:rPr>
          <w:rtl w:val="0"/>
        </w:rPr>
        <w:t xml:space="preserve"> </w:t>
      </w:r>
    </w:p>
    <w:p w:rsidR="00000000" w:rsidDel="00000000" w:rsidP="00000000" w:rsidRDefault="00000000" w:rsidRPr="00000000" w14:paraId="00000986">
      <w:pPr>
        <w:pStyle w:val="Heading5"/>
        <w:keepNext w:val="0"/>
        <w:keepLines w:val="0"/>
        <w:spacing w:after="40" w:before="200" w:lineRule="auto"/>
        <w:ind w:firstLine="720"/>
        <w:jc w:val="both"/>
        <w:rPr>
          <w:sz w:val="20"/>
          <w:szCs w:val="20"/>
        </w:rPr>
      </w:pPr>
      <w:bookmarkStart w:colFirst="0" w:colLast="0" w:name="_hwwrrt5y26t" w:id="191"/>
      <w:bookmarkEnd w:id="191"/>
      <w:r>
        <w:rPr>
          <w:sz w:val="20"/>
          <w:szCs w:val="20"/>
          <w:rtl w:val="0"/>
        </w:rPr>
        <w:t xml:space="preserve">4.2.4.2.1. Forwarding Behavior Features</w:t>
      </w:r>
    </w:p>
    <w:p w:rsidR="00000000" w:rsidDel="00000000" w:rsidP="00000000" w:rsidRDefault="00000000" w:rsidRPr="00000000" w14:paraId="00000987">
      <w:pPr>
        <w:rPr>
          <w:b w:val="1"/>
          <w:bCs w:val="1"/>
          <w:u w:val="single"/>
        </w:rPr>
      </w:pPr>
      <w:r>
        <w:rPr>
          <w:b w:val="1"/>
          <w:bCs w:val="1"/>
          <w:u w:val="single"/>
          <w:rtl w:val="0"/>
        </w:rPr>
        <w:t xml:space="preserve">Forwarding Ratio (Blackhole Indicator)</w:t>
      </w:r>
    </w:p>
    <w:p w:rsidR="00000000" w:rsidDel="00000000" w:rsidP="00000000" w:rsidRDefault="00000000" w:rsidRPr="00000000" w14:paraId="00000988">
      <w:pPr>
        <w:rPr/>
      </w:pPr>
      <w:r>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rPr/>
            </w:pPr>
            <w:r>
              <w:rPr/>
              <w:drawing>
                <wp:inline distB="114300" distT="114300" distL="114300" distR="114300">
                  <wp:extent cx="4533900" cy="787400"/>
                  <wp:effectExtent b="0" l="0" r="0" t="0"/>
                  <wp:docPr id="47" name="image48.gif"/>
                  <a:graphic>
                    <a:graphicData uri="http://schemas.openxmlformats.org/drawingml/2006/picture">
                      <pic:pic>
                        <pic:nvPicPr>
                          <pic:cNvPr id="0" name="image48.gif"/>
                          <pic:cNvPicPr preferRelativeResize="0"/>
                        </pic:nvPicPr>
                        <pic:blipFill>
                          <a:blip r:embed="rId28"/>
                          <a:srcRect b="0" l="0" r="0" t="0"/>
                          <a:stretch>
                            <a:fillRect/>
                          </a:stretch>
                        </pic:blipFill>
                        <pic:spPr>
                          <a:xfrm>
                            <a:off x="0" y="0"/>
                            <a:ext cx="4533900" cy="787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t5z34659x8c" w:id="192"/>
            <w:bookmarkEnd w:id="192"/>
            <w:r>
              <w:rPr>
                <w:b w:val="1"/>
                <w:bCs w:val="1"/>
                <w:i w:val="0"/>
                <w:iCs w:val="0"/>
                <w:color w:val="000000"/>
                <w:sz w:val="18"/>
                <w:szCs w:val="18"/>
                <w:rtl w:val="0"/>
              </w:rPr>
              <w:t xml:space="preserve">Equation 4.2</w:t>
            </w:r>
          </w:p>
        </w:tc>
      </w:tr>
    </w:tbl>
    <w:p w:rsidR="00000000" w:rsidDel="00000000" w:rsidP="00000000" w:rsidRDefault="00000000" w:rsidRPr="00000000" w14:paraId="0000098B">
      <w:pPr>
        <w:rPr/>
      </w:pPr>
      <w:r>
        <w:rPr>
          <w:rtl w:val="0"/>
        </w:rPr>
        <w:t xml:space="preserve">Where:</w:t>
      </w:r>
    </w:p>
    <w:p w:rsidR="00000000" w:rsidDel="00000000" w:rsidP="00000000" w:rsidRDefault="00000000" w:rsidRPr="00000000" w14:paraId="0000098C">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forward</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forward_count</w:t>
      </w:r>
      <w:r>
        <w:rPr>
          <w:rFonts w:ascii="Gungsuh" w:cs="Gungsuh" w:eastAsia="Gungsuh" w:hAnsi="Gungsuh"/>
          <w:color w:val="0f1115"/>
          <w:sz w:val="24"/>
          <w:szCs w:val="24"/>
          <w:rtl w:val="0"/>
        </w:rPr>
        <w:t xml:space="preserve"> at window end − </w:t>
      </w:r>
      <w:r>
        <w:rPr>
          <w:color w:val="0f1115"/>
          <w:sz w:val="21"/>
          <w:szCs w:val="21"/>
          <w:rtl w:val="0"/>
        </w:rPr>
        <w:t xml:space="preserve">forward_count</w:t>
      </w:r>
      <w:r>
        <w:rPr>
          <w:color w:val="0f1115"/>
          <w:sz w:val="24"/>
          <w:szCs w:val="24"/>
          <w:rtl w:val="0"/>
        </w:rPr>
        <w:t xml:space="preserve"> at window start</w:t>
      </w:r>
    </w:p>
    <w:p w:rsidR="00000000" w:rsidDel="00000000" w:rsidP="00000000" w:rsidRDefault="00000000" w:rsidRPr="00000000" w14:paraId="0000098D">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color w:val="0f1115"/>
          <w:sz w:val="29"/>
          <w:szCs w:val="29"/>
          <w:rtl w:val="0"/>
        </w:rPr>
        <w:t xml:space="preserve">Δ</w:t>
      </w:r>
      <w:r>
        <w:rPr>
          <w:i w:val="1"/>
          <w:iCs w:val="1"/>
          <w:color w:val="0f1115"/>
          <w:sz w:val="29"/>
          <w:szCs w:val="29"/>
          <w:rtl w:val="0"/>
        </w:rPr>
        <w:t xml:space="preserve">recv</w:t>
      </w:r>
      <w:r>
        <w:rPr>
          <w:color w:val="0f1115"/>
          <w:sz w:val="29"/>
          <w:szCs w:val="29"/>
          <w:rtl w:val="0"/>
        </w:rPr>
        <w:t xml:space="preserve">_</w:t>
      </w:r>
      <w:r>
        <w:rPr>
          <w:i w:val="1"/>
          <w:iCs w:val="1"/>
          <w:color w:val="0f1115"/>
          <w:sz w:val="29"/>
          <w:szCs w:val="29"/>
          <w:rtl w:val="0"/>
        </w:rPr>
        <w:t xml:space="preserve">count</w:t>
      </w:r>
      <w:r>
        <w:rPr>
          <w:color w:val="0f1115"/>
          <w:sz w:val="24"/>
          <w:szCs w:val="24"/>
          <w:rtl w:val="0"/>
        </w:rPr>
        <w:t xml:space="preserve"> = </w:t>
      </w:r>
      <w:r>
        <w:rPr>
          <w:color w:val="0f1115"/>
          <w:sz w:val="21"/>
          <w:szCs w:val="21"/>
          <w:rtl w:val="0"/>
        </w:rPr>
        <w:t xml:space="preserve">recv_count</w:t>
      </w:r>
      <w:r>
        <w:rPr>
          <w:rFonts w:ascii="Gungsuh" w:cs="Gungsuh" w:eastAsia="Gungsuh" w:hAnsi="Gungsuh"/>
          <w:color w:val="0f1115"/>
          <w:sz w:val="24"/>
          <w:szCs w:val="24"/>
          <w:rtl w:val="0"/>
        </w:rPr>
        <w:t xml:space="preserve"> at window end − </w:t>
      </w:r>
      <w:r>
        <w:rPr>
          <w:color w:val="0f1115"/>
          <w:sz w:val="21"/>
          <w:szCs w:val="21"/>
          <w:rtl w:val="0"/>
        </w:rPr>
        <w:t xml:space="preserve">recv_count</w:t>
      </w:r>
      <w:r>
        <w:rPr>
          <w:color w:val="0f1115"/>
          <w:sz w:val="24"/>
          <w:szCs w:val="24"/>
          <w:rtl w:val="0"/>
        </w:rPr>
        <w:t xml:space="preserve"> at window start</w:t>
      </w:r>
    </w:p>
    <w:p w:rsidR="00000000" w:rsidDel="00000000" w:rsidP="00000000" w:rsidRDefault="00000000" w:rsidRPr="00000000" w14:paraId="0000098E">
      <w:pPr>
        <w:ind w:left="1080" w:right="540" w:hanging="360"/>
        <w:jc w:val="left"/>
        <w:rPr>
          <w:color w:val="0f1115"/>
          <w:sz w:val="24"/>
          <w:szCs w:val="24"/>
        </w:rPr>
      </w:pPr>
      <w:r>
        <w:rPr>
          <w:color w:val="0f1115"/>
          <w:rtl w:val="0"/>
        </w:rPr>
        <w:t xml:space="preserve">●</w:t>
      </w:r>
      <w:r>
        <w:rPr>
          <w:color w:val="0f1115"/>
          <w:sz w:val="14"/>
          <w:szCs w:val="14"/>
          <w:rtl w:val="0"/>
        </w:rPr>
        <w:t xml:space="preserve">   </w:t>
        <w:tab/>
      </w:r>
      <w:r>
        <w:rPr>
          <w:i w:val="1"/>
          <w:iCs w:val="1"/>
          <w:color w:val="0f1115"/>
          <w:sz w:val="29"/>
          <w:szCs w:val="29"/>
          <w:rtl w:val="0"/>
        </w:rPr>
        <w:t xml:space="preserve">ϵ</w:t>
      </w:r>
      <w:r>
        <w:rPr>
          <w:color w:val="0f1115"/>
          <w:sz w:val="24"/>
          <w:szCs w:val="24"/>
          <w:rtl w:val="0"/>
        </w:rPr>
        <w:t xml:space="preserve"> is a small constant (10⁻⁶) to prevent division by zero</w:t>
      </w:r>
    </w:p>
    <w:p w:rsidR="00000000" w:rsidDel="00000000" w:rsidP="00000000" w:rsidRDefault="00000000" w:rsidRPr="00000000" w14:paraId="0000098F">
      <w:pPr>
        <w:rPr/>
      </w:pPr>
      <w:r>
        <w:rPr>
          <w:rtl w:val="0"/>
        </w:rPr>
        <w:t xml:space="preserve">Interpretation:</w:t>
      </w:r>
    </w:p>
    <w:p w:rsidR="00000000" w:rsidDel="00000000" w:rsidP="00000000" w:rsidRDefault="00000000" w:rsidRPr="00000000" w14:paraId="00000990">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9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0.0 → Complete forwarding suppression (blackhole active)</w:t>
      </w:r>
    </w:p>
    <w:p w:rsidR="00000000" w:rsidDel="00000000" w:rsidP="00000000" w:rsidRDefault="00000000" w:rsidRPr="00000000" w14:paraId="00000992">
      <w:pPr>
        <w:ind w:left="1080" w:hanging="360"/>
        <w:rPr/>
      </w:pPr>
      <w:r>
        <w:rPr>
          <w:rtl w:val="0"/>
        </w:rPr>
        <w:t xml:space="preserve">●</w:t>
      </w:r>
      <w:r>
        <w:rPr>
          <w:sz w:val="14"/>
          <w:szCs w:val="14"/>
          <w:rtl w:val="0"/>
        </w:rPr>
        <w:t xml:space="preserve">       </w:t>
      </w:r>
      <w:r>
        <w:rPr>
          <w:rFonts w:ascii="Cardo" w:cs="Cardo" w:eastAsia="Cardo" w:hAnsi="Cardo"/>
          <w:rtl w:val="0"/>
        </w:rPr>
        <w:t xml:space="preserve">0.0 &lt; ratio &lt; 1.0 → Partial suppression or forwarding instability</w:t>
      </w:r>
    </w:p>
    <w:p w:rsidR="00000000" w:rsidDel="00000000" w:rsidP="00000000" w:rsidRDefault="00000000" w:rsidRPr="00000000" w14:paraId="00000993">
      <w:pPr>
        <w:ind w:left="1080" w:hanging="360"/>
        <w:rPr/>
      </w:pPr>
      <w:r>
        <w:rPr>
          <w:rtl w:val="0"/>
        </w:rPr>
        <w:t xml:space="preserve">●</w:t>
      </w:r>
      <w:r>
        <w:rPr>
          <w:sz w:val="14"/>
          <w:szCs w:val="14"/>
          <w:rtl w:val="0"/>
        </w:rPr>
        <w:t xml:space="preserve">       </w:t>
      </w:r>
      <w:r>
        <w:rPr>
          <w:rFonts w:ascii="Cardo" w:cs="Cardo" w:eastAsia="Cardo" w:hAnsi="Cardo"/>
          <w:rtl w:val="0"/>
        </w:rPr>
        <w:t xml:space="preserve">Undefined (no packets received) → Node not handling transit traffic</w:t>
      </w:r>
    </w:p>
    <w:p w:rsidR="00000000" w:rsidDel="00000000" w:rsidP="00000000" w:rsidRDefault="00000000" w:rsidRPr="00000000" w14:paraId="00000994">
      <w:pPr>
        <w:spacing w:before="200" w:lineRule="auto"/>
        <w:rPr>
          <w:b w:val="1"/>
          <w:bCs w:val="1"/>
          <w:u w:val="single"/>
        </w:rPr>
      </w:pPr>
      <w:r>
        <w:rPr>
          <w:b w:val="1"/>
          <w:bCs w:val="1"/>
          <w:u w:val="single"/>
          <w:rtl w:val="0"/>
        </w:rPr>
        <w:t xml:space="preserve">Ingress‑Egress Delta</w:t>
      </w:r>
    </w:p>
    <w:p w:rsidR="00000000" w:rsidDel="00000000" w:rsidP="00000000" w:rsidRDefault="00000000" w:rsidRPr="00000000" w14:paraId="00000995">
      <w:pPr>
        <w:rPr/>
      </w:pPr>
      <w:r>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jc w:val="left"/>
              <w:rPr/>
            </w:pPr>
            <w:r>
              <w:rPr/>
              <w:drawing>
                <wp:inline distB="114300" distT="114300" distL="114300" distR="114300">
                  <wp:extent cx="4483100" cy="457200"/>
                  <wp:effectExtent b="0" l="0" r="0" t="0"/>
                  <wp:docPr id="29" name="image26.gif"/>
                  <a:graphic>
                    <a:graphicData uri="http://schemas.openxmlformats.org/drawingml/2006/picture">
                      <pic:pic>
                        <pic:nvPicPr>
                          <pic:cNvPr id="0" name="image26.gif"/>
                          <pic:cNvPicPr preferRelativeResize="0"/>
                        </pic:nvPicPr>
                        <pic:blipFill>
                          <a:blip r:embed="rId29"/>
                          <a:srcRect b="0" l="0" r="0" t="0"/>
                          <a:stretch>
                            <a:fillRect/>
                          </a:stretch>
                        </pic:blipFill>
                        <pic:spPr>
                          <a:xfrm>
                            <a:off x="0" y="0"/>
                            <a:ext cx="4483100" cy="457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sarmiahke4t" w:id="193"/>
            <w:bookmarkEnd w:id="193"/>
            <w:r>
              <w:rPr>
                <w:b w:val="1"/>
                <w:bCs w:val="1"/>
                <w:i w:val="0"/>
                <w:iCs w:val="0"/>
                <w:color w:val="000000"/>
                <w:sz w:val="18"/>
                <w:szCs w:val="18"/>
                <w:rtl w:val="0"/>
              </w:rPr>
              <w:t xml:space="preserve">Equation 4.3</w:t>
            </w:r>
          </w:p>
        </w:tc>
      </w:tr>
    </w:tbl>
    <w:p w:rsidR="00000000" w:rsidDel="00000000" w:rsidP="00000000" w:rsidRDefault="00000000" w:rsidRPr="00000000" w14:paraId="00000998">
      <w:pPr>
        <w:rPr/>
      </w:pPr>
      <w:r>
        <w:rPr>
          <w:rtl w:val="0"/>
        </w:rPr>
        <w:t xml:space="preserve">Interpretation:</w:t>
      </w:r>
    </w:p>
    <w:p w:rsidR="00000000" w:rsidDel="00000000" w:rsidP="00000000" w:rsidRDefault="00000000" w:rsidRPr="00000000" w14:paraId="00000999">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Balanced forwarding (normal operation)</w:t>
      </w:r>
    </w:p>
    <w:p w:rsidR="00000000" w:rsidDel="00000000" w:rsidP="00000000" w:rsidRDefault="00000000" w:rsidRPr="00000000" w14:paraId="0000099A">
      <w:pPr>
        <w:ind w:left="1080" w:hanging="360"/>
        <w:rPr/>
      </w:pPr>
      <w:r>
        <w:rPr>
          <w:rtl w:val="0"/>
        </w:rPr>
        <w:t xml:space="preserve">●</w:t>
      </w:r>
      <w:r>
        <w:rPr>
          <w:sz w:val="14"/>
          <w:szCs w:val="14"/>
          <w:rtl w:val="0"/>
        </w:rPr>
        <w:t xml:space="preserve">       </w:t>
      </w:r>
      <w:r>
        <w:rPr>
          <w:rFonts w:ascii="Cardo" w:cs="Cardo" w:eastAsia="Cardo" w:hAnsi="Cardo"/>
          <w:rtl w:val="0"/>
        </w:rPr>
        <w:t xml:space="preserve">&gt; 0 → Packets absorbed (potential blackhole)</w:t>
      </w:r>
    </w:p>
    <w:p w:rsidR="00000000" w:rsidDel="00000000" w:rsidP="00000000" w:rsidRDefault="00000000" w:rsidRPr="00000000" w14:paraId="0000099B">
      <w:pPr>
        <w:ind w:left="1080" w:hanging="360"/>
        <w:rPr/>
      </w:pPr>
      <w:r>
        <w:rPr>
          <w:rtl w:val="0"/>
        </w:rPr>
        <w:t xml:space="preserve">●</w:t>
      </w:r>
      <w:r>
        <w:rPr>
          <w:sz w:val="14"/>
          <w:szCs w:val="14"/>
          <w:rtl w:val="0"/>
        </w:rPr>
        <w:t xml:space="preserve">       </w:t>
      </w:r>
      <w:r>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C">
      <w:pPr>
        <w:pStyle w:val="Heading5"/>
        <w:keepNext w:val="0"/>
        <w:keepLines w:val="0"/>
        <w:spacing w:after="40" w:before="200" w:lineRule="auto"/>
        <w:ind w:firstLine="720"/>
        <w:jc w:val="both"/>
        <w:rPr>
          <w:sz w:val="20"/>
          <w:szCs w:val="20"/>
        </w:rPr>
      </w:pPr>
      <w:bookmarkStart w:colFirst="0" w:colLast="0" w:name="_6ntzscntzxdn" w:id="194"/>
      <w:bookmarkEnd w:id="194"/>
      <w:r>
        <w:rPr>
          <w:sz w:val="20"/>
          <w:szCs w:val="20"/>
          <w:rtl w:val="0"/>
        </w:rPr>
        <w:t xml:space="preserve">4.2.4.2.2. Link Reliability Features</w:t>
      </w:r>
    </w:p>
    <w:p w:rsidR="00000000" w:rsidDel="00000000" w:rsidP="00000000" w:rsidRDefault="00000000" w:rsidRPr="00000000" w14:paraId="0000099D">
      <w:pPr>
        <w:rPr>
          <w:b w:val="1"/>
          <w:bCs w:val="1"/>
          <w:highlight w:val="yellow"/>
          <w:u w:val="single"/>
        </w:rPr>
      </w:pPr>
      <w:r>
        <w:rPr>
          <w:b w:val="1"/>
          <w:bCs w:val="1"/>
          <w:highlight w:val="yellow"/>
          <w:u w:val="single"/>
          <w:rtl w:val="0"/>
        </w:rPr>
        <w:t xml:space="preserve">Retry Rate (application counters)</w:t>
      </w:r>
    </w:p>
    <w:p w:rsidR="00000000" w:rsidDel="00000000" w:rsidP="00000000" w:rsidRDefault="00000000" w:rsidRPr="00000000" w14:paraId="0000099E">
      <w:pPr>
        <w:rPr>
          <w:highlight w:val="yellow"/>
        </w:rPr>
      </w:pPr>
      <w:r>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jc w:val="left"/>
              <w:rPr>
                <w:highlight w:val="yellow"/>
              </w:rPr>
            </w:pPr>
            <w:r>
              <w:rPr>
                <w:highlight w:val="yellow"/>
              </w:rPr>
              <w:drawing>
                <wp:inline distB="114300" distT="114300" distL="114300" distR="114300">
                  <wp:extent cx="4521200" cy="939800"/>
                  <wp:effectExtent b="0" l="0" r="0" t="0"/>
                  <wp:docPr id="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4521200" cy="939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f7f49v2ttg0" w:id="195"/>
            <w:bookmarkEnd w:id="195"/>
            <w:r>
              <w:rPr>
                <w:b w:val="1"/>
                <w:bCs w:val="1"/>
                <w:i w:val="0"/>
                <w:iCs w:val="0"/>
                <w:color w:val="000000"/>
                <w:sz w:val="18"/>
                <w:szCs w:val="18"/>
                <w:rtl w:val="0"/>
              </w:rPr>
              <w:t xml:space="preserve">Equation 4.4</w:t>
            </w:r>
          </w:p>
        </w:tc>
      </w:tr>
    </w:tbl>
    <w:p w:rsidR="00000000" w:rsidDel="00000000" w:rsidP="00000000" w:rsidRDefault="00000000" w:rsidRPr="00000000" w14:paraId="000009A1">
      <w:pPr>
        <w:ind w:left="1080" w:hanging="360"/>
        <w:rPr>
          <w:highlight w:val="yellow"/>
        </w:rPr>
      </w:pPr>
      <w:r>
        <w:rPr>
          <w:rtl w:val="0"/>
        </w:rPr>
        <w:t xml:space="preserve">●</w:t>
      </w:r>
      <w:r>
        <w:rPr>
          <w:sz w:val="14"/>
          <w:szCs w:val="14"/>
          <w:rtl w:val="0"/>
        </w:rPr>
        <w:t xml:space="preserve">       </w:t>
      </w:r>
      <w:r>
        <w:rPr>
          <w:rtl w:val="0"/>
        </w:rPr>
        <w:t xml:space="preserve">Kept as a dataset column only. No cited study supports it as an attack signature, and it measured flat in the captured runs.</w:t>
      </w:r>
    </w:p>
    <w:p w:rsidR="00000000" w:rsidDel="00000000" w:rsidP="00000000" w:rsidRDefault="00000000" w:rsidRPr="00000000" w14:paraId="000009A2">
      <w:pPr>
        <w:spacing w:before="200" w:lineRule="auto"/>
        <w:rPr>
          <w:b w:val="1"/>
          <w:bCs w:val="1"/>
          <w:u w:val="single"/>
        </w:rPr>
      </w:pPr>
      <w:r>
        <w:rPr>
          <w:b w:val="1"/>
          <w:bCs w:val="1"/>
          <w:u w:val="single"/>
          <w:rtl w:val="0"/>
        </w:rPr>
        <w:t xml:space="preserve">Packet Delivery Ratio (PDR)</w:t>
      </w:r>
    </w:p>
    <w:p w:rsidR="00000000" w:rsidDel="00000000" w:rsidP="00000000" w:rsidRDefault="00000000" w:rsidRPr="00000000" w14:paraId="000009A3">
      <w:pPr>
        <w:rPr/>
      </w:pPr>
      <w:r>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rPr/>
            </w:pPr>
            <w:r>
              <w:rPr/>
              <w:drawing>
                <wp:inline distB="114300" distT="114300" distL="114300" distR="114300">
                  <wp:extent cx="4508500" cy="571500"/>
                  <wp:effectExtent b="0" l="0" r="0" t="0"/>
                  <wp:docPr id="55"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08500" cy="571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i1yk3n14qaw" w:id="196"/>
            <w:bookmarkEnd w:id="196"/>
            <w:r>
              <w:rPr>
                <w:b w:val="1"/>
                <w:bCs w:val="1"/>
                <w:i w:val="0"/>
                <w:iCs w:val="0"/>
                <w:color w:val="000000"/>
                <w:sz w:val="18"/>
                <w:szCs w:val="18"/>
                <w:rtl w:val="0"/>
              </w:rPr>
              <w:t xml:space="preserve">Equation 4.5</w:t>
            </w:r>
          </w:p>
        </w:tc>
      </w:tr>
    </w:tbl>
    <w:p w:rsidR="00000000" w:rsidDel="00000000" w:rsidP="00000000" w:rsidRDefault="00000000" w:rsidRPr="00000000" w14:paraId="000009A6">
      <w:pPr>
        <w:rPr/>
      </w:pPr>
      <w:r>
        <w:rPr>
          <w:rtl w:val="0"/>
        </w:rPr>
        <w:t xml:space="preserve">Interpretation:</w:t>
      </w:r>
    </w:p>
    <w:p w:rsidR="00000000" w:rsidDel="00000000" w:rsidP="00000000" w:rsidRDefault="00000000" w:rsidRPr="00000000" w14:paraId="000009A7">
      <w:pPr>
        <w:ind w:left="1080" w:hanging="360"/>
        <w:rPr/>
      </w:pPr>
      <w:r>
        <w:rPr>
          <w:rtl w:val="0"/>
        </w:rPr>
        <w:t xml:space="preserve">●</w:t>
      </w:r>
      <w:r>
        <w:rPr>
          <w:sz w:val="14"/>
          <w:szCs w:val="14"/>
          <w:rtl w:val="0"/>
        </w:rPr>
        <w:t xml:space="preserve">       </w:t>
      </w:r>
      <w:r>
        <w:rPr>
          <w:rFonts w:ascii="Cardo" w:cs="Cardo" w:eastAsia="Cardo" w:hAnsi="Cardo"/>
          <w:rtl w:val="0"/>
        </w:rPr>
        <w:t xml:space="preserve">0.97 → Normal operation (aligned with Khan et al. [22] baseline)</w:t>
      </w:r>
    </w:p>
    <w:p w:rsidR="00000000" w:rsidDel="00000000" w:rsidP="00000000" w:rsidRDefault="00000000" w:rsidRPr="00000000" w14:paraId="000009A8">
      <w:pPr>
        <w:ind w:left="1080" w:hanging="360"/>
        <w:rPr/>
      </w:pPr>
      <w:r>
        <w:rPr>
          <w:rtl w:val="0"/>
        </w:rPr>
        <w:t xml:space="preserve">●</w:t>
      </w:r>
      <w:r>
        <w:rPr>
          <w:sz w:val="14"/>
          <w:szCs w:val="14"/>
          <w:rtl w:val="0"/>
        </w:rPr>
        <w:t xml:space="preserve">       </w:t>
      </w:r>
      <w:r>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9">
      <w:pPr>
        <w:pStyle w:val="Heading5"/>
        <w:keepNext w:val="0"/>
        <w:keepLines w:val="0"/>
        <w:spacing w:after="40" w:before="200" w:lineRule="auto"/>
        <w:ind w:firstLine="720"/>
        <w:jc w:val="both"/>
        <w:rPr>
          <w:sz w:val="20"/>
          <w:szCs w:val="20"/>
        </w:rPr>
      </w:pPr>
      <w:bookmarkStart w:colFirst="0" w:colLast="0" w:name="_fonkin4vq3vt" w:id="197"/>
      <w:bookmarkEnd w:id="197"/>
      <w:r>
        <w:rPr>
          <w:sz w:val="20"/>
          <w:szCs w:val="20"/>
          <w:rtl w:val="0"/>
        </w:rPr>
        <w:t xml:space="preserve">4.2.4.2.3. Topology Stability Features</w:t>
      </w:r>
    </w:p>
    <w:p w:rsidR="00000000" w:rsidDel="00000000" w:rsidP="00000000" w:rsidRDefault="00000000" w:rsidRPr="00000000" w14:paraId="000009AA">
      <w:pPr>
        <w:rPr>
          <w:b w:val="1"/>
          <w:bCs w:val="1"/>
          <w:u w:val="single"/>
        </w:rPr>
      </w:pPr>
      <w:r>
        <w:rPr>
          <w:b w:val="1"/>
          <w:bCs w:val="1"/>
          <w:u w:val="single"/>
          <w:rtl w:val="0"/>
        </w:rPr>
        <w:t xml:space="preserve">Parent Switch Rate</w:t>
      </w:r>
    </w:p>
    <w:p w:rsidR="00000000" w:rsidDel="00000000" w:rsidP="00000000" w:rsidRDefault="00000000" w:rsidRPr="00000000" w14:paraId="000009AB">
      <w:pPr>
        <w:rPr/>
      </w:pPr>
      <w:r>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rPr/>
            </w:pPr>
            <w:r>
              <w:rPr/>
              <w:drawing>
                <wp:inline distB="114300" distT="114300" distL="114300" distR="114300">
                  <wp:extent cx="4521200" cy="647700"/>
                  <wp:effectExtent b="0" l="0" r="0" t="0"/>
                  <wp:docPr id="21" name="image25.gif"/>
                  <a:graphic>
                    <a:graphicData uri="http://schemas.openxmlformats.org/drawingml/2006/picture">
                      <pic:pic>
                        <pic:nvPicPr>
                          <pic:cNvPr id="0" name="image25.gif"/>
                          <pic:cNvPicPr preferRelativeResize="0"/>
                        </pic:nvPicPr>
                        <pic:blipFill>
                          <a:blip r:embed="rId32"/>
                          <a:srcRect b="0" l="0" r="0" t="0"/>
                          <a:stretch>
                            <a:fillRect/>
                          </a:stretch>
                        </pic:blipFill>
                        <pic:spPr>
                          <a:xfrm>
                            <a:off x="0" y="0"/>
                            <a:ext cx="4521200" cy="647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8kcqvviy4d4" w:id="198"/>
            <w:bookmarkEnd w:id="198"/>
            <w:r>
              <w:rPr>
                <w:b w:val="1"/>
                <w:bCs w:val="1"/>
                <w:i w:val="0"/>
                <w:iCs w:val="0"/>
                <w:color w:val="000000"/>
                <w:sz w:val="18"/>
                <w:szCs w:val="18"/>
                <w:rtl w:val="0"/>
              </w:rPr>
              <w:t xml:space="preserve">Equation 4.6</w:t>
            </w:r>
          </w:p>
        </w:tc>
      </w:tr>
    </w:tbl>
    <w:p w:rsidR="00000000" w:rsidDel="00000000" w:rsidP="00000000" w:rsidRDefault="00000000" w:rsidRPr="00000000" w14:paraId="000009AE">
      <w:pPr>
        <w:rPr/>
      </w:pPr>
      <w:r>
        <w:rPr>
          <w:rtl w:val="0"/>
        </w:rPr>
        <w:t xml:space="preserve">Interpretation:</w:t>
      </w:r>
    </w:p>
    <w:p w:rsidR="00000000" w:rsidDel="00000000" w:rsidP="00000000" w:rsidRDefault="00000000" w:rsidRPr="00000000" w14:paraId="000009AF">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Very low (≈ 0) → Stable topology</w:t>
      </w:r>
    </w:p>
    <w:p w:rsidR="00000000" w:rsidDel="00000000" w:rsidP="00000000" w:rsidRDefault="00000000" w:rsidRPr="00000000" w14:paraId="000009B0">
      <w:pPr>
        <w:ind w:left="1080" w:hanging="360"/>
        <w:rPr/>
      </w:pPr>
      <w:r>
        <w:rPr>
          <w:rtl w:val="0"/>
        </w:rPr>
        <w:t xml:space="preserve">●</w:t>
      </w:r>
      <w:r>
        <w:rPr>
          <w:sz w:val="14"/>
          <w:szCs w:val="14"/>
          <w:rtl w:val="0"/>
        </w:rPr>
        <w:t xml:space="preserve">       </w:t>
      </w:r>
      <w:r>
        <w:rPr>
          <w:rFonts w:ascii="Cardo" w:cs="Cardo" w:eastAsia="Cardo" w:hAnsi="Cardo"/>
          <w:rtl w:val="0"/>
        </w:rPr>
        <w:t xml:space="preserve">Moderate (&gt; 0 but small) → Normal adaptive adjustments</w:t>
      </w:r>
    </w:p>
    <w:p w:rsidR="00000000" w:rsidDel="00000000" w:rsidP="00000000" w:rsidRDefault="00000000" w:rsidRPr="00000000" w14:paraId="000009B1">
      <w:pPr>
        <w:ind w:left="1080" w:hanging="360"/>
        <w:rPr/>
      </w:pPr>
      <w:r>
        <w:rPr>
          <w:rtl w:val="0"/>
        </w:rPr>
        <w:t xml:space="preserve">●</w:t>
      </w:r>
      <w:r>
        <w:rPr>
          <w:sz w:val="14"/>
          <w:szCs w:val="14"/>
          <w:rtl w:val="0"/>
        </w:rPr>
        <w:t xml:space="preserve">       </w:t>
      </w:r>
      <w:r>
        <w:rPr>
          <w:rFonts w:ascii="Cardo" w:cs="Cardo" w:eastAsia="Cardo" w:hAnsi="Cardo"/>
          <w:rtl w:val="0"/>
        </w:rPr>
        <w:t xml:space="preserve">High values → Persistent instability or distortion pressure</w:t>
      </w:r>
    </w:p>
    <w:p w:rsidR="00000000" w:rsidDel="00000000" w:rsidP="00000000" w:rsidRDefault="00000000" w:rsidRPr="00000000" w14:paraId="000009B2">
      <w:pPr>
        <w:spacing w:before="200" w:lineRule="auto"/>
        <w:rPr>
          <w:b w:val="1"/>
          <w:bCs w:val="1"/>
          <w:u w:val="single"/>
        </w:rPr>
      </w:pPr>
      <w:r>
        <w:rPr>
          <w:b w:val="1"/>
          <w:bCs w:val="1"/>
          <w:u w:val="single"/>
          <w:rtl w:val="0"/>
        </w:rPr>
        <w:t xml:space="preserve">Layer Change Count</w:t>
      </w:r>
    </w:p>
    <w:p w:rsidR="00000000" w:rsidDel="00000000" w:rsidP="00000000" w:rsidRDefault="00000000" w:rsidRPr="00000000" w14:paraId="000009B3">
      <w:pPr>
        <w:rPr/>
      </w:pPr>
      <w:r>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Pr/>
              <w:drawing>
                <wp:inline distB="114300" distT="114300" distL="114300" distR="114300">
                  <wp:extent cx="4521200" cy="393700"/>
                  <wp:effectExtent b="0" l="0" r="0" t="0"/>
                  <wp:docPr id="20" name="image24.gif"/>
                  <a:graphic>
                    <a:graphicData uri="http://schemas.openxmlformats.org/drawingml/2006/picture">
                      <pic:pic>
                        <pic:nvPicPr>
                          <pic:cNvPr id="0" name="image24.gif"/>
                          <pic:cNvPicPr preferRelativeResize="0"/>
                        </pic:nvPicPr>
                        <pic:blipFill>
                          <a:blip r:embed="rId33"/>
                          <a:srcRect b="0" l="0" r="0" t="0"/>
                          <a:stretch>
                            <a:fillRect/>
                          </a:stretch>
                        </pic:blipFill>
                        <pic:spPr>
                          <a:xfrm>
                            <a:off x="0" y="0"/>
                            <a:ext cx="4521200" cy="393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wk5qg4zdsce" w:id="199"/>
            <w:bookmarkEnd w:id="199"/>
            <w:r>
              <w:rPr>
                <w:b w:val="1"/>
                <w:bCs w:val="1"/>
                <w:i w:val="0"/>
                <w:iCs w:val="0"/>
                <w:color w:val="000000"/>
                <w:sz w:val="18"/>
                <w:szCs w:val="18"/>
                <w:rtl w:val="0"/>
              </w:rPr>
              <w:t xml:space="preserve">Equation 4.7</w:t>
            </w:r>
          </w:p>
        </w:tc>
      </w:tr>
    </w:tbl>
    <w:p w:rsidR="00000000" w:rsidDel="00000000" w:rsidP="00000000" w:rsidRDefault="00000000" w:rsidRPr="00000000" w14:paraId="000009B6">
      <w:pPr>
        <w:rPr/>
      </w:pPr>
      <w:r>
        <w:rPr>
          <w:rtl w:val="0"/>
        </w:rPr>
        <w:t xml:space="preserve">Interpretation:</w:t>
      </w:r>
    </w:p>
    <w:p w:rsidR="00000000" w:rsidDel="00000000" w:rsidP="00000000" w:rsidRDefault="00000000" w:rsidRPr="00000000" w14:paraId="000009B7">
      <w:pPr>
        <w:ind w:left="1080" w:hanging="360"/>
        <w:rPr/>
      </w:pPr>
      <w:r>
        <w:rPr>
          <w:rtl w:val="0"/>
        </w:rPr>
        <w:t xml:space="preserve">●</w:t>
      </w:r>
      <w:r>
        <w:rPr>
          <w:sz w:val="14"/>
          <w:szCs w:val="14"/>
          <w:rtl w:val="0"/>
        </w:rPr>
        <w:t xml:space="preserve">       </w:t>
      </w:r>
      <w:r>
        <w:rPr>
          <w:rFonts w:ascii="Cardo" w:cs="Cardo" w:eastAsia="Cardo" w:hAnsi="Cardo"/>
          <w:rtl w:val="0"/>
        </w:rPr>
        <w:t xml:space="preserve">0 → Stable layer assignment</w:t>
      </w:r>
    </w:p>
    <w:p w:rsidR="00000000" w:rsidDel="00000000" w:rsidP="00000000" w:rsidRDefault="00000000" w:rsidRPr="00000000" w14:paraId="000009B8">
      <w:pPr>
        <w:ind w:left="1080" w:hanging="360"/>
        <w:rPr/>
      </w:pPr>
      <w:r>
        <w:rPr>
          <w:rtl w:val="0"/>
        </w:rPr>
        <w:t xml:space="preserve">●</w:t>
      </w:r>
      <w:r>
        <w:rPr>
          <w:sz w:val="14"/>
          <w:szCs w:val="14"/>
          <w:rtl w:val="0"/>
        </w:rPr>
        <w:t xml:space="preserve">       </w:t>
      </w:r>
      <w:r>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9">
      <w:pPr>
        <w:spacing w:before="200" w:lineRule="auto"/>
        <w:rPr>
          <w:b w:val="1"/>
          <w:bCs w:val="1"/>
          <w:u w:val="single"/>
        </w:rPr>
      </w:pPr>
      <w:r>
        <w:rPr>
          <w:b w:val="1"/>
          <w:bCs w:val="1"/>
          <w:u w:val="single"/>
          <w:rtl w:val="0"/>
        </w:rPr>
        <w:t xml:space="preserve">Hop Stability Duration</w:t>
      </w:r>
    </w:p>
    <w:p w:rsidR="00000000" w:rsidDel="00000000" w:rsidP="00000000" w:rsidRDefault="00000000" w:rsidRPr="00000000" w14:paraId="000009BA">
      <w:pPr>
        <w:rPr/>
      </w:pPr>
      <w:r>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rPr/>
            </w:pPr>
            <w:r>
              <w:rPr/>
              <w:drawing>
                <wp:inline distB="114300" distT="114300" distL="114300" distR="114300">
                  <wp:extent cx="4508500" cy="355600"/>
                  <wp:effectExtent b="0" l="0" r="0" t="0"/>
                  <wp:docPr id="42" name="image63.gif"/>
                  <a:graphic>
                    <a:graphicData uri="http://schemas.openxmlformats.org/drawingml/2006/picture">
                      <pic:pic>
                        <pic:nvPicPr>
                          <pic:cNvPr id="0" name="image63.gif"/>
                          <pic:cNvPicPr preferRelativeResize="0"/>
                        </pic:nvPicPr>
                        <pic:blipFill>
                          <a:blip r:embed="rId34"/>
                          <a:srcRect b="0" l="0" r="0" t="0"/>
                          <a:stretch>
                            <a:fillRect/>
                          </a:stretch>
                        </pic:blipFill>
                        <pic:spPr>
                          <a:xfrm>
                            <a:off x="0" y="0"/>
                            <a:ext cx="4508500" cy="355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jljsnf525qi" w:id="200"/>
            <w:bookmarkEnd w:id="200"/>
            <w:r>
              <w:rPr>
                <w:b w:val="1"/>
                <w:bCs w:val="1"/>
                <w:i w:val="0"/>
                <w:iCs w:val="0"/>
                <w:color w:val="000000"/>
                <w:sz w:val="18"/>
                <w:szCs w:val="18"/>
                <w:rtl w:val="0"/>
              </w:rPr>
              <w:t xml:space="preserve">Equation 4.8</w:t>
            </w:r>
          </w:p>
        </w:tc>
      </w:tr>
    </w:tbl>
    <w:p w:rsidR="00000000" w:rsidDel="00000000" w:rsidP="00000000" w:rsidRDefault="00000000" w:rsidRPr="00000000" w14:paraId="000009BD">
      <w:pPr>
        <w:rPr/>
      </w:pPr>
      <w:r>
        <w:rPr>
          <w:rtl w:val="0"/>
        </w:rPr>
        <w:t xml:space="preserve">Interpretation:</w:t>
      </w:r>
    </w:p>
    <w:p w:rsidR="00000000" w:rsidDel="00000000" w:rsidP="00000000" w:rsidRDefault="00000000" w:rsidRPr="00000000" w14:paraId="000009BE">
      <w:pPr>
        <w:ind w:left="1080" w:hanging="360"/>
        <w:rPr/>
      </w:pPr>
      <w:r>
        <w:rPr>
          <w:rtl w:val="0"/>
        </w:rPr>
        <w:t xml:space="preserve">●</w:t>
      </w:r>
      <w:r>
        <w:rPr>
          <w:sz w:val="14"/>
          <w:szCs w:val="14"/>
          <w:rtl w:val="0"/>
        </w:rPr>
        <w:t xml:space="preserve">       </w:t>
      </w:r>
      <w:r>
        <w:rPr>
          <w:rFonts w:ascii="Cardo" w:cs="Cardo" w:eastAsia="Cardo" w:hAnsi="Cardo"/>
          <w:rtl w:val="0"/>
        </w:rPr>
        <w:t xml:space="preserve">Long durations → Stable topology</w:t>
      </w:r>
    </w:p>
    <w:p w:rsidR="00000000" w:rsidDel="00000000" w:rsidP="00000000" w:rsidRDefault="00000000" w:rsidRPr="00000000" w14:paraId="000009BF">
      <w:pPr>
        <w:ind w:left="1080" w:hanging="360"/>
        <w:rPr/>
      </w:pPr>
      <w:r>
        <w:rPr>
          <w:rtl w:val="0"/>
        </w:rPr>
        <w:t xml:space="preserve">●</w:t>
      </w:r>
      <w:r>
        <w:rPr>
          <w:sz w:val="14"/>
          <w:szCs w:val="14"/>
          <w:rtl w:val="0"/>
        </w:rPr>
        <w:t xml:space="preserve">       </w:t>
      </w:r>
      <w:r>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C0">
      <w:pPr>
        <w:pStyle w:val="Heading5"/>
        <w:keepNext w:val="0"/>
        <w:keepLines w:val="0"/>
        <w:spacing w:after="40" w:before="200" w:lineRule="auto"/>
        <w:ind w:firstLine="720"/>
        <w:jc w:val="both"/>
        <w:rPr>
          <w:sz w:val="20"/>
          <w:szCs w:val="20"/>
        </w:rPr>
      </w:pPr>
      <w:bookmarkStart w:colFirst="0" w:colLast="0" w:name="_7hfpabgpp3jd" w:id="201"/>
      <w:bookmarkEnd w:id="201"/>
      <w:r>
        <w:rPr>
          <w:sz w:val="20"/>
          <w:szCs w:val="20"/>
          <w:rtl w:val="0"/>
        </w:rPr>
        <w:t xml:space="preserve">4.2.4.2.4. Physical Layer Features</w:t>
      </w:r>
    </w:p>
    <w:p w:rsidR="00000000" w:rsidDel="00000000" w:rsidP="00000000" w:rsidRDefault="00000000" w:rsidRPr="00000000" w14:paraId="000009C1">
      <w:pPr>
        <w:rPr>
          <w:b w:val="1"/>
          <w:bCs w:val="1"/>
          <w:u w:val="single"/>
        </w:rPr>
      </w:pPr>
      <w:r>
        <w:rPr>
          <w:b w:val="1"/>
          <w:bCs w:val="1"/>
          <w:u w:val="single"/>
          <w:rtl w:val="0"/>
        </w:rPr>
        <w:t xml:space="preserve">RSSI Mean</w:t>
      </w:r>
    </w:p>
    <w:p w:rsidR="00000000" w:rsidDel="00000000" w:rsidP="00000000" w:rsidRDefault="00000000" w:rsidRPr="00000000" w14:paraId="000009C2">
      <w:pPr>
        <w:rPr/>
      </w:pPr>
      <w:r>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Pr/>
              <w:drawing>
                <wp:inline distB="114300" distT="114300" distL="114300" distR="114300">
                  <wp:extent cx="3302000" cy="965200"/>
                  <wp:effectExtent b="0" l="0" r="0" t="0"/>
                  <wp:docPr id="50" name="image53.gif"/>
                  <a:graphic>
                    <a:graphicData uri="http://schemas.openxmlformats.org/drawingml/2006/picture">
                      <pic:pic>
                        <pic:nvPicPr>
                          <pic:cNvPr id="0" name="image53.gif"/>
                          <pic:cNvPicPr preferRelativeResize="0"/>
                        </pic:nvPicPr>
                        <pic:blipFill>
                          <a:blip r:embed="rId35"/>
                          <a:srcRect b="0" l="0" r="0" t="0"/>
                          <a:stretch>
                            <a:fillRect/>
                          </a:stretch>
                        </pic:blipFill>
                        <pic:spPr>
                          <a:xfrm>
                            <a:off x="0" y="0"/>
                            <a:ext cx="3302000" cy="9652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fmw5asnqo00" w:id="202"/>
            <w:bookmarkEnd w:id="202"/>
            <w:r>
              <w:rPr>
                <w:b w:val="1"/>
                <w:bCs w:val="1"/>
                <w:i w:val="0"/>
                <w:iCs w:val="0"/>
                <w:color w:val="000000"/>
                <w:sz w:val="18"/>
                <w:szCs w:val="18"/>
                <w:rtl w:val="0"/>
              </w:rPr>
              <w:t xml:space="preserve">Equation 4.9</w:t>
            </w:r>
          </w:p>
        </w:tc>
      </w:tr>
    </w:tbl>
    <w:p w:rsidR="00000000" w:rsidDel="00000000" w:rsidP="00000000" w:rsidRDefault="00000000" w:rsidRPr="00000000" w14:paraId="000009C5">
      <w:pPr>
        <w:rPr/>
      </w:pPr>
      <w:r>
        <w:rPr>
          <w:rtl w:val="0"/>
        </w:rPr>
        <w:t xml:space="preserve">Interpretation:</w:t>
      </w:r>
    </w:p>
    <w:p w:rsidR="00000000" w:rsidDel="00000000" w:rsidP="00000000" w:rsidRDefault="00000000" w:rsidRPr="00000000" w14:paraId="000009C6">
      <w:pPr>
        <w:ind w:left="1080" w:hanging="360"/>
        <w:rPr/>
      </w:pPr>
      <w:r>
        <w:rPr>
          <w:rtl w:val="0"/>
        </w:rPr>
        <w:t xml:space="preserve">●</w:t>
      </w:r>
      <w:r>
        <w:rPr>
          <w:sz w:val="14"/>
          <w:szCs w:val="14"/>
          <w:rtl w:val="0"/>
        </w:rPr>
        <w:t xml:space="preserve">       </w:t>
      </w:r>
      <w:r>
        <w:rPr>
          <w:rtl w:val="0"/>
        </w:rPr>
        <w:t xml:space="preserve">Values reflect link quality and physical proximity to the parent</w:t>
      </w:r>
    </w:p>
    <w:p w:rsidR="00000000" w:rsidDel="00000000" w:rsidP="00000000" w:rsidRDefault="00000000" w:rsidRPr="00000000" w14:paraId="000009C7">
      <w:pPr>
        <w:ind w:left="1080" w:hanging="360"/>
        <w:rPr/>
      </w:pPr>
      <w:r>
        <w:rPr>
          <w:rtl w:val="0"/>
        </w:rPr>
        <w:t xml:space="preserve">●</w:t>
      </w:r>
      <w:r>
        <w:rPr>
          <w:sz w:val="14"/>
          <w:szCs w:val="14"/>
          <w:rtl w:val="0"/>
        </w:rPr>
        <w:t xml:space="preserve">       </w:t>
      </w:r>
      <w:r>
        <w:rPr>
          <w:rtl w:val="0"/>
        </w:rPr>
        <w:t xml:space="preserve">Under normal operation, RSSI decreases predictably with hop count</w:t>
      </w:r>
    </w:p>
    <w:p w:rsidR="00000000" w:rsidDel="00000000" w:rsidP="00000000" w:rsidRDefault="00000000" w:rsidRPr="00000000" w14:paraId="000009C8">
      <w:pPr>
        <w:spacing w:before="200" w:lineRule="auto"/>
        <w:rPr>
          <w:b w:val="1"/>
          <w:bCs w:val="1"/>
          <w:u w:val="single"/>
        </w:rPr>
      </w:pPr>
      <w:r>
        <w:rPr>
          <w:b w:val="1"/>
          <w:bCs w:val="1"/>
          <w:u w:val="single"/>
          <w:rtl w:val="0"/>
        </w:rPr>
        <w:t xml:space="preserve">RSSI Variance</w:t>
      </w:r>
    </w:p>
    <w:p w:rsidR="00000000" w:rsidDel="00000000" w:rsidP="00000000" w:rsidRDefault="00000000" w:rsidRPr="00000000" w14:paraId="000009C9">
      <w:pPr>
        <w:rPr/>
      </w:pPr>
      <w:r>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jc w:val="center"/>
              <w:rPr/>
            </w:pPr>
            <w:r>
              <w:rPr/>
              <w:drawing>
                <wp:inline distB="114300" distT="114300" distL="114300" distR="114300">
                  <wp:extent cx="4546600" cy="863600"/>
                  <wp:effectExtent b="0" l="0" r="0" t="0"/>
                  <wp:docPr id="41" name="image47.gif"/>
                  <a:graphic>
                    <a:graphicData uri="http://schemas.openxmlformats.org/drawingml/2006/picture">
                      <pic:pic>
                        <pic:nvPicPr>
                          <pic:cNvPr id="0" name="image47.gif"/>
                          <pic:cNvPicPr preferRelativeResize="0"/>
                        </pic:nvPicPr>
                        <pic:blipFill>
                          <a:blip r:embed="rId36"/>
                          <a:srcRect b="0" l="0" r="0" t="0"/>
                          <a:stretch>
                            <a:fillRect/>
                          </a:stretch>
                        </pic:blipFill>
                        <pic:spPr>
                          <a:xfrm>
                            <a:off x="0" y="0"/>
                            <a:ext cx="4546600" cy="8636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4klj9bw7ua9" w:id="203"/>
            <w:bookmarkEnd w:id="203"/>
            <w:r>
              <w:rPr>
                <w:b w:val="1"/>
                <w:bCs w:val="1"/>
                <w:i w:val="0"/>
                <w:iCs w:val="0"/>
                <w:color w:val="000000"/>
                <w:sz w:val="18"/>
                <w:szCs w:val="18"/>
                <w:rtl w:val="0"/>
              </w:rPr>
              <w:t xml:space="preserve">Equation 4.10</w:t>
            </w:r>
          </w:p>
        </w:tc>
      </w:tr>
    </w:tbl>
    <w:p w:rsidR="00000000" w:rsidDel="00000000" w:rsidP="00000000" w:rsidRDefault="00000000" w:rsidRPr="00000000" w14:paraId="000009CC">
      <w:pPr>
        <w:rPr/>
      </w:pPr>
      <w:r>
        <w:rPr>
          <w:rtl w:val="0"/>
        </w:rPr>
        <w:t xml:space="preserve">Interpretation:</w:t>
      </w:r>
    </w:p>
    <w:p w:rsidR="00000000" w:rsidDel="00000000" w:rsidP="00000000" w:rsidRDefault="00000000" w:rsidRPr="00000000" w14:paraId="000009CD">
      <w:pPr>
        <w:ind w:left="1080" w:hanging="360"/>
        <w:rPr/>
      </w:pPr>
      <w:r>
        <w:rPr>
          <w:rtl w:val="0"/>
        </w:rPr>
        <w:t xml:space="preserve">●</w:t>
      </w:r>
      <w:r>
        <w:rPr>
          <w:sz w:val="14"/>
          <w:szCs w:val="14"/>
          <w:rtl w:val="0"/>
        </w:rPr>
        <w:t xml:space="preserve">       </w:t>
      </w:r>
      <w:r>
        <w:rPr>
          <w:rFonts w:ascii="Cardo" w:cs="Cardo" w:eastAsia="Cardo" w:hAnsi="Cardo"/>
          <w:rtl w:val="0"/>
        </w:rPr>
        <w:t xml:space="preserve">Low variance → Stable link conditions</w:t>
      </w:r>
    </w:p>
    <w:p w:rsidR="00000000" w:rsidDel="00000000" w:rsidP="00000000" w:rsidRDefault="00000000" w:rsidRPr="00000000" w14:paraId="000009CE">
      <w:pPr>
        <w:ind w:left="1080" w:hanging="360"/>
        <w:rPr/>
      </w:pPr>
      <w:r>
        <w:rPr>
          <w:rtl w:val="0"/>
        </w:rPr>
        <w:t xml:space="preserve">●</w:t>
      </w:r>
      <w:r>
        <w:rPr>
          <w:sz w:val="14"/>
          <w:szCs w:val="14"/>
          <w:rtl w:val="0"/>
        </w:rPr>
        <w:t xml:space="preserve">       </w:t>
      </w:r>
      <w:r>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F">
      <w:pPr>
        <w:spacing w:before="200" w:lineRule="auto"/>
        <w:rPr>
          <w:b w:val="1"/>
          <w:bCs w:val="1"/>
          <w:u w:val="single"/>
        </w:rPr>
      </w:pPr>
      <w:r>
        <w:rPr>
          <w:b w:val="1"/>
          <w:bCs w:val="1"/>
          <w:u w:val="single"/>
          <w:rtl w:val="0"/>
        </w:rPr>
        <w:t xml:space="preserve">RSSI Stability Duration</w:t>
      </w:r>
    </w:p>
    <w:p w:rsidR="00000000" w:rsidDel="00000000" w:rsidP="00000000" w:rsidRDefault="00000000" w:rsidRPr="00000000" w14:paraId="000009D0">
      <w:pPr>
        <w:rPr/>
      </w:pPr>
      <w:r>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1">
            <w:pPr>
              <w:rPr/>
            </w:pPr>
            <w:r>
              <w:rPr/>
              <w:drawing>
                <wp:inline distB="114300" distT="114300" distL="114300" distR="114300">
                  <wp:extent cx="4533900" cy="292100"/>
                  <wp:effectExtent b="0" l="0" r="0" t="0"/>
                  <wp:docPr id="62" name="image60.gif"/>
                  <a:graphic>
                    <a:graphicData uri="http://schemas.openxmlformats.org/drawingml/2006/picture">
                      <pic:pic>
                        <pic:nvPicPr>
                          <pic:cNvPr id="0" name="image60.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u5opkfnvwb4" w:id="204"/>
            <w:bookmarkEnd w:id="204"/>
            <w:r>
              <w:rPr>
                <w:b w:val="1"/>
                <w:bCs w:val="1"/>
                <w:i w:val="0"/>
                <w:iCs w:val="0"/>
                <w:color w:val="000000"/>
                <w:sz w:val="18"/>
                <w:szCs w:val="18"/>
                <w:rtl w:val="0"/>
              </w:rPr>
              <w:t xml:space="preserve">Equation 4.11</w:t>
            </w:r>
          </w:p>
        </w:tc>
      </w:tr>
    </w:tbl>
    <w:p w:rsidR="00000000" w:rsidDel="00000000" w:rsidP="00000000" w:rsidRDefault="00000000" w:rsidRPr="00000000" w14:paraId="000009D3">
      <w:pPr>
        <w:rPr/>
      </w:pPr>
      <w:r>
        <w:rPr>
          <w:rtl w:val="0"/>
        </w:rPr>
        <w:t xml:space="preserve">Interpretation:</w:t>
      </w:r>
    </w:p>
    <w:p w:rsidR="00000000" w:rsidDel="00000000" w:rsidP="00000000" w:rsidRDefault="00000000" w:rsidRPr="00000000" w14:paraId="000009D4">
      <w:pPr>
        <w:ind w:left="1080" w:hanging="360"/>
        <w:rPr/>
      </w:pPr>
      <w:r>
        <w:rPr>
          <w:rtl w:val="0"/>
        </w:rPr>
        <w:t xml:space="preserve">●</w:t>
      </w:r>
      <w:r>
        <w:rPr>
          <w:sz w:val="14"/>
          <w:szCs w:val="14"/>
          <w:rtl w:val="0"/>
        </w:rPr>
        <w:t xml:space="preserve">       </w:t>
      </w:r>
      <w:r>
        <w:rPr>
          <w:rFonts w:ascii="Cardo" w:cs="Cardo" w:eastAsia="Cardo" w:hAnsi="Cardo"/>
          <w:rtl w:val="0"/>
        </w:rPr>
        <w:t xml:space="preserve">Long duration → Stable signal conditions</w:t>
      </w:r>
    </w:p>
    <w:p w:rsidR="00000000" w:rsidDel="00000000" w:rsidP="00000000" w:rsidRDefault="00000000" w:rsidRPr="00000000" w14:paraId="000009D5">
      <w:pPr>
        <w:ind w:left="1080" w:hanging="360"/>
        <w:rPr/>
      </w:pPr>
      <w:r>
        <w:rPr>
          <w:rtl w:val="0"/>
        </w:rPr>
        <w:t xml:space="preserve">●</w:t>
      </w:r>
      <w:r>
        <w:rPr>
          <w:sz w:val="14"/>
          <w:szCs w:val="14"/>
          <w:rtl w:val="0"/>
        </w:rPr>
        <w:t xml:space="preserve">       </w:t>
      </w:r>
      <w:r>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D6">
      <w:pPr>
        <w:pStyle w:val="Heading5"/>
        <w:keepNext w:val="0"/>
        <w:keepLines w:val="0"/>
        <w:spacing w:after="40" w:before="200" w:lineRule="auto"/>
        <w:ind w:firstLine="720"/>
        <w:jc w:val="both"/>
        <w:rPr>
          <w:sz w:val="20"/>
          <w:szCs w:val="20"/>
        </w:rPr>
      </w:pPr>
      <w:bookmarkStart w:colFirst="0" w:colLast="0" w:name="_c3pykejac9dc" w:id="205"/>
      <w:bookmarkEnd w:id="205"/>
      <w:r>
        <w:rPr>
          <w:sz w:val="20"/>
          <w:szCs w:val="20"/>
          <w:rtl w:val="0"/>
        </w:rPr>
        <w:t xml:space="preserve">4.2.4.2.5. Cross‑Layer Inconsistency Features</w:t>
      </w:r>
    </w:p>
    <w:p w:rsidR="00000000" w:rsidDel="00000000" w:rsidP="00000000" w:rsidRDefault="00000000" w:rsidRPr="00000000" w14:paraId="000009D7">
      <w:pPr>
        <w:rPr>
          <w:b w:val="1"/>
          <w:bCs w:val="1"/>
          <w:u w:val="single"/>
        </w:rPr>
      </w:pPr>
      <w:r>
        <w:rPr>
          <w:b w:val="1"/>
          <w:bCs w:val="1"/>
          <w:u w:val="single"/>
          <w:rtl w:val="0"/>
        </w:rPr>
        <w:t xml:space="preserve">RSSI–Hop Inconsistency</w:t>
      </w:r>
    </w:p>
    <w:p w:rsidR="00000000" w:rsidDel="00000000" w:rsidP="00000000" w:rsidRDefault="00000000" w:rsidRPr="00000000" w14:paraId="000009D8">
      <w:pPr>
        <w:rPr/>
      </w:pPr>
      <w:r>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9">
      <w:pPr>
        <w:spacing w:before="200" w:lineRule="auto"/>
        <w:rPr/>
      </w:pPr>
      <w:r>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A">
            <w:pPr>
              <w:rPr/>
            </w:pPr>
            <w:r>
              <w:rPr/>
              <w:drawing>
                <wp:inline distB="114300" distT="114300" distL="114300" distR="114300">
                  <wp:extent cx="4521200" cy="342900"/>
                  <wp:effectExtent b="0" l="0" r="0" t="0"/>
                  <wp:docPr id="52" name="image51.gif"/>
                  <a:graphic>
                    <a:graphicData uri="http://schemas.openxmlformats.org/drawingml/2006/picture">
                      <pic:pic>
                        <pic:nvPicPr>
                          <pic:cNvPr id="0" name="image51.gif"/>
                          <pic:cNvPicPr preferRelativeResize="0"/>
                        </pic:nvPicPr>
                        <pic:blipFill>
                          <a:blip r:embed="rId38"/>
                          <a:srcRect b="0" l="0" r="0" t="0"/>
                          <a:stretch>
                            <a:fillRect/>
                          </a:stretch>
                        </pic:blipFill>
                        <pic:spPr>
                          <a:xfrm>
                            <a:off x="0" y="0"/>
                            <a:ext cx="4521200" cy="342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qbxndds8kyy" w:id="206"/>
            <w:bookmarkEnd w:id="206"/>
            <w:r>
              <w:rPr>
                <w:b w:val="1"/>
                <w:bCs w:val="1"/>
                <w:i w:val="0"/>
                <w:iCs w:val="0"/>
                <w:color w:val="000000"/>
                <w:sz w:val="18"/>
                <w:szCs w:val="18"/>
                <w:rtl w:val="0"/>
              </w:rPr>
              <w:t xml:space="preserve">Equation 4.12</w:t>
            </w:r>
          </w:p>
        </w:tc>
      </w:tr>
    </w:tbl>
    <w:p w:rsidR="00000000" w:rsidDel="00000000" w:rsidP="00000000" w:rsidRDefault="00000000" w:rsidRPr="00000000" w14:paraId="000009DC">
      <w:pPr>
        <w:rPr/>
      </w:pPr>
      <w:r>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D">
            <w:pPr>
              <w:rPr/>
            </w:pPr>
            <w:r>
              <w:rPr/>
              <w:drawing>
                <wp:inline distB="114300" distT="114300" distL="114300" distR="114300">
                  <wp:extent cx="4521200" cy="266700"/>
                  <wp:effectExtent b="0" l="0" r="0" t="0"/>
                  <wp:docPr id="12"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x20govutgxe" w:id="207"/>
            <w:bookmarkEnd w:id="207"/>
            <w:r>
              <w:rPr>
                <w:b w:val="1"/>
                <w:bCs w:val="1"/>
                <w:i w:val="0"/>
                <w:iCs w:val="0"/>
                <w:color w:val="000000"/>
                <w:sz w:val="18"/>
                <w:szCs w:val="18"/>
                <w:rtl w:val="0"/>
              </w:rPr>
              <w:t xml:space="preserve">Equation 4.13</w:t>
            </w:r>
          </w:p>
        </w:tc>
      </w:tr>
    </w:tbl>
    <w:p w:rsidR="00000000" w:rsidDel="00000000" w:rsidP="00000000" w:rsidRDefault="00000000" w:rsidRPr="00000000" w14:paraId="000009DF">
      <w:pPr>
        <w:rPr/>
      </w:pPr>
      <w:r>
        <w:rPr>
          <w:rtl w:val="0"/>
        </w:rPr>
        <w:t xml:space="preserve">This approach makes the metric environment‑specific and robust to testbed variations.</w:t>
      </w:r>
    </w:p>
    <w:p w:rsidR="00000000" w:rsidDel="00000000" w:rsidP="00000000" w:rsidRDefault="00000000" w:rsidRPr="00000000" w14:paraId="000009E0">
      <w:pPr>
        <w:spacing w:before="200" w:lineRule="auto"/>
        <w:rPr/>
      </w:pPr>
      <w:r>
        <w:rPr>
          <w:rtl w:val="0"/>
        </w:rPr>
        <w:t xml:space="preserve">Interpretation:</w:t>
      </w:r>
    </w:p>
    <w:p w:rsidR="00000000" w:rsidDel="00000000" w:rsidP="00000000" w:rsidRDefault="00000000" w:rsidRPr="00000000" w14:paraId="000009E1">
      <w:pPr>
        <w:ind w:left="1080" w:hanging="360"/>
        <w:rPr/>
      </w:pPr>
      <w:r>
        <w:rPr>
          <w:rtl w:val="0"/>
        </w:rPr>
        <w:t xml:space="preserve">●</w:t>
      </w:r>
      <w:r>
        <w:rPr>
          <w:sz w:val="14"/>
          <w:szCs w:val="14"/>
          <w:rtl w:val="0"/>
        </w:rPr>
        <w:t xml:space="preserve">       </w:t>
      </w:r>
      <w:r>
        <w:rPr>
          <w:rFonts w:ascii="Cardo" w:cs="Cardo" w:eastAsia="Cardo" w:hAnsi="Cardo"/>
          <w:rtl w:val="0"/>
        </w:rPr>
        <w:t xml:space="preserve">Small diff (&lt; 5 dB) → RSSI consistent with reported layer</w:t>
      </w:r>
    </w:p>
    <w:p w:rsidR="00000000" w:rsidDel="00000000" w:rsidP="00000000" w:rsidRDefault="00000000" w:rsidRPr="00000000" w14:paraId="000009E2">
      <w:pPr>
        <w:ind w:left="1080" w:hanging="360"/>
        <w:rPr/>
      </w:pPr>
      <w:r>
        <w:rPr>
          <w:rtl w:val="0"/>
        </w:rPr>
        <w:t xml:space="preserve">●</w:t>
      </w:r>
      <w:r>
        <w:rPr>
          <w:sz w:val="14"/>
          <w:szCs w:val="14"/>
          <w:rtl w:val="0"/>
        </w:rPr>
        <w:t xml:space="preserve">       </w:t>
      </w:r>
      <w:r>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E3">
      <w:pPr>
        <w:spacing w:before="200" w:lineRule="auto"/>
        <w:rPr>
          <w:b w:val="1"/>
          <w:bCs w:val="1"/>
          <w:u w:val="single"/>
        </w:rPr>
      </w:pPr>
      <w:r>
        <w:rPr>
          <w:b w:val="1"/>
          <w:bCs w:val="1"/>
          <w:u w:val="single"/>
          <w:rtl w:val="0"/>
        </w:rPr>
        <w:t xml:space="preserve">Latency–Hop Inconsistency</w:t>
      </w:r>
    </w:p>
    <w:p w:rsidR="00000000" w:rsidDel="00000000" w:rsidP="00000000" w:rsidRDefault="00000000" w:rsidRPr="00000000" w14:paraId="000009E4">
      <w:pPr>
        <w:rPr/>
      </w:pPr>
      <w:r>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5">
            <w:pPr>
              <w:jc w:val="center"/>
              <w:rPr/>
            </w:pPr>
            <w:r>
              <w:rPr/>
              <w:drawing>
                <wp:inline distB="114300" distT="114300" distL="114300" distR="114300">
                  <wp:extent cx="3873500" cy="558800"/>
                  <wp:effectExtent b="0" l="0" r="0" t="0"/>
                  <wp:docPr id="1" name="image17.gif"/>
                  <a:graphic>
                    <a:graphicData uri="http://schemas.openxmlformats.org/drawingml/2006/picture">
                      <pic:pic>
                        <pic:nvPicPr>
                          <pic:cNvPr id="0" name="image17.gif"/>
                          <pic:cNvPicPr preferRelativeResize="0"/>
                        </pic:nvPicPr>
                        <pic:blipFill>
                          <a:blip r:embed="rId40"/>
                          <a:srcRect b="0" l="0" r="0" t="0"/>
                          <a:stretch>
                            <a:fillRect/>
                          </a:stretch>
                        </pic:blipFill>
                        <pic:spPr>
                          <a:xfrm>
                            <a:off x="0" y="0"/>
                            <a:ext cx="3873500" cy="558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8y51jo8uxpi" w:id="208"/>
            <w:bookmarkEnd w:id="208"/>
            <w:r>
              <w:rPr>
                <w:b w:val="1"/>
                <w:bCs w:val="1"/>
                <w:i w:val="0"/>
                <w:iCs w:val="0"/>
                <w:color w:val="000000"/>
                <w:sz w:val="18"/>
                <w:szCs w:val="18"/>
                <w:rtl w:val="0"/>
              </w:rPr>
              <w:t xml:space="preserve">Equation 4.14</w:t>
            </w:r>
          </w:p>
        </w:tc>
      </w:tr>
    </w:tbl>
    <w:p w:rsidR="00000000" w:rsidDel="00000000" w:rsidP="00000000" w:rsidRDefault="00000000" w:rsidRPr="00000000" w14:paraId="000009E7">
      <w:pPr>
        <w:rPr/>
      </w:pPr>
      <w:r>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8">
      <w:pPr>
        <w:spacing w:before="200" w:lineRule="auto"/>
        <w:rPr/>
      </w:pPr>
      <w:r>
        <w:rPr>
          <w:rtl w:val="0"/>
        </w:rPr>
        <w:t xml:space="preserve">Interpretation:</w:t>
      </w:r>
    </w:p>
    <w:p w:rsidR="00000000" w:rsidDel="00000000" w:rsidP="00000000" w:rsidRDefault="00000000" w:rsidRPr="00000000" w14:paraId="000009E9">
      <w:pPr>
        <w:ind w:left="1080" w:hanging="360"/>
        <w:rPr/>
      </w:pPr>
      <w:r>
        <w:rPr>
          <w:rtl w:val="0"/>
        </w:rPr>
        <w:t xml:space="preserve">●</w:t>
      </w:r>
      <w:r>
        <w:rPr>
          <w:sz w:val="14"/>
          <w:szCs w:val="14"/>
          <w:rtl w:val="0"/>
        </w:rPr>
        <w:t xml:space="preserve">       </w:t>
      </w:r>
      <w:r>
        <w:rPr>
          <w:rFonts w:ascii="Cardo" w:cs="Cardo" w:eastAsia="Cardo" w:hAnsi="Cardo"/>
          <w:rtl w:val="0"/>
        </w:rPr>
        <w:t xml:space="preserve">Consistent ratio (10–30 ms per hop) → Normal multi‑hop forwarding</w:t>
      </w:r>
    </w:p>
    <w:p w:rsidR="00000000" w:rsidDel="00000000" w:rsidP="00000000" w:rsidRDefault="00000000" w:rsidRPr="00000000" w14:paraId="000009EA">
      <w:pPr>
        <w:ind w:left="1080" w:hanging="360"/>
        <w:rPr/>
      </w:pPr>
      <w:r>
        <w:rPr>
          <w:rtl w:val="0"/>
        </w:rPr>
        <w:t xml:space="preserve">●</w:t>
      </w:r>
      <w:r>
        <w:rPr>
          <w:sz w:val="14"/>
          <w:szCs w:val="14"/>
          <w:rtl w:val="0"/>
        </w:rPr>
        <w:t xml:space="preserve">       </w:t>
      </w:r>
      <w:r>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B">
      <w:pPr>
        <w:ind w:left="1080" w:hanging="360"/>
        <w:rPr/>
      </w:pPr>
      <w:r>
        <w:rPr>
          <w:rtl w:val="0"/>
        </w:rPr>
        <w:t xml:space="preserve">●</w:t>
      </w:r>
      <w:r>
        <w:rPr>
          <w:sz w:val="14"/>
          <w:szCs w:val="14"/>
          <w:rtl w:val="0"/>
        </w:rPr>
        <w:t xml:space="preserve">       </w:t>
      </w:r>
      <w:r>
        <w:rPr>
          <w:rFonts w:ascii="Cardo" w:cs="Cardo" w:eastAsia="Cardo" w:hAnsi="Cardo"/>
          <w:rtl w:val="0"/>
        </w:rPr>
        <w:t xml:space="preserve">Abnormally high ratio → Congestion or indirect routing</w:t>
      </w:r>
    </w:p>
    <w:p w:rsidR="00000000" w:rsidDel="00000000" w:rsidP="00000000" w:rsidRDefault="00000000" w:rsidRPr="00000000" w14:paraId="000009EC">
      <w:pPr>
        <w:spacing w:before="200" w:lineRule="auto"/>
        <w:rPr>
          <w:b w:val="1"/>
          <w:bCs w:val="1"/>
          <w:u w:val="single"/>
        </w:rPr>
      </w:pPr>
      <w:r>
        <w:rPr>
          <w:b w:val="1"/>
          <w:bCs w:val="1"/>
          <w:u w:val="single"/>
          <w:rtl w:val="0"/>
        </w:rPr>
        <w:t xml:space="preserve">Forwarding Consistency Score</w:t>
      </w:r>
    </w:p>
    <w:p w:rsidR="00000000" w:rsidDel="00000000" w:rsidP="00000000" w:rsidRDefault="00000000" w:rsidRPr="00000000" w14:paraId="000009ED">
      <w:pPr>
        <w:rPr/>
      </w:pPr>
      <w:r>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E">
            <w:pPr>
              <w:jc w:val="center"/>
              <w:rPr/>
            </w:pPr>
            <w:r>
              <w:rPr/>
              <w:drawing>
                <wp:inline distB="114300" distT="114300" distL="114300" distR="114300">
                  <wp:extent cx="4521200" cy="444500"/>
                  <wp:effectExtent b="0" l="0" r="0" t="0"/>
                  <wp:docPr id="35"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4521200" cy="4445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cheb1fbc250" w:id="209"/>
            <w:bookmarkEnd w:id="209"/>
            <w:r>
              <w:rPr>
                <w:b w:val="1"/>
                <w:bCs w:val="1"/>
                <w:i w:val="0"/>
                <w:iCs w:val="0"/>
                <w:color w:val="000000"/>
                <w:sz w:val="18"/>
                <w:szCs w:val="18"/>
                <w:rtl w:val="0"/>
              </w:rPr>
              <w:t xml:space="preserve">Equation 4.15</w:t>
            </w:r>
          </w:p>
        </w:tc>
      </w:tr>
    </w:tbl>
    <w:p w:rsidR="00000000" w:rsidDel="00000000" w:rsidP="00000000" w:rsidRDefault="00000000" w:rsidRPr="00000000" w14:paraId="000009F0">
      <w:pPr>
        <w:rPr/>
      </w:pPr>
      <w:r>
        <w:rPr>
          <w:rtl w:val="0"/>
        </w:rPr>
        <w:t xml:space="preserve">Interpretation:</w:t>
      </w:r>
    </w:p>
    <w:p w:rsidR="00000000" w:rsidDel="00000000" w:rsidP="00000000" w:rsidRDefault="00000000" w:rsidRPr="00000000" w14:paraId="000009F1">
      <w:pPr>
        <w:ind w:left="1080" w:hanging="360"/>
        <w:rPr>
          <w:rFonts w:ascii="Gungsuh" w:cs="Gungsuh" w:eastAsia="Gungsuh" w:hAnsi="Gungsuh"/>
        </w:rPr>
      </w:pPr>
      <w:r>
        <w:rPr>
          <w:rtl w:val="0"/>
        </w:rPr>
        <w:t xml:space="preserve">●</w:t>
      </w:r>
      <w:r>
        <w:rPr>
          <w:sz w:val="14"/>
          <w:szCs w:val="14"/>
          <w:rtl w:val="0"/>
        </w:rPr>
        <w:t xml:space="preserve">       </w:t>
      </w:r>
      <w:r>
        <w:rPr>
          <w:rFonts w:ascii="Gungsuh" w:cs="Gungsuh" w:eastAsia="Gungsuh" w:hAnsi="Gungsuh"/>
          <w:rtl w:val="0"/>
        </w:rPr>
        <w:t xml:space="preserve">≈ 0 → Perfect forwarding compliance (Forwarding Ratio ≈ 1.0)</w:t>
      </w:r>
    </w:p>
    <w:p w:rsidR="00000000" w:rsidDel="00000000" w:rsidP="00000000" w:rsidRDefault="00000000" w:rsidRPr="00000000" w14:paraId="000009F2">
      <w:pPr>
        <w:ind w:left="1080" w:hanging="360"/>
        <w:rPr/>
      </w:pPr>
      <w:r>
        <w:rPr>
          <w:rtl w:val="0"/>
        </w:rPr>
        <w:t xml:space="preserve">●</w:t>
      </w:r>
      <w:r>
        <w:rPr>
          <w:sz w:val="14"/>
          <w:szCs w:val="14"/>
          <w:rtl w:val="0"/>
        </w:rPr>
        <w:t xml:space="preserve">       </w:t>
      </w:r>
      <w:r>
        <w:rPr>
          <w:rFonts w:ascii="Cardo" w:cs="Cardo" w:eastAsia="Cardo" w:hAnsi="Cardo"/>
          <w:rtl w:val="0"/>
        </w:rPr>
        <w:t xml:space="preserve">&gt; 0 → Increasing deviation from expected behavior</w:t>
      </w:r>
    </w:p>
    <w:p w:rsidR="00000000" w:rsidDel="00000000" w:rsidP="00000000" w:rsidRDefault="00000000" w:rsidRPr="00000000" w14:paraId="000009F3">
      <w:pPr>
        <w:ind w:left="1080" w:hanging="360"/>
        <w:rPr/>
      </w:pPr>
      <w:r>
        <w:rPr>
          <w:rtl w:val="0"/>
        </w:rPr>
        <w:t xml:space="preserve">●</w:t>
      </w:r>
      <w:r>
        <w:rPr>
          <w:sz w:val="14"/>
          <w:szCs w:val="14"/>
          <w:rtl w:val="0"/>
        </w:rPr>
        <w:t xml:space="preserve">       </w:t>
      </w:r>
      <w:r>
        <w:rPr>
          <w:rFonts w:ascii="Cardo" w:cs="Cardo" w:eastAsia="Cardo" w:hAnsi="Cardo"/>
          <w:rtl w:val="0"/>
        </w:rPr>
        <w:t xml:space="preserve">Closer to 1 → Severe forwarding suppression</w:t>
      </w:r>
    </w:p>
    <w:p w:rsidR="00000000" w:rsidDel="00000000" w:rsidP="00000000" w:rsidRDefault="00000000" w:rsidRPr="00000000" w14:paraId="000009F4">
      <w:pPr>
        <w:pStyle w:val="Heading5"/>
        <w:keepNext w:val="0"/>
        <w:keepLines w:val="0"/>
        <w:spacing w:after="40" w:before="200" w:lineRule="auto"/>
        <w:ind w:firstLine="720"/>
        <w:jc w:val="both"/>
        <w:rPr>
          <w:sz w:val="20"/>
          <w:szCs w:val="20"/>
        </w:rPr>
      </w:pPr>
      <w:bookmarkStart w:colFirst="0" w:colLast="0" w:name="_ffaka3qojjjp" w:id="210"/>
      <w:bookmarkEnd w:id="210"/>
      <w:r>
        <w:rPr>
          <w:sz w:val="20"/>
          <w:szCs w:val="20"/>
          <w:rtl w:val="0"/>
        </w:rPr>
        <w:t xml:space="preserve">4.2.4.2.6. Auxiliary Tunnel Activity Features (Experiment‑Level)</w:t>
      </w:r>
    </w:p>
    <w:p w:rsidR="00000000" w:rsidDel="00000000" w:rsidP="00000000" w:rsidRDefault="00000000" w:rsidRPr="00000000" w14:paraId="000009F5">
      <w:pPr>
        <w:rPr/>
      </w:pPr>
      <w:r>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F6">
      <w:pPr>
        <w:spacing w:before="200" w:lineRule="auto"/>
        <w:rPr>
          <w:b w:val="1"/>
          <w:bCs w:val="1"/>
          <w:u w:val="single"/>
        </w:rPr>
      </w:pPr>
      <w:r>
        <w:rPr>
          <w:b w:val="1"/>
          <w:bCs w:val="1"/>
          <w:u w:val="single"/>
          <w:rtl w:val="0"/>
        </w:rPr>
        <w:t xml:space="preserve">Tunnel Intensity</w:t>
      </w:r>
    </w:p>
    <w:p w:rsidR="00000000" w:rsidDel="00000000" w:rsidP="00000000" w:rsidRDefault="00000000" w:rsidRPr="00000000" w14:paraId="000009F7">
      <w:pPr>
        <w:rPr/>
      </w:pPr>
      <w:r>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rPr/>
            </w:pPr>
            <w:r>
              <w:rPr/>
              <w:drawing>
                <wp:inline distB="114300" distT="114300" distL="114300" distR="114300">
                  <wp:extent cx="4521200" cy="635000"/>
                  <wp:effectExtent b="0" l="0" r="0" t="0"/>
                  <wp:docPr id="23" name="image29.gif"/>
                  <a:graphic>
                    <a:graphicData uri="http://schemas.openxmlformats.org/drawingml/2006/picture">
                      <pic:pic>
                        <pic:nvPicPr>
                          <pic:cNvPr id="0" name="image29.gif"/>
                          <pic:cNvPicPr preferRelativeResize="0"/>
                        </pic:nvPicPr>
                        <pic:blipFill>
                          <a:blip r:embed="rId42"/>
                          <a:srcRect b="0" l="0" r="0" t="0"/>
                          <a:stretch>
                            <a:fillRect/>
                          </a:stretch>
                        </pic:blipFill>
                        <pic:spPr>
                          <a:xfrm>
                            <a:off x="0" y="0"/>
                            <a:ext cx="4521200" cy="635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c9iuu8d3fqv" w:id="211"/>
            <w:bookmarkEnd w:id="211"/>
            <w:r>
              <w:rPr>
                <w:b w:val="1"/>
                <w:bCs w:val="1"/>
                <w:i w:val="0"/>
                <w:iCs w:val="0"/>
                <w:color w:val="000000"/>
                <w:sz w:val="18"/>
                <w:szCs w:val="18"/>
                <w:rtl w:val="0"/>
              </w:rPr>
              <w:t xml:space="preserve">Equation 4.16</w:t>
            </w:r>
          </w:p>
        </w:tc>
      </w:tr>
    </w:tbl>
    <w:p w:rsidR="00000000" w:rsidDel="00000000" w:rsidP="00000000" w:rsidRDefault="00000000" w:rsidRPr="00000000" w14:paraId="000009FA">
      <w:pPr>
        <w:rPr/>
      </w:pPr>
      <w:r>
        <w:rPr>
          <w:rtl w:val="0"/>
        </w:rPr>
        <w:t xml:space="preserve">where:</w:t>
      </w:r>
    </w:p>
    <w:p w:rsidR="00000000" w:rsidDel="00000000" w:rsidP="00000000" w:rsidRDefault="00000000" w:rsidRPr="00000000" w14:paraId="000009FB">
      <w:pPr>
        <w:ind w:left="1080" w:hanging="360"/>
        <w:rPr/>
      </w:pPr>
      <w:r>
        <w:rPr>
          <w:rtl w:val="0"/>
        </w:rPr>
        <w:t xml:space="preserve">●</w:t>
      </w:r>
      <w:r>
        <w:rPr>
          <w:sz w:val="14"/>
          <w:szCs w:val="14"/>
          <w:rtl w:val="0"/>
        </w:rPr>
        <w:t xml:space="preserve">       </w:t>
      </w:r>
      <w:r>
        <w:rPr>
          <w:rtl w:val="0"/>
        </w:rPr>
        <w:t xml:space="preserve">Δtunnel_tx_count = tunnel transmissions within the window</w:t>
      </w:r>
    </w:p>
    <w:p w:rsidR="00000000" w:rsidDel="00000000" w:rsidP="00000000" w:rsidRDefault="00000000" w:rsidRPr="00000000" w14:paraId="000009FC">
      <w:pPr>
        <w:ind w:left="1080" w:hanging="360"/>
        <w:rPr/>
      </w:pPr>
      <w:r>
        <w:rPr>
          <w:rtl w:val="0"/>
        </w:rPr>
        <w:t xml:space="preserve">●</w:t>
      </w:r>
      <w:r>
        <w:rPr>
          <w:sz w:val="14"/>
          <w:szCs w:val="14"/>
          <w:rtl w:val="0"/>
        </w:rPr>
        <w:t xml:space="preserve">       </w:t>
      </w:r>
      <w:r>
        <w:rPr>
          <w:rtl w:val="0"/>
        </w:rPr>
        <w:t xml:space="preserve">Δtunnel_rx_count = tunnel receptions within the window</w:t>
      </w:r>
    </w:p>
    <w:p w:rsidR="00000000" w:rsidDel="00000000" w:rsidP="00000000" w:rsidRDefault="00000000" w:rsidRPr="00000000" w14:paraId="000009FD">
      <w:pPr>
        <w:ind w:left="1080" w:hanging="360"/>
        <w:rPr/>
      </w:pPr>
      <w:r>
        <w:rPr>
          <w:rtl w:val="0"/>
        </w:rPr>
        <w:t xml:space="preserve">●</w:t>
      </w:r>
      <w:r>
        <w:rPr>
          <w:sz w:val="14"/>
          <w:szCs w:val="14"/>
          <w:rtl w:val="0"/>
        </w:rPr>
        <w:t xml:space="preserve">       </w:t>
      </w:r>
      <w:r>
        <w:rPr>
          <w:rtl w:val="0"/>
        </w:rPr>
        <w:t xml:space="preserve">Window Duration = 1 second (in this study)</w:t>
      </w:r>
    </w:p>
    <w:p w:rsidR="00000000" w:rsidDel="00000000" w:rsidP="00000000" w:rsidRDefault="00000000" w:rsidRPr="00000000" w14:paraId="000009FE">
      <w:pPr>
        <w:spacing w:before="200" w:lineRule="auto"/>
        <w:rPr/>
      </w:pPr>
      <w:r>
        <w:rPr>
          <w:rtl w:val="0"/>
        </w:rPr>
        <w:t xml:space="preserve">Interpretation:</w:t>
      </w:r>
    </w:p>
    <w:p w:rsidR="00000000" w:rsidDel="00000000" w:rsidP="00000000" w:rsidRDefault="00000000" w:rsidRPr="00000000" w14:paraId="000009FF">
      <w:pPr>
        <w:ind w:left="1080" w:hanging="360"/>
        <w:rPr/>
      </w:pPr>
      <w:r>
        <w:rPr>
          <w:rtl w:val="0"/>
        </w:rPr>
        <w:t xml:space="preserve">●</w:t>
      </w:r>
      <w:r>
        <w:rPr>
          <w:sz w:val="14"/>
          <w:szCs w:val="14"/>
          <w:rtl w:val="0"/>
        </w:rPr>
        <w:t xml:space="preserve">       </w:t>
      </w:r>
      <w:r>
        <w:rPr>
          <w:rFonts w:ascii="Cardo" w:cs="Cardo" w:eastAsia="Cardo" w:hAnsi="Cardo"/>
          <w:rtl w:val="0"/>
        </w:rPr>
        <w:t xml:space="preserve">0 → No tunnel activity (baseline or tunnel inactive)</w:t>
      </w:r>
    </w:p>
    <w:p w:rsidR="00000000" w:rsidDel="00000000" w:rsidP="00000000" w:rsidRDefault="00000000" w:rsidRPr="00000000" w14:paraId="00000A00">
      <w:pPr>
        <w:ind w:left="1080" w:hanging="360"/>
        <w:rPr/>
      </w:pPr>
      <w:r>
        <w:rPr>
          <w:rtl w:val="0"/>
        </w:rPr>
        <w:t xml:space="preserve">●</w:t>
      </w:r>
      <w:r>
        <w:rPr>
          <w:sz w:val="14"/>
          <w:szCs w:val="14"/>
          <w:rtl w:val="0"/>
        </w:rPr>
        <w:t xml:space="preserve">       </w:t>
      </w:r>
      <w:r>
        <w:rPr>
          <w:rFonts w:ascii="Cardo" w:cs="Cardo" w:eastAsia="Cardo" w:hAnsi="Cardo"/>
          <w:rtl w:val="0"/>
        </w:rPr>
        <w:t xml:space="preserve">&gt; 0 → Tunnel active; higher values indicate more frequent relaying</w:t>
      </w:r>
    </w:p>
    <w:p w:rsidR="00000000" w:rsidDel="00000000" w:rsidP="00000000" w:rsidRDefault="00000000" w:rsidRPr="00000000" w14:paraId="00000A01">
      <w:pPr>
        <w:spacing w:before="200" w:lineRule="auto"/>
        <w:rPr>
          <w:b w:val="1"/>
          <w:bCs w:val="1"/>
          <w:u w:val="single"/>
        </w:rPr>
      </w:pPr>
      <w:r>
        <w:rPr>
          <w:b w:val="1"/>
          <w:bCs w:val="1"/>
          <w:u w:val="single"/>
          <w:rtl w:val="0"/>
        </w:rPr>
        <w:t xml:space="preserve">Tunnel Bytes Transferred</w:t>
      </w:r>
    </w:p>
    <w:p w:rsidR="00000000" w:rsidDel="00000000" w:rsidP="00000000" w:rsidRDefault="00000000" w:rsidRPr="00000000" w14:paraId="00000A02">
      <w:pPr>
        <w:rPr/>
      </w:pPr>
      <w:r>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rPr/>
            </w:pPr>
            <w:r>
              <w:rPr/>
              <w:drawing>
                <wp:inline distB="114300" distT="114300" distL="114300" distR="114300">
                  <wp:extent cx="4584700" cy="304800"/>
                  <wp:effectExtent b="0" l="0" r="0" t="0"/>
                  <wp:docPr id="27" name="image39.gif"/>
                  <a:graphic>
                    <a:graphicData uri="http://schemas.openxmlformats.org/drawingml/2006/picture">
                      <pic:pic>
                        <pic:nvPicPr>
                          <pic:cNvPr id="0" name="image39.gif"/>
                          <pic:cNvPicPr preferRelativeResize="0"/>
                        </pic:nvPicPr>
                        <pic:blipFill>
                          <a:blip r:embed="rId43"/>
                          <a:srcRect b="0" l="0" r="0" t="0"/>
                          <a:stretch>
                            <a:fillRect/>
                          </a:stretch>
                        </pic:blipFill>
                        <pic:spPr>
                          <a:xfrm>
                            <a:off x="0" y="0"/>
                            <a:ext cx="4584700" cy="3048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eavzgjeqtqw" w:id="212"/>
            <w:bookmarkEnd w:id="212"/>
            <w:r>
              <w:rPr>
                <w:b w:val="1"/>
                <w:bCs w:val="1"/>
                <w:i w:val="0"/>
                <w:iCs w:val="0"/>
                <w:color w:val="000000"/>
                <w:sz w:val="18"/>
                <w:szCs w:val="18"/>
                <w:rtl w:val="0"/>
              </w:rPr>
              <w:t xml:space="preserve">Equation 4.17</w:t>
            </w:r>
          </w:p>
        </w:tc>
      </w:tr>
    </w:tbl>
    <w:p w:rsidR="00000000" w:rsidDel="00000000" w:rsidP="00000000" w:rsidRDefault="00000000" w:rsidRPr="00000000" w14:paraId="00000A05">
      <w:pPr>
        <w:rPr/>
      </w:pPr>
      <w:r>
        <w:rPr>
          <w:rtl w:val="0"/>
        </w:rPr>
        <w:t xml:space="preserve">Interpretation:</w:t>
      </w:r>
    </w:p>
    <w:p w:rsidR="00000000" w:rsidDel="00000000" w:rsidP="00000000" w:rsidRDefault="00000000" w:rsidRPr="00000000" w14:paraId="00000A06">
      <w:pPr>
        <w:ind w:left="1080" w:hanging="360"/>
        <w:rPr/>
      </w:pPr>
      <w:r>
        <w:rPr>
          <w:rtl w:val="0"/>
        </w:rPr>
        <w:t xml:space="preserve">●</w:t>
      </w:r>
      <w:r>
        <w:rPr>
          <w:sz w:val="14"/>
          <w:szCs w:val="14"/>
          <w:rtl w:val="0"/>
        </w:rPr>
        <w:t xml:space="preserve">       </w:t>
      </w:r>
      <w:r>
        <w:rPr>
          <w:rtl w:val="0"/>
        </w:rPr>
        <w:t xml:space="preserve">Correlates with manipulation intensity; higher values may indicate a more significant shortcut</w:t>
      </w:r>
    </w:p>
    <w:p w:rsidR="00000000" w:rsidDel="00000000" w:rsidP="00000000" w:rsidRDefault="00000000" w:rsidRPr="00000000" w14:paraId="00000A07">
      <w:pPr>
        <w:spacing w:before="200" w:lineRule="auto"/>
        <w:rPr>
          <w:b w:val="1"/>
          <w:bCs w:val="1"/>
          <w:u w:val="single"/>
        </w:rPr>
      </w:pPr>
      <w:r>
        <w:rPr>
          <w:b w:val="1"/>
          <w:bCs w:val="1"/>
          <w:u w:val="single"/>
          <w:rtl w:val="0"/>
        </w:rPr>
        <w:t xml:space="preserve">Tunnel Latency</w:t>
      </w:r>
    </w:p>
    <w:p w:rsidR="00000000" w:rsidDel="00000000" w:rsidP="00000000" w:rsidRDefault="00000000" w:rsidRPr="00000000" w14:paraId="00000A08">
      <w:pPr>
        <w:rPr/>
      </w:pPr>
      <w:r>
        <w:rPr>
          <w:rtl w:val="0"/>
        </w:rPr>
        <w:t xml:space="preserve">Round‑trip latency of the tunnel itself, measured using periodic echo messages.</w:t>
      </w:r>
    </w:p>
    <w:p w:rsidR="00000000" w:rsidDel="00000000" w:rsidP="00000000" w:rsidRDefault="00000000" w:rsidRPr="00000000" w14:paraId="00000A09">
      <w:pPr>
        <w:spacing w:before="200" w:lineRule="auto"/>
        <w:rPr/>
      </w:pPr>
      <w:r>
        <w:rPr>
          <w:rtl w:val="0"/>
        </w:rPr>
        <w:t xml:space="preserve">Interpretation:</w:t>
      </w:r>
    </w:p>
    <w:p w:rsidR="00000000" w:rsidDel="00000000" w:rsidP="00000000" w:rsidRDefault="00000000" w:rsidRPr="00000000" w14:paraId="00000A0A">
      <w:pPr>
        <w:ind w:left="1080" w:hanging="360"/>
        <w:rPr/>
      </w:pPr>
      <w:r>
        <w:rPr>
          <w:rtl w:val="0"/>
        </w:rPr>
        <w:t xml:space="preserve">●</w:t>
      </w:r>
      <w:r>
        <w:rPr>
          <w:sz w:val="14"/>
          <w:szCs w:val="14"/>
          <w:rtl w:val="0"/>
        </w:rPr>
        <w:t xml:space="preserve">       </w:t>
      </w:r>
      <w:r>
        <w:rPr>
          <w:rFonts w:ascii="Cardo" w:cs="Cardo" w:eastAsia="Cardo" w:hAnsi="Cardo"/>
          <w:rtl w:val="0"/>
        </w:rPr>
        <w:t xml:space="preserve">Consistent low latency → Tunnel operating as designed</w:t>
      </w:r>
    </w:p>
    <w:p w:rsidR="00000000" w:rsidDel="00000000" w:rsidP="00000000" w:rsidRDefault="00000000" w:rsidRPr="00000000" w14:paraId="00000A0B">
      <w:pPr>
        <w:ind w:left="1080" w:hanging="360"/>
        <w:rPr/>
      </w:pPr>
      <w:r>
        <w:rPr>
          <w:rtl w:val="0"/>
        </w:rPr>
        <w:t xml:space="preserve">●</w:t>
      </w:r>
      <w:r>
        <w:rPr>
          <w:sz w:val="14"/>
          <w:szCs w:val="14"/>
          <w:rtl w:val="0"/>
        </w:rPr>
        <w:t xml:space="preserve">       </w:t>
      </w:r>
      <w:r>
        <w:rPr>
          <w:rFonts w:ascii="Cardo" w:cs="Cardo" w:eastAsia="Cardo" w:hAnsi="Cardo"/>
          <w:rtl w:val="0"/>
        </w:rPr>
        <w:t xml:space="preserve">Variable latency → May affect shortcut effectiveness</w:t>
      </w:r>
    </w:p>
    <w:p w:rsidR="00000000" w:rsidDel="00000000" w:rsidP="00000000" w:rsidRDefault="00000000" w:rsidRPr="00000000" w14:paraId="00000A0C">
      <w:pPr>
        <w:rPr/>
      </w:pPr>
      <w:r>
        <w:rPr>
          <w:rtl w:val="0"/>
        </w:rPr>
        <w:t xml:space="preserve"> </w:t>
      </w:r>
    </w:p>
    <w:p w:rsidR="00000000" w:rsidDel="00000000" w:rsidP="00000000" w:rsidRDefault="00000000" w:rsidRPr="00000000" w14:paraId="00000A0D">
      <w:pPr>
        <w:pStyle w:val="Heading4"/>
        <w:keepNext w:val="0"/>
        <w:keepLines w:val="0"/>
        <w:shd w:fill="auto" w:val="clear"/>
        <w:spacing w:after="40" w:before="240" w:line="276" w:lineRule="auto"/>
        <w:ind w:left="0" w:firstLine="0"/>
        <w:rPr/>
      </w:pPr>
      <w:bookmarkStart w:colFirst="0" w:colLast="0" w:name="_fea3t7ii7d2l" w:id="213"/>
      <w:bookmarkEnd w:id="213"/>
      <w:r>
        <w:rPr>
          <w:rtl w:val="0"/>
        </w:rPr>
        <w:t xml:space="preserve">4.2.4.3 Feature Summary</w:t>
      </w:r>
    </w:p>
    <w:p w:rsidR="00000000" w:rsidDel="00000000" w:rsidP="00000000" w:rsidRDefault="00000000" w:rsidRPr="00000000" w14:paraId="00000A0E">
      <w:pPr>
        <w:rPr/>
      </w:pPr>
      <w:r>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incp0py8g97" w:id="214"/>
      <w:bookmarkEnd w:id="214"/>
      <w:r>
        <w:rPr>
          <w:b w:val="1"/>
          <w:bCs w:val="1"/>
          <w:i w:val="0"/>
          <w:iCs w:val="0"/>
          <w:color w:val="000000"/>
          <w:sz w:val="18"/>
          <w:szCs w:val="18"/>
          <w:rtl w:val="0"/>
        </w:rPr>
        <w:t xml:space="preserve">Table 4.17 Feature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460"/>
        <w:gridCol w:w="3330"/>
        <w:tblGridChange w:id="0">
          <w:tblGrid>
            <w:gridCol w:w="3570"/>
            <w:gridCol w:w="2460"/>
            <w:gridCol w:w="333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0">
            <w:pPr>
              <w:jc w:val="center"/>
              <w:rPr>
                <w:b w:val="1"/>
                <w:bCs w:val="1"/>
              </w:rPr>
            </w:pPr>
            <w:r>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1">
            <w:pPr>
              <w:jc w:val="center"/>
              <w:rPr>
                <w:b w:val="1"/>
                <w:bCs w:val="1"/>
              </w:rPr>
            </w:pPr>
            <w:r>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2">
            <w:pPr>
              <w:jc w:val="center"/>
              <w:rPr>
                <w:b w:val="1"/>
                <w:bCs w:val="1"/>
              </w:rPr>
            </w:pPr>
            <w:r>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pPr>
            <w:r>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pPr>
            <w:r>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pPr>
            <w:r>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highlight w:val="yellow"/>
              </w:rPr>
            </w:pPr>
            <w:r>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highlight w:val="yellow"/>
              </w:rPr>
            </w:pPr>
            <w:r>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highlight w:val="yellow"/>
              </w:rPr>
            </w:pPr>
            <w:r>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highlight w:val="yellow"/>
              </w:rPr>
            </w:pPr>
            <w:r>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highlight w:val="yellow"/>
              </w:rPr>
            </w:pPr>
            <w:r>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highlight w:val="yellow"/>
              </w:rPr>
            </w:pPr>
            <w:r>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F">
            <w:pPr>
              <w:jc w:val="center"/>
              <w:rPr/>
            </w:pPr>
            <w:r>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0">
            <w:pPr>
              <w:jc w:val="center"/>
              <w:rPr/>
            </w:pPr>
            <w:r>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1">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2">
            <w:pPr>
              <w:jc w:val="center"/>
              <w:rPr/>
            </w:pPr>
            <w:r>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3">
            <w:pPr>
              <w:jc w:val="center"/>
              <w:rPr/>
            </w:pPr>
            <w:r>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4">
            <w:pPr>
              <w:jc w:val="center"/>
              <w:rPr/>
            </w:pPr>
            <w:r>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5">
            <w:pPr>
              <w:jc w:val="center"/>
              <w:rPr/>
            </w:pPr>
            <w:r>
              <w:rPr>
                <w:rtl w:val="0"/>
              </w:rPr>
              <w:t xml:space="preserve">Tunnel performance</w:t>
            </w:r>
          </w:p>
        </w:tc>
      </w:tr>
    </w:tbl>
    <w:p w:rsidR="00000000" w:rsidDel="00000000" w:rsidP="00000000" w:rsidRDefault="00000000" w:rsidRPr="00000000" w14:paraId="00000A46">
      <w:pPr>
        <w:rPr/>
      </w:pPr>
      <w:r>
        <w:rPr>
          <w:rtl w:val="0"/>
        </w:rPr>
        <w:t xml:space="preserve"> </w:t>
      </w:r>
    </w:p>
    <w:p w:rsidR="00000000" w:rsidDel="00000000" w:rsidP="00000000" w:rsidRDefault="00000000" w:rsidRPr="00000000" w14:paraId="00000A47">
      <w:pPr>
        <w:rPr/>
      </w:pPr>
      <w:r>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8">
      <w:pPr>
        <w:pStyle w:val="Heading4"/>
        <w:keepNext w:val="0"/>
        <w:keepLines w:val="0"/>
        <w:shd w:fill="auto" w:val="clear"/>
        <w:spacing w:before="200" w:line="276" w:lineRule="auto"/>
        <w:ind w:left="0" w:firstLine="0"/>
        <w:rPr/>
      </w:pPr>
      <w:bookmarkStart w:colFirst="0" w:colLast="0" w:name="_xk4gl4fs6s75" w:id="215"/>
      <w:bookmarkEnd w:id="215"/>
      <w:r>
        <w:rPr>
          <w:rtl w:val="0"/>
        </w:rPr>
        <w:t xml:space="preserve">4.2.4.4. Dataset Record Structure (Windowed Per-Node Schema)</w:t>
      </w:r>
    </w:p>
    <w:p w:rsidR="00000000" w:rsidDel="00000000" w:rsidP="00000000" w:rsidRDefault="00000000" w:rsidRPr="00000000" w14:paraId="00000A49">
      <w:pPr>
        <w:spacing w:after="40" w:before="240" w:lineRule="auto"/>
        <w:rPr>
          <w:b w:val="1"/>
          <w:bCs w:val="1"/>
        </w:rPr>
      </w:pPr>
      <w:r>
        <w:rPr>
          <w:b w:val="1"/>
          <w:bCs w:val="1"/>
          <w:rtl w:val="0"/>
        </w:rPr>
        <w:t xml:space="preserve">Dataset Scope and Observation Granularity</w:t>
      </w:r>
    </w:p>
    <w:p w:rsidR="00000000" w:rsidDel="00000000" w:rsidP="00000000" w:rsidRDefault="00000000" w:rsidRPr="00000000" w14:paraId="00000A4A">
      <w:pPr>
        <w:spacing w:after="240" w:before="240" w:lineRule="auto"/>
        <w:rPr/>
      </w:pPr>
      <w:r>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B">
      <w:pPr>
        <w:spacing w:after="240" w:before="240" w:lineRule="auto"/>
        <w:rPr/>
      </w:pPr>
      <w:r>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C">
      <w:pPr>
        <w:spacing w:after="240" w:before="240" w:lineRule="auto"/>
        <w:rPr/>
      </w:pPr>
      <w:r>
        <w:rPr>
          <w:rtl w:val="0"/>
        </w:rPr>
        <w:t xml:space="preserve">Each dataset entry, therefore, represents a node–window observation, consisting of:</w:t>
      </w:r>
    </w:p>
    <w:p w:rsidR="00000000" w:rsidDel="00000000" w:rsidP="00000000" w:rsidRDefault="00000000" w:rsidRPr="00000000" w14:paraId="00000A4D">
      <w:pPr>
        <w:spacing w:before="240" w:lineRule="auto"/>
        <w:ind w:left="1080" w:hanging="360"/>
        <w:jc w:val="left"/>
        <w:rPr/>
      </w:pPr>
      <w:r>
        <w:rPr>
          <w:rtl w:val="0"/>
        </w:rPr>
        <w:t xml:space="preserve">●</w:t>
      </w:r>
      <w:r>
        <w:rPr>
          <w:sz w:val="14"/>
          <w:szCs w:val="14"/>
          <w:rtl w:val="0"/>
        </w:rPr>
        <w:t xml:space="preserve">       </w:t>
      </w:r>
      <w:r>
        <w:rPr>
          <w:rtl w:val="0"/>
        </w:rPr>
        <w:t xml:space="preserve">Node identifier</w:t>
      </w:r>
    </w:p>
    <w:p w:rsidR="00000000" w:rsidDel="00000000" w:rsidP="00000000" w:rsidRDefault="00000000" w:rsidRPr="00000000" w14:paraId="00000A4E">
      <w:pPr>
        <w:ind w:left="1080" w:hanging="360"/>
        <w:jc w:val="left"/>
        <w:rPr/>
      </w:pPr>
      <w:r>
        <w:rPr>
          <w:rtl w:val="0"/>
        </w:rPr>
        <w:t xml:space="preserve">●</w:t>
      </w:r>
      <w:r>
        <w:rPr>
          <w:sz w:val="14"/>
          <w:szCs w:val="14"/>
          <w:rtl w:val="0"/>
        </w:rPr>
        <w:t xml:space="preserve">       </w:t>
      </w:r>
      <w:r>
        <w:rPr>
          <w:rtl w:val="0"/>
        </w:rPr>
        <w:t xml:space="preserve">Observation window or timestamp interval</w:t>
      </w:r>
    </w:p>
    <w:p w:rsidR="00000000" w:rsidDel="00000000" w:rsidP="00000000" w:rsidRDefault="00000000" w:rsidRPr="00000000" w14:paraId="00000A4F">
      <w:pPr>
        <w:ind w:left="1080" w:hanging="360"/>
        <w:rPr/>
      </w:pPr>
      <w:r>
        <w:rPr>
          <w:rtl w:val="0"/>
        </w:rPr>
        <w:t xml:space="preserve">●</w:t>
      </w:r>
      <w:r>
        <w:rPr>
          <w:sz w:val="14"/>
          <w:szCs w:val="14"/>
          <w:rtl w:val="0"/>
        </w:rPr>
        <w:t xml:space="preserve">       </w:t>
      </w:r>
      <w:r>
        <w:rPr>
          <w:rtl w:val="0"/>
        </w:rPr>
        <w:t xml:space="preserve">Experimental phase label (baseline, blackhole attack, or wormhole attack)</w:t>
      </w:r>
    </w:p>
    <w:p w:rsidR="00000000" w:rsidDel="00000000" w:rsidP="00000000" w:rsidRDefault="00000000" w:rsidRPr="00000000" w14:paraId="00000A50">
      <w:pPr>
        <w:spacing w:after="240" w:lineRule="auto"/>
        <w:ind w:left="1080" w:hanging="360"/>
        <w:jc w:val="left"/>
        <w:rPr/>
      </w:pPr>
      <w:r>
        <w:rPr>
          <w:rtl w:val="0"/>
        </w:rPr>
        <w:t xml:space="preserve">●</w:t>
      </w:r>
      <w:r>
        <w:rPr>
          <w:sz w:val="14"/>
          <w:szCs w:val="14"/>
          <w:rtl w:val="0"/>
        </w:rPr>
        <w:t xml:space="preserve">       </w:t>
      </w:r>
      <w:r>
        <w:rPr>
          <w:rtl w:val="0"/>
        </w:rPr>
        <w:t xml:space="preserve">Extracted behavioral features derived from telemetry metrics</w:t>
      </w:r>
    </w:p>
    <w:p w:rsidR="00000000" w:rsidDel="00000000" w:rsidP="00000000" w:rsidRDefault="00000000" w:rsidRPr="00000000" w14:paraId="00000A51">
      <w:pPr>
        <w:rPr/>
      </w:pPr>
      <w:r>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val="1"/>
          <w:iCs w:val="1"/>
          <w:rtl w:val="0"/>
        </w:rPr>
        <w:t xml:space="preserve">Table 4.18</w:t>
      </w:r>
      <w:r>
        <w:rPr>
          <w:rtl w:val="0"/>
        </w:rPr>
        <w:t xml:space="preserve"> summarizes the dataset schema.</w:t>
      </w:r>
    </w:p>
    <w:p w:rsidR="00000000" w:rsidDel="00000000" w:rsidP="00000000" w:rsidRDefault="00000000" w:rsidRPr="00000000" w14:paraId="00000A52">
      <w:pPr>
        <w:rPr/>
      </w:pPr>
      <w:r>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53">
      <w:pPr>
        <w:rPr/>
      </w:pPr>
      <w:r>
        <w:rPr>
          <w:rtl w:val="0"/>
        </w:rPr>
      </w:r>
    </w:p>
    <w:p w:rsidR="00000000" w:rsidDel="00000000" w:rsidP="00000000" w:rsidRDefault="00000000" w:rsidRPr="00000000" w14:paraId="00000A54">
      <w:pPr>
        <w:rPr>
          <w:shd w:fill="c9daf8" w:val="clear"/>
        </w:rPr>
      </w:pPr>
      <w:r>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rsidR="00000000" w:rsidDel="00000000" w:rsidP="00000000" w:rsidRDefault="00000000" w:rsidRPr="00000000" w14:paraId="00000A5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fqsvyfnkfvd" w:id="216"/>
      <w:bookmarkEnd w:id="216"/>
      <w:r>
        <w:rPr>
          <w:b w:val="1"/>
          <w:bCs w:val="1"/>
          <w:i w:val="0"/>
          <w:iCs w:val="0"/>
          <w:color w:val="000000"/>
          <w:sz w:val="18"/>
          <w:szCs w:val="18"/>
          <w:rtl w:val="0"/>
        </w:rPr>
        <w:t xml:space="preserve">Table 4.18 Windowed Per-Node Dataset Schema</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56">
            <w:pPr>
              <w:jc w:val="center"/>
              <w:rPr>
                <w:b w:val="1"/>
                <w:bCs w:val="1"/>
              </w:rPr>
            </w:pPr>
            <w:r>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7">
            <w:pPr>
              <w:jc w:val="center"/>
              <w:rPr>
                <w:b w:val="1"/>
                <w:bCs w:val="1"/>
              </w:rPr>
            </w:pPr>
            <w:r>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pPr>
            <w:r>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highlight w:val="yellow"/>
              </w:rPr>
            </w:pPr>
            <w:r>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1">
            <w:pPr>
              <w:jc w:val="center"/>
              <w:rPr/>
            </w:pPr>
            <w:r>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2">
            <w:pPr>
              <w:jc w:val="center"/>
              <w:rPr/>
            </w:pPr>
            <w:r>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3">
            <w:pPr>
              <w:jc w:val="center"/>
              <w:rPr/>
            </w:pPr>
            <w:r>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4">
            <w:pPr>
              <w:jc w:val="center"/>
              <w:rPr/>
            </w:pPr>
            <w:r>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5">
            <w:pPr>
              <w:jc w:val="center"/>
              <w:rPr/>
            </w:pPr>
            <w:r>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6">
            <w:pPr>
              <w:jc w:val="center"/>
              <w:rPr/>
            </w:pPr>
            <w:r>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7">
            <w:pPr>
              <w:jc w:val="center"/>
              <w:rPr/>
            </w:pPr>
            <w:r>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8">
            <w:pPr>
              <w:jc w:val="center"/>
              <w:rPr/>
            </w:pPr>
            <w:r>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9">
            <w:pPr>
              <w:jc w:val="center"/>
              <w:rPr/>
            </w:pPr>
            <w:r>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A">
            <w:pPr>
              <w:jc w:val="center"/>
              <w:rPr/>
            </w:pPr>
            <w:r>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B">
            <w:pPr>
              <w:jc w:val="center"/>
              <w:rPr/>
            </w:pPr>
            <w:r>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C">
            <w:pPr>
              <w:jc w:val="center"/>
              <w:rPr/>
            </w:pPr>
            <w:r>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D">
            <w:pPr>
              <w:jc w:val="center"/>
              <w:rPr/>
            </w:pPr>
            <w:r>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E">
            <w:pPr>
              <w:jc w:val="center"/>
              <w:rPr/>
            </w:pPr>
            <w:r>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F">
            <w:pPr>
              <w:jc w:val="center"/>
              <w:rPr/>
            </w:pPr>
            <w:r>
              <w:rPr>
                <w:rtl w:val="0"/>
              </w:rPr>
              <w:t xml:space="preserve">Ground-truth phase (0,1,2)</w:t>
            </w:r>
          </w:p>
        </w:tc>
      </w:tr>
    </w:tbl>
    <w:p w:rsidR="00000000" w:rsidDel="00000000" w:rsidP="00000000" w:rsidRDefault="00000000" w:rsidRPr="00000000" w14:paraId="00000A80">
      <w:pPr>
        <w:rPr/>
      </w:pPr>
      <w:r>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81">
      <w:pPr>
        <w:spacing w:before="200" w:lineRule="auto"/>
        <w:rPr/>
      </w:pPr>
      <w:r>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82">
      <w:pPr>
        <w:pStyle w:val="Heading4"/>
        <w:keepNext w:val="0"/>
        <w:keepLines w:val="0"/>
        <w:shd w:fill="auto" w:val="clear"/>
        <w:spacing w:before="200" w:line="276" w:lineRule="auto"/>
        <w:ind w:left="0" w:firstLine="0"/>
        <w:rPr/>
      </w:pPr>
      <w:bookmarkStart w:colFirst="0" w:colLast="0" w:name="_uje2aarctt4x" w:id="217"/>
      <w:bookmarkEnd w:id="217"/>
      <w:r>
        <w:rPr>
          <w:rtl w:val="0"/>
        </w:rPr>
        <w:t xml:space="preserve">4.2.4.5 Feature Engineering Design Principles</w:t>
      </w:r>
    </w:p>
    <w:p w:rsidR="00000000" w:rsidDel="00000000" w:rsidP="00000000" w:rsidRDefault="00000000" w:rsidRPr="00000000" w14:paraId="00000A83">
      <w:pPr>
        <w:rPr/>
      </w:pPr>
      <w:r>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84">
      <w:pPr>
        <w:ind w:left="1080" w:hanging="360"/>
        <w:rPr/>
      </w:pPr>
      <w:r>
        <w:rPr>
          <w:rtl w:val="0"/>
        </w:rPr>
        <w:t xml:space="preserve">●</w:t>
      </w:r>
      <w:r>
        <w:rPr>
          <w:sz w:val="14"/>
          <w:szCs w:val="14"/>
          <w:rtl w:val="0"/>
        </w:rPr>
        <w:t xml:space="preserve">       </w:t>
      </w:r>
      <w:r>
        <w:rPr>
          <w:b w:val="1"/>
          <w:bCs w:val="1"/>
          <w:rtl w:val="0"/>
        </w:rPr>
        <w:t xml:space="preserve">Observability: </w:t>
      </w:r>
      <w:r>
        <w:rPr>
          <w:rtl w:val="0"/>
        </w:rPr>
        <w:t xml:space="preserve">All features are derived from metrics accessible through standard ESP‑IDF APIs (</w:t>
      </w:r>
      <w:r>
        <w:rPr>
          <w:i w:val="1"/>
          <w:iCs w:val="1"/>
          <w:rtl w:val="0"/>
        </w:rPr>
        <w:t xml:space="preserve">esp_wifi_sta_get_rssi()</w:t>
      </w:r>
      <w:r>
        <w:rPr>
          <w:rtl w:val="0"/>
        </w:rPr>
        <w:t xml:space="preserve">, mesh events, cumulative counters). No protocol modifications or custom instrumentation are required.</w:t>
      </w:r>
    </w:p>
    <w:p w:rsidR="00000000" w:rsidDel="00000000" w:rsidP="00000000" w:rsidRDefault="00000000" w:rsidRPr="00000000" w14:paraId="00000A85">
      <w:pPr>
        <w:ind w:left="1080" w:hanging="360"/>
        <w:rPr/>
      </w:pPr>
      <w:r>
        <w:rPr>
          <w:rtl w:val="0"/>
        </w:rPr>
        <w:t xml:space="preserve">●</w:t>
      </w:r>
      <w:r>
        <w:rPr>
          <w:sz w:val="14"/>
          <w:szCs w:val="14"/>
          <w:rtl w:val="0"/>
        </w:rPr>
        <w:t xml:space="preserve">       </w:t>
      </w:r>
      <w:r>
        <w:rPr>
          <w:b w:val="1"/>
          <w:bCs w:val="1"/>
          <w:rtl w:val="0"/>
        </w:rPr>
        <w:t xml:space="preserve">Low Overhead:</w:t>
      </w:r>
      <w:r>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86">
      <w:pPr>
        <w:ind w:left="1080" w:hanging="360"/>
        <w:rPr/>
      </w:pPr>
      <w:r>
        <w:rPr>
          <w:rtl w:val="0"/>
        </w:rPr>
        <w:t xml:space="preserve">●</w:t>
      </w:r>
      <w:r>
        <w:rPr>
          <w:sz w:val="14"/>
          <w:szCs w:val="14"/>
          <w:rtl w:val="0"/>
        </w:rPr>
        <w:t xml:space="preserve">       </w:t>
      </w:r>
      <w:r>
        <w:rPr>
          <w:b w:val="1"/>
          <w:bCs w:val="1"/>
          <w:rtl w:val="0"/>
        </w:rPr>
        <w:t xml:space="preserve">Relationship Preservation:</w:t>
      </w:r>
      <w:r>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7">
      <w:pPr>
        <w:ind w:left="1080" w:hanging="360"/>
        <w:rPr/>
      </w:pPr>
      <w:r>
        <w:rPr>
          <w:rtl w:val="0"/>
        </w:rPr>
        <w:t xml:space="preserve">●</w:t>
      </w:r>
      <w:r>
        <w:rPr>
          <w:sz w:val="14"/>
          <w:szCs w:val="14"/>
          <w:rtl w:val="0"/>
        </w:rPr>
        <w:t xml:space="preserve">       </w:t>
      </w:r>
      <w:r>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8">
      <w:pPr>
        <w:pStyle w:val="Heading4"/>
        <w:keepNext w:val="0"/>
        <w:keepLines w:val="0"/>
        <w:shd w:fill="auto" w:val="clear"/>
        <w:spacing w:before="200" w:line="276" w:lineRule="auto"/>
        <w:ind w:left="0" w:firstLine="0"/>
        <w:rPr>
          <w:shd w:fill="c9daf8" w:val="clear"/>
        </w:rPr>
      </w:pPr>
      <w:bookmarkStart w:colFirst="0" w:colLast="0" w:name="_svb2ajlltu1b" w:id="218"/>
      <w:bookmarkEnd w:id="218"/>
      <w:r>
        <w:rPr>
          <w:shd w:fill="c9daf8" w:val="clear"/>
          <w:rtl w:val="0"/>
        </w:rPr>
        <w:t xml:space="preserve">4.2.4.6 Feature Selection and Dimensionality Analysis</w:t>
      </w:r>
    </w:p>
    <w:p w:rsidR="00000000" w:rsidDel="00000000" w:rsidP="00000000" w:rsidRDefault="00000000" w:rsidRPr="00000000" w14:paraId="00000A89">
      <w:pPr>
        <w:rPr/>
      </w:pPr>
      <w:r>
        <w:rPr>
          <w:rtl w:val="0"/>
        </w:rPr>
      </w:r>
    </w:p>
    <w:p w:rsidR="00000000" w:rsidDel="00000000" w:rsidP="00000000" w:rsidRDefault="00000000" w:rsidRPr="00000000" w14:paraId="00000A8A">
      <w:pPr>
        <w:rPr>
          <w:shd w:fill="c9daf8" w:val="clear"/>
        </w:rPr>
      </w:pPr>
      <w:r>
        <w:rPr>
          <w:shd w:fill="c9daf8" w:val="clear"/>
          <w:rtl w:val="0"/>
        </w:rPr>
        <w:t xml:space="preserve">While the feature set defined in </w:t>
      </w:r>
      <w:r>
        <w:rPr>
          <w:b w:val="1"/>
          <w:bCs w:val="1"/>
          <w:shd w:fill="c9daf8" w:val="clear"/>
          <w:rtl w:val="0"/>
        </w:rPr>
        <w:t xml:space="preserve">Section 4.2.4.3</w:t>
      </w:r>
      <w:r>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B">
      <w:pPr>
        <w:spacing w:before="200" w:lineRule="auto"/>
        <w:rPr>
          <w:shd w:fill="c9daf8" w:val="clear"/>
        </w:rPr>
      </w:pPr>
      <w:r>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C">
      <w:pPr>
        <w:rPr>
          <w:shd w:fill="c9daf8" w:val="clear"/>
        </w:rPr>
      </w:pPr>
      <w:r>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D">
      <w:pPr>
        <w:spacing w:before="200" w:lineRule="auto"/>
        <w:rPr>
          <w:shd w:fill="c9daf8" w:val="clear"/>
        </w:rPr>
      </w:pPr>
      <w:r>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E">
      <w:pPr>
        <w:spacing w:before="200" w:lineRule="auto"/>
        <w:rPr>
          <w:shd w:fill="c9daf8" w:val="clear"/>
        </w:rPr>
      </w:pPr>
      <w:r>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pPr>
        <w:pStyle w:val="Heading3"/>
        <w:keepNext w:val="0"/>
        <w:keepLines w:val="0"/>
        <w:spacing w:after="80" w:before="280" w:lineRule="auto"/>
        <w:ind w:firstLine="1080"/>
        <w:rPr>
          <w:sz w:val="22"/>
          <w:szCs w:val="22"/>
        </w:rPr>
      </w:pPr>
      <w:r>
        <w:rPr>
          <w:b w:val="0"/>
          <w:bCs w:val="0"/>
          <w:sz w:val="22"/>
          <w:szCs w:val="22"/>
          <w:rtl w:val="0"/>
        </w:rPr>
        <w:t xml:space="preserve">  </w:t>
      </w:r>
      <w:r>
        <w:rPr>
          <w:sz w:val="22"/>
          <w:szCs w:val="22"/>
          <w:rtl w:val="0"/>
        </w:rPr>
        <w:t xml:space="preserve">4.2.5.</w:t>
      </w:r>
      <w:r>
        <w:rPr>
          <w:b w:val="0"/>
          <w:bCs w:val="0"/>
          <w:sz w:val="22"/>
          <w:szCs w:val="22"/>
          <w:rtl w:val="0"/>
        </w:rPr>
        <w:t xml:space="preserve">        </w:t>
      </w:r>
      <w:r>
        <w:rPr>
          <w:sz w:val="22"/>
          <w:szCs w:val="22"/>
          <w:rtl w:val="0"/>
        </w:rPr>
        <w:t xml:space="preserve"/>
      </w:r>
      <w:r>
        <w:rPr>
          <w:b w:val="0"/>
          <w:bCs w:val="0"/>
          <w:sz w:val="22"/>
          <w:szCs w:val="22"/>
          <w:rtl w:val="0"/>
        </w:rPr>
        <w:t xml:space="preserve">          </w:t>
      </w:r>
      <w:r>
        <w:rPr>
          <w:sz w:val="22"/>
          <w:szCs w:val="22"/>
          <w:highlight w:val="green"/>
          <w:rtl w:val="0"/>
        </w:rPr>
        <w:t xml:space="preserve">Data Clustering</w:t>
      </w:r>
    </w:p>
    <w:p w:rsidR="00000000" w:rsidDel="00000000" w:rsidP="00000000" w:rsidRDefault="00000000" w:rsidRPr="00000000" w14:paraId="00000A8F">
      <w:pPr>
        <w:pStyle w:val="Heading4"/>
        <w:keepNext w:val="0"/>
        <w:keepLines w:val="0"/>
        <w:spacing w:after="80" w:before="280" w:lineRule="auto"/>
        <w:ind w:firstLine="1080"/>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
      </w:r>
      <w:r>
        <w:rPr>
          <w:b w:val="0"/>
          <w:bCs w:val="0"/>
          <w:sz w:val="22"/>
          <w:szCs w:val="22"/>
          <w:rtl w:val="0"/>
        </w:rPr>
        <w:t xml:space="preserve">        </w:t>
      </w:r>
      <w:r>
        <w:rPr>
          <w:sz w:val="22"/>
          <w:szCs w:val="22"/>
          <w:highlight w:val="green"/>
          <w:rtl w:val="0"/>
        </w:rPr>
        <w:t xml:space="preserve">4.2.5.1.</w:t>
      </w:r>
      <w:r>
        <w:rPr>
          <w:b w:val="0"/>
          <w:bCs w:val="0"/>
          <w:sz w:val="22"/>
          <w:szCs w:val="22"/>
          <w:rtl w:val="0"/>
        </w:rPr>
        <w:t xml:space="preserve">          </w:t>
      </w:r>
      <w:r>
        <w:rPr>
          <w:sz w:val="22"/>
          <w:szCs w:val="22"/>
          <w:rtl w:val="0"/>
        </w:rPr>
        <w:t xml:space="preserve">Clustering Algorithms</w:t>
      </w:r>
    </w:p>
    <w:p w:rsidR="00000000" w:rsidDel="00000000" w:rsidP="00000000" w:rsidRDefault="00000000" w:rsidRPr="00000000" w14:paraId="00000A9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91">
      <w:pPr>
        <w:pStyle w:val="Heading5"/>
        <w:keepNext w:val="0"/>
        <w:keepLines w:val="0"/>
        <w:spacing w:after="40" w:before="220" w:lineRule="auto"/>
        <w:ind w:left="2520" w:hanging="1260"/>
        <w:jc w:val="both"/>
        <w:rPr/>
      </w:pPr>
      <w:bookmarkStart w:colFirst="0" w:colLast="0" w:name="_htlgs2qwr4my" w:id="220"/>
      <w:bookmarkEnd w:id="220"/>
      <w:r>
        <w:rPr>
          <w:b w:val="0"/>
          <w:bCs w:val="0"/>
          <w:rtl w:val="0"/>
        </w:rPr>
        <w:t xml:space="preserve">       </w:t>
      </w:r>
      <w:r>
        <w:rPr>
          <w:highlight w:val="green"/>
          <w:rtl w:val="0"/>
        </w:rPr>
        <w:t xml:space="preserve">4.2.5.1.1.</w:t>
      </w:r>
      <w:r>
        <w:rPr>
          <w:b w:val="0"/>
          <w:bCs w:val="0"/>
          <w:rtl w:val="0"/>
        </w:rPr>
        <w:t xml:space="preserve">          </w:t>
      </w:r>
      <w:r>
        <w:rPr>
          <w:rtl w:val="0"/>
        </w:rPr>
        <w:t xml:space="preserve">DBSCAN (Density‑Based Spatial Clustering of Applications with Noise)</w:t>
      </w:r>
    </w:p>
    <w:p w:rsidR="00000000" w:rsidDel="00000000" w:rsidP="00000000" w:rsidRDefault="00000000" w:rsidRPr="00000000" w14:paraId="00000A9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9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offers the following advantages:</w:t>
      </w:r>
    </w:p>
    <w:p w:rsidR="00000000" w:rsidDel="00000000" w:rsidP="00000000" w:rsidRDefault="00000000" w:rsidRPr="00000000" w14:paraId="00000A9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 predefined number of clusters: </w:t>
      </w:r>
      <w:r>
        <w:rPr>
          <w:b w:val="0"/>
          <w:bCs w:val="0"/>
          <w:sz w:val="22"/>
          <w:szCs w:val="22"/>
          <w:rtl w:val="0"/>
        </w:rPr>
        <w:t xml:space="preserve">The algorithm determines the number of clusters based on the density structure.</w:t>
      </w:r>
    </w:p>
    <w:p w:rsidR="00000000" w:rsidDel="00000000" w:rsidP="00000000" w:rsidRDefault="00000000" w:rsidRPr="00000000" w14:paraId="00000A9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detection capability: </w:t>
      </w:r>
      <w:r>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Arbitrary cluster shapes: </w:t>
      </w:r>
      <w:r>
        <w:rPr>
          <w:b w:val="0"/>
          <w:bCs w:val="0"/>
          <w:sz w:val="22"/>
          <w:szCs w:val="22"/>
          <w:rtl w:val="0"/>
        </w:rPr>
        <w:t xml:space="preserve">Unlike centroid-based methods, DBSCAN does not assume spherical clusters.</w:t>
      </w:r>
    </w:p>
    <w:p w:rsidR="00000000" w:rsidDel="00000000" w:rsidP="00000000" w:rsidRDefault="00000000" w:rsidRPr="00000000" w14:paraId="00000A9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Suitability for anomaly discovery: </w:t>
      </w:r>
      <w:r>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8">
      <w:pPr>
        <w:pStyle w:val="Heading6"/>
        <w:keepNext w:val="0"/>
        <w:keepLines w:val="0"/>
        <w:shd w:fill="ffffff" w:val="clear"/>
        <w:spacing w:after="0" w:before="200" w:line="348.00000000000006" w:lineRule="auto"/>
        <w:rPr>
          <w:b w:val="1"/>
          <w:bCs w:val="1"/>
          <w:i w:val="0"/>
          <w:iCs w:val="0"/>
          <w:color w:val="000000"/>
        </w:rPr>
      </w:pPr>
      <w:bookmarkStart w:colFirst="0" w:colLast="0" w:name="_xo10ogbw1r5w" w:id="221"/>
      <w:bookmarkEnd w:id="221"/>
      <w:r>
        <w:rPr>
          <w:b w:val="1"/>
          <w:bCs w:val="1"/>
          <w:i w:val="0"/>
          <w:iCs w:val="0"/>
          <w:color w:val="000000"/>
          <w:rtl w:val="0"/>
        </w:rPr>
        <w:t xml:space="preserve">Table 4.19 DBSCAN Parameter Selection</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90"/>
        <w:gridCol w:w="3480"/>
        <w:tblGridChange w:id="0">
          <w:tblGrid>
            <w:gridCol w:w="2175"/>
            <w:gridCol w:w="3690"/>
            <w:gridCol w:w="34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before="0" w:lineRule="auto"/>
              <w:ind w:left="0" w:firstLine="0"/>
              <w:jc w:val="center"/>
              <w:rPr>
                <w:sz w:val="22"/>
                <w:szCs w:val="22"/>
              </w:rPr>
            </w:pPr>
            <w:bookmarkStart w:colFirst="0" w:colLast="0" w:name="_xae0nj2g3ryc" w:id="219"/>
            <w:bookmarkEnd w:id="219"/>
            <w:r>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C">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D">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E">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F">
            <w:pPr>
              <w:pStyle w:val="Heading3"/>
              <w:keepNext w:val="0"/>
              <w:keepLines w:val="0"/>
              <w:spacing w:before="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0">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1">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A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A3">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A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111500"/>
            <wp:effectExtent b="0" l="0" r="0" t="0"/>
            <wp:docPr id="51" name="image57.jpg"/>
            <a:graphic>
              <a:graphicData uri="http://schemas.openxmlformats.org/drawingml/2006/picture">
                <pic:pic>
                  <pic:nvPicPr>
                    <pic:cNvPr id="0" name="image57.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Pr>
          <w:rtl w:val="0"/>
        </w:rPr>
      </w:r>
    </w:p>
    <w:p w:rsidR="00000000" w:rsidDel="00000000" w:rsidP="00000000" w:rsidRDefault="00000000" w:rsidRPr="00000000" w14:paraId="00000AA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xwqrb3frjfy" w:id="222"/>
      <w:bookmarkEnd w:id="222"/>
      <w:r>
        <w:rPr>
          <w:b w:val="1"/>
          <w:bCs w:val="1"/>
          <w:i w:val="0"/>
          <w:iCs w:val="0"/>
          <w:color w:val="000000"/>
          <w:rtl w:val="0"/>
        </w:rPr>
        <w:t xml:space="preserve">Figure 4.29 Core, Border, and Noise Points in DBSCAN</w:t>
      </w:r>
    </w:p>
    <w:p w:rsidR="00000000" w:rsidDel="00000000" w:rsidP="00000000" w:rsidRDefault="00000000" w:rsidRPr="00000000" w14:paraId="00000AA6">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Illustrates how DBSCAN classifies points into </w:t>
      </w:r>
      <w:r>
        <w:rPr>
          <w:sz w:val="22"/>
          <w:szCs w:val="22"/>
          <w:rtl w:val="0"/>
        </w:rPr>
        <w:t xml:space="preserve">core points, border points, and noise points</w:t>
      </w:r>
      <w:r>
        <w:rPr>
          <w:b w:val="0"/>
          <w:bCs w:val="0"/>
          <w:sz w:val="22"/>
          <w:szCs w:val="22"/>
          <w:rtl w:val="0"/>
        </w:rPr>
        <w:t xml:space="preserve"> using the ε-neighborhood radius and the minimum number of points (</w:t>
      </w:r>
      <w:r>
        <w:rPr>
          <w:b w:val="0"/>
          <w:bCs w:val="0"/>
          <w:i w:val="1"/>
          <w:iCs w:val="1"/>
          <w:sz w:val="22"/>
          <w:szCs w:val="22"/>
          <w:rtl w:val="0"/>
        </w:rPr>
        <w:t xml:space="preserve">minPts</w:t>
      </w:r>
      <w:r>
        <w:rPr>
          <w:b w:val="0"/>
          <w:bCs w:val="0"/>
          <w:sz w:val="22"/>
          <w:szCs w:val="22"/>
          <w:rtl w:val="0"/>
        </w:rPr>
        <w:t xml:space="preserve">). In the diagram, the </w:t>
      </w:r>
      <w:r>
        <w:rPr>
          <w:sz w:val="22"/>
          <w:szCs w:val="22"/>
          <w:rtl w:val="0"/>
        </w:rPr>
        <w:t xml:space="preserve">two black circles represent the ε-neighborhoods</w:t>
      </w:r>
      <w:r>
        <w:rPr>
          <w:b w:val="0"/>
          <w:bCs w:val="0"/>
          <w:sz w:val="22"/>
          <w:szCs w:val="22"/>
          <w:rtl w:val="0"/>
        </w:rPr>
        <w:t xml:space="preserve">, which define the radius within which neighboring points are counted. The parameter </w:t>
      </w:r>
      <w:r>
        <w:rPr>
          <w:sz w:val="22"/>
          <w:szCs w:val="22"/>
          <w:rtl w:val="0"/>
        </w:rPr>
        <w:t xml:space="preserve">minPts = 3</w:t>
      </w:r>
      <w:r>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7">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w:t>
      </w:r>
      <w:r>
        <w:rPr>
          <w:b w:val="0"/>
          <w:bCs w:val="0"/>
          <w:sz w:val="22"/>
          <w:szCs w:val="22"/>
          <w:rtl w:val="0"/>
        </w:rPr>
        <w:t xml:space="preserve"> – The </w:t>
      </w:r>
      <w:r>
        <w:rPr>
          <w:sz w:val="22"/>
          <w:szCs w:val="22"/>
          <w:rtl w:val="0"/>
        </w:rPr>
        <w:t xml:space="preserve">yellow points located at the center of each ε circle</w:t>
      </w:r>
      <w:r>
        <w:rPr>
          <w:b w:val="0"/>
          <w:bCs w:val="0"/>
          <w:sz w:val="22"/>
          <w:szCs w:val="22"/>
          <w:rtl w:val="0"/>
        </w:rPr>
        <w:t xml:space="preserve"> represent core points. These points have at least </w:t>
      </w:r>
      <w:r>
        <w:rPr>
          <w:b w:val="0"/>
          <w:bCs w:val="0"/>
          <w:i w:val="1"/>
          <w:iCs w:val="1"/>
          <w:sz w:val="22"/>
          <w:szCs w:val="22"/>
          <w:rtl w:val="0"/>
        </w:rPr>
        <w:t xml:space="preserve">minPts</w:t>
      </w:r>
      <w:r>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The </w:t>
      </w:r>
      <w:r>
        <w:rPr>
          <w:sz w:val="22"/>
          <w:szCs w:val="22"/>
          <w:rtl w:val="0"/>
        </w:rPr>
        <w:t xml:space="preserve">blue points located inside the ε circles but not at the center</w:t>
      </w:r>
      <w:r>
        <w:rPr>
          <w:b w:val="0"/>
          <w:bCs w:val="0"/>
          <w:sz w:val="22"/>
          <w:szCs w:val="22"/>
          <w:rtl w:val="0"/>
        </w:rPr>
        <w:t xml:space="preserve"> represent border points. These points fall within the ε-neighborhood of a core point but do not themselves have enough neighbors to satisfy the </w:t>
      </w:r>
      <w:r>
        <w:rPr>
          <w:b w:val="0"/>
          <w:bCs w:val="0"/>
          <w:i w:val="1"/>
          <w:iCs w:val="1"/>
          <w:sz w:val="22"/>
          <w:szCs w:val="22"/>
          <w:rtl w:val="0"/>
        </w:rPr>
        <w:t xml:space="preserve">minPts</w:t>
      </w:r>
      <w:r>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A">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w:t>
      </w:r>
      <w:r>
        <w:rPr>
          <w:b w:val="0"/>
          <w:bCs w:val="0"/>
          <w:sz w:val="22"/>
          <w:szCs w:val="22"/>
          <w:rtl w:val="0"/>
        </w:rPr>
        <w:t xml:space="preserve"> – The </w:t>
      </w:r>
      <w:r>
        <w:rPr>
          <w:sz w:val="22"/>
          <w:szCs w:val="22"/>
          <w:rtl w:val="0"/>
        </w:rPr>
        <w:t xml:space="preserve">orange points located outside the ε circles</w:t>
      </w:r>
      <w:r>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B">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ε circles</w:t>
      </w:r>
      <w:r>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C">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tl w:val="0"/>
        </w:rPr>
        <w:t xml:space="preserve"> </w:t>
      </w:r>
      <w:r>
        <w:rPr>
          <w:b w:val="0"/>
          <w:bCs w:val="0"/>
          <w:sz w:val="22"/>
          <w:szCs w:val="22"/>
        </w:rPr>
        <w:drawing>
          <wp:inline distB="114300" distT="114300" distL="114300" distR="114300">
            <wp:extent cx="3416300" cy="1600200"/>
            <wp:effectExtent b="0" l="0" r="0" t="0"/>
            <wp:docPr id="24" name="image8.gif"/>
            <a:graphic>
              <a:graphicData uri="http://schemas.openxmlformats.org/drawingml/2006/picture">
                <pic:pic>
                  <pic:nvPicPr>
                    <pic:cNvPr id="0" name="image8.gif"/>
                    <pic:cNvPicPr preferRelativeResize="0"/>
                  </pic:nvPicPr>
                  <pic:blipFill>
                    <a:blip r:embed="rId45"/>
                    <a:srcRect b="0" l="0" r="0" t="0"/>
                    <a:stretch>
                      <a:fillRect/>
                    </a:stretch>
                  </pic:blipFill>
                  <pic:spPr>
                    <a:xfrm>
                      <a:off x="0" y="0"/>
                      <a:ext cx="3416300" cy="1600200"/>
                    </a:xfrm>
                    <a:prstGeom prst="rect"/>
                    <a:ln/>
                  </pic:spPr>
                </pic:pic>
              </a:graphicData>
            </a:graphic>
          </wp:inline>
        </w:drawing>
      </w:r>
      <w:r>
        <w:rPr>
          <w:rtl w:val="0"/>
        </w:rPr>
      </w:r>
    </w:p>
    <w:p w:rsidR="00000000" w:rsidDel="00000000" w:rsidP="00000000" w:rsidRDefault="00000000" w:rsidRPr="00000000" w14:paraId="00000AA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ojjqmus49ttu" w:id="223"/>
      <w:bookmarkEnd w:id="223"/>
      <w:r>
        <w:rPr>
          <w:b w:val="1"/>
          <w:bCs w:val="1"/>
          <w:i w:val="0"/>
          <w:iCs w:val="0"/>
          <w:color w:val="000000"/>
          <w:rtl w:val="0"/>
        </w:rPr>
        <w:t xml:space="preserve">Figure 4.30 DBSCAN Cluster Formation with Noise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illustrates how clusters are formed in the DBSCAN algorithm using the ε-neighborhood radius and the minimum number of points (</w:t>
      </w:r>
      <w:r>
        <w:rPr>
          <w:b w:val="0"/>
          <w:bCs w:val="0"/>
          <w:i w:val="1"/>
          <w:iCs w:val="1"/>
          <w:sz w:val="22"/>
          <w:szCs w:val="22"/>
          <w:rtl w:val="0"/>
        </w:rPr>
        <w:t xml:space="preserve">MinPts</w:t>
      </w:r>
      <w:r>
        <w:rPr>
          <w:b w:val="0"/>
          <w:bCs w:val="0"/>
          <w:sz w:val="22"/>
          <w:szCs w:val="22"/>
          <w:rtl w:val="0"/>
        </w:rPr>
        <w:t xml:space="preserve">). The diagram is divided into two parts, labeled </w:t>
      </w:r>
      <w:r>
        <w:rPr>
          <w:sz w:val="22"/>
          <w:szCs w:val="22"/>
          <w:rtl w:val="0"/>
        </w:rPr>
        <w:t xml:space="preserve">(a)</w:t>
      </w:r>
      <w:r>
        <w:rPr>
          <w:b w:val="0"/>
          <w:bCs w:val="0"/>
          <w:sz w:val="22"/>
          <w:szCs w:val="22"/>
          <w:rtl w:val="0"/>
        </w:rPr>
        <w:t xml:space="preserve"> and </w:t>
      </w:r>
      <w:r>
        <w:rPr>
          <w:sz w:val="22"/>
          <w:szCs w:val="22"/>
          <w:rtl w:val="0"/>
        </w:rPr>
        <w:t xml:space="preserve">(b)</w:t>
      </w:r>
      <w:r>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black circle represents the </w:t>
      </w:r>
      <w:r>
        <w:rPr>
          <w:sz w:val="22"/>
          <w:szCs w:val="22"/>
          <w:rtl w:val="0"/>
        </w:rPr>
        <w:t xml:space="preserve">ε-neighborhood</w:t>
      </w:r>
      <w:r>
        <w:rPr>
          <w:b w:val="0"/>
          <w:bCs w:val="0"/>
          <w:sz w:val="22"/>
          <w:szCs w:val="22"/>
          <w:rtl w:val="0"/>
        </w:rPr>
        <w:t xml:space="preserve"> around the central point. The surrounding points inside the circle represent neighboring data points. Since the number of points within the ε radius satisfies the required </w:t>
      </w:r>
      <w:r>
        <w:rPr>
          <w:sz w:val="22"/>
          <w:szCs w:val="22"/>
          <w:rtl w:val="0"/>
        </w:rPr>
        <w:t xml:space="preserve">MinPts = 6</w:t>
      </w:r>
      <w:r>
        <w:rPr>
          <w:b w:val="0"/>
          <w:bCs w:val="0"/>
          <w:sz w:val="22"/>
          <w:szCs w:val="22"/>
          <w:rtl w:val="0"/>
        </w:rPr>
        <w:t xml:space="preserve">, the central point is classified as a </w:t>
      </w:r>
      <w:r>
        <w:rPr>
          <w:sz w:val="22"/>
          <w:szCs w:val="22"/>
          <w:rtl w:val="0"/>
        </w:rPr>
        <w:t xml:space="preserve">core point</w:t>
      </w:r>
      <w:r>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B0">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In </w:t>
      </w:r>
      <w:r>
        <w:rPr>
          <w:sz w:val="22"/>
          <w:szCs w:val="22"/>
          <w:rtl w:val="0"/>
        </w:rPr>
        <w:t xml:space="preserve">Figure 4.30</w:t>
      </w:r>
      <w:r>
        <w:rPr>
          <w:b w:val="0"/>
          <w:bCs w:val="0"/>
          <w:sz w:val="22"/>
          <w:szCs w:val="22"/>
          <w:rtl w:val="0"/>
        </w:rPr>
        <w:t xml:space="preserve">, the diagram shows three overlapping ε-neighborhoods corresponding to points </w:t>
      </w:r>
      <w:r>
        <w:rPr>
          <w:sz w:val="22"/>
          <w:szCs w:val="22"/>
          <w:rtl w:val="0"/>
        </w:rPr>
        <w:t xml:space="preserve">X, Y, and Z</w:t>
      </w:r>
      <w:r>
        <w:rPr>
          <w:b w:val="0"/>
          <w:bCs w:val="0"/>
          <w:sz w:val="22"/>
          <w:szCs w:val="22"/>
          <w:rtl w:val="0"/>
        </w:rPr>
        <w:t xml:space="preserve">, illustrating how clusters expand through density relationships:</w:t>
      </w:r>
    </w:p>
    <w:p w:rsidR="00000000" w:rsidDel="00000000" w:rsidP="00000000" w:rsidRDefault="00000000" w:rsidRPr="00000000" w14:paraId="00000AB1">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X</w:t>
      </w:r>
      <w:r>
        <w:rPr>
          <w:b w:val="0"/>
          <w:bCs w:val="0"/>
          <w:sz w:val="22"/>
          <w:szCs w:val="22"/>
          <w:rtl w:val="0"/>
        </w:rPr>
        <w:t xml:space="preserve"> lies inside the dense region and satisfies the minimum density requirement, making it a </w:t>
      </w:r>
      <w:r>
        <w:rPr>
          <w:sz w:val="22"/>
          <w:szCs w:val="22"/>
          <w:rtl w:val="0"/>
        </w:rPr>
        <w:t xml:space="preserve">core point</w:t>
      </w:r>
      <w:r>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B2">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Y</w:t>
      </w:r>
      <w:r>
        <w:rPr>
          <w:b w:val="0"/>
          <w:bCs w:val="0"/>
          <w:sz w:val="22"/>
          <w:szCs w:val="22"/>
          <w:rtl w:val="0"/>
        </w:rPr>
        <w:t xml:space="preserve"> lies within the ε-neighborhood of point X and also has sufficient neighboring points inside its red ε circle. As a result, Y is also considered a </w:t>
      </w:r>
      <w:r>
        <w:rPr>
          <w:sz w:val="22"/>
          <w:szCs w:val="22"/>
          <w:rtl w:val="0"/>
        </w:rPr>
        <w:t xml:space="preserve">core point</w:t>
      </w:r>
      <w:r>
        <w:rPr>
          <w:b w:val="0"/>
          <w:bCs w:val="0"/>
          <w:sz w:val="22"/>
          <w:szCs w:val="22"/>
          <w:rtl w:val="0"/>
        </w:rPr>
        <w:t xml:space="preserve">, allowing the cluster to expand further through density reachability.</w:t>
      </w:r>
    </w:p>
    <w:p w:rsidR="00000000" w:rsidDel="00000000" w:rsidP="00000000" w:rsidRDefault="00000000" w:rsidRPr="00000000" w14:paraId="00000AB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Point Z</w:t>
      </w:r>
      <w:r>
        <w:rPr>
          <w:b w:val="0"/>
          <w:bCs w:val="0"/>
          <w:sz w:val="22"/>
          <w:szCs w:val="22"/>
          <w:rtl w:val="0"/>
        </w:rPr>
        <w:t xml:space="preserve"> lies within the ε-neighborhood of point Y but does not contain enough neighboring points to satisfy the MinPts requirement. Therefore, Z is classified as a </w:t>
      </w:r>
      <w:r>
        <w:rPr>
          <w:sz w:val="22"/>
          <w:szCs w:val="22"/>
          <w:rtl w:val="0"/>
        </w:rPr>
        <w:t xml:space="preserve">border point</w:t>
      </w:r>
      <w:r>
        <w:rPr>
          <w:b w:val="0"/>
          <w:bCs w:val="0"/>
          <w:sz w:val="22"/>
          <w:szCs w:val="22"/>
          <w:rtl w:val="0"/>
        </w:rPr>
        <w:t xml:space="preserve"> and becomes part of the cluster without initiating further cluster expansion.</w:t>
      </w:r>
    </w:p>
    <w:p w:rsidR="00000000" w:rsidDel="00000000" w:rsidP="00000000" w:rsidRDefault="00000000" w:rsidRPr="00000000" w14:paraId="00000AB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overlapping circles</w:t>
      </w:r>
      <w:r>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sz w:val="22"/>
          <w:szCs w:val="22"/>
          <w:rtl w:val="0"/>
        </w:rPr>
        <w:t xml:space="preserve">noise</w:t>
      </w:r>
      <w:r>
        <w:rPr>
          <w:b w:val="0"/>
          <w:bCs w:val="0"/>
          <w:sz w:val="22"/>
          <w:szCs w:val="22"/>
          <w:rtl w:val="0"/>
        </w:rPr>
        <w:t xml:space="preserve">.</w:t>
      </w:r>
    </w:p>
    <w:p w:rsidR="00000000" w:rsidDel="00000000" w:rsidP="00000000" w:rsidRDefault="00000000" w:rsidRPr="00000000" w14:paraId="00000AB5">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009900"/>
            <wp:effectExtent b="0" l="0" r="0" t="0"/>
            <wp:docPr id="15" name="image7.gif"/>
            <a:graphic>
              <a:graphicData uri="http://schemas.openxmlformats.org/drawingml/2006/picture">
                <pic:pic>
                  <pic:nvPicPr>
                    <pic:cNvPr id="0" name="image7.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Pr>
          <w:rtl w:val="0"/>
        </w:rPr>
      </w:r>
    </w:p>
    <w:p w:rsidR="00000000" w:rsidDel="00000000" w:rsidP="00000000" w:rsidRDefault="00000000" w:rsidRPr="00000000" w14:paraId="00000AB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cxrc9ryjycy" w:id="224"/>
      <w:bookmarkEnd w:id="224"/>
      <w:r>
        <w:rPr>
          <w:b w:val="1"/>
          <w:bCs w:val="1"/>
          <w:i w:val="0"/>
          <w:iCs w:val="0"/>
          <w:color w:val="000000"/>
          <w:rtl w:val="0"/>
        </w:rPr>
        <w:t xml:space="preserve">Figure 4.31 DBSCAN Density-Based Cluster Detection</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DBSCAN algorithm detects clusters by identifying </w:t>
      </w:r>
      <w:r>
        <w:rPr>
          <w:sz w:val="22"/>
          <w:szCs w:val="22"/>
          <w:rtl w:val="0"/>
        </w:rPr>
        <w:t xml:space="preserve">dense regions of data points</w:t>
      </w:r>
      <w:r>
        <w:rPr>
          <w:b w:val="0"/>
          <w:bCs w:val="0"/>
          <w:sz w:val="22"/>
          <w:szCs w:val="22"/>
          <w:rtl w:val="0"/>
        </w:rPr>
        <w:t xml:space="preserve"> and separating them from sparse areas. In the visualization, clusters are represented by </w:t>
      </w:r>
      <w:r>
        <w:rPr>
          <w:sz w:val="22"/>
          <w:szCs w:val="22"/>
          <w:rtl w:val="0"/>
        </w:rPr>
        <w:t xml:space="preserve">colored shaded regions</w:t>
      </w:r>
      <w:r>
        <w:rPr>
          <w:b w:val="0"/>
          <w:bCs w:val="0"/>
          <w:sz w:val="22"/>
          <w:szCs w:val="22"/>
          <w:rtl w:val="0"/>
        </w:rPr>
        <w:t xml:space="preserve">, while points located outside dense areas remain unclustered and may be classified as noise. The black circles shown around certain points represent </w:t>
      </w:r>
      <w:r>
        <w:rPr>
          <w:sz w:val="22"/>
          <w:szCs w:val="22"/>
          <w:rtl w:val="0"/>
        </w:rPr>
        <w:t xml:space="preserve">ε-neighborhoods</w:t>
      </w:r>
      <w:r>
        <w:rPr>
          <w:b w:val="0"/>
          <w:bCs w:val="0"/>
          <w:sz w:val="22"/>
          <w:szCs w:val="22"/>
          <w:rtl w:val="0"/>
        </w:rPr>
        <w:t xml:space="preserve">, which define the radius used to measure local density.</w:t>
      </w:r>
    </w:p>
    <w:p w:rsidR="00000000" w:rsidDel="00000000" w:rsidP="00000000" w:rsidRDefault="00000000" w:rsidRPr="00000000" w14:paraId="00000AB9">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A">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Dense Cluster Regions</w:t>
      </w:r>
      <w:r>
        <w:rPr>
          <w:b w:val="0"/>
          <w:bCs w:val="0"/>
          <w:sz w:val="22"/>
          <w:szCs w:val="22"/>
          <w:rtl w:val="0"/>
        </w:rPr>
        <w:t xml:space="preserve"> – The </w:t>
      </w:r>
      <w:r>
        <w:rPr>
          <w:sz w:val="22"/>
          <w:szCs w:val="22"/>
          <w:rtl w:val="0"/>
        </w:rPr>
        <w:t xml:space="preserve">large red shaded region</w:t>
      </w:r>
      <w:r>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Pr>
          <w:b w:val="0"/>
          <w:bCs w:val="0"/>
          <w:i w:val="1"/>
          <w:iCs w:val="1"/>
          <w:sz w:val="22"/>
          <w:szCs w:val="22"/>
          <w:rtl w:val="0"/>
        </w:rPr>
        <w:t xml:space="preserve">minPts</w:t>
      </w:r>
      <w:r>
        <w:rPr>
          <w:b w:val="0"/>
          <w:bCs w:val="0"/>
          <w:sz w:val="22"/>
          <w:szCs w:val="22"/>
          <w:rtl w:val="0"/>
        </w:rPr>
        <w:t xml:space="preserve"> threshold, DBSCAN identifies this area as a cluster.</w:t>
      </w:r>
    </w:p>
    <w:p w:rsidR="00000000" w:rsidDel="00000000" w:rsidP="00000000" w:rsidRDefault="00000000" w:rsidRPr="00000000" w14:paraId="00000ABB">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Smaller Cluster Groups</w:t>
      </w:r>
      <w:r>
        <w:rPr>
          <w:b w:val="0"/>
          <w:bCs w:val="0"/>
          <w:sz w:val="22"/>
          <w:szCs w:val="22"/>
          <w:rtl w:val="0"/>
        </w:rPr>
        <w:t xml:space="preserve"> – On the right side of the figure, the </w:t>
      </w:r>
      <w:r>
        <w:rPr>
          <w:sz w:val="22"/>
          <w:szCs w:val="22"/>
          <w:rtl w:val="0"/>
        </w:rPr>
        <w:t xml:space="preserve">blue and green shaded regions</w:t>
      </w:r>
      <w:r>
        <w:rPr>
          <w:b w:val="0"/>
          <w:bCs w:val="0"/>
          <w:sz w:val="22"/>
          <w:szCs w:val="22"/>
          <w:rtl w:val="0"/>
        </w:rPr>
        <w:t xml:space="preserve"> represent smaller clusters that also meet the density requirement. These clusters form when groups of points satisfy the ε and </w:t>
      </w:r>
      <w:r>
        <w:rPr>
          <w:b w:val="0"/>
          <w:bCs w:val="0"/>
          <w:i w:val="1"/>
          <w:iCs w:val="1"/>
          <w:sz w:val="22"/>
          <w:szCs w:val="22"/>
          <w:rtl w:val="0"/>
        </w:rPr>
        <w:t xml:space="preserve">minPts</w:t>
      </w:r>
      <w:r>
        <w:rPr>
          <w:b w:val="0"/>
          <w:bCs w:val="0"/>
          <w:sz w:val="22"/>
          <w:szCs w:val="22"/>
          <w:rtl w:val="0"/>
        </w:rPr>
        <w:t xml:space="preserve"> conditions within localized regions.</w:t>
      </w:r>
    </w:p>
    <w:p w:rsidR="00000000" w:rsidDel="00000000" w:rsidP="00000000" w:rsidRDefault="00000000" w:rsidRPr="00000000" w14:paraId="00000AB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Core Points and ε-Neighborhoods</w:t>
      </w:r>
      <w:r>
        <w:rPr>
          <w:b w:val="0"/>
          <w:bCs w:val="0"/>
          <w:sz w:val="22"/>
          <w:szCs w:val="22"/>
          <w:rtl w:val="0"/>
        </w:rPr>
        <w:t xml:space="preserve"> – The </w:t>
      </w:r>
      <w:r>
        <w:rPr>
          <w:sz w:val="22"/>
          <w:szCs w:val="22"/>
          <w:rtl w:val="0"/>
        </w:rPr>
        <w:t xml:space="preserve">black circles surrounding some points</w:t>
      </w:r>
      <w:r>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Border Points</w:t>
      </w:r>
      <w:r>
        <w:rPr>
          <w:b w:val="0"/>
          <w:bCs w:val="0"/>
          <w:sz w:val="22"/>
          <w:szCs w:val="22"/>
          <w:rtl w:val="0"/>
        </w:rPr>
        <w:t xml:space="preserve"> – Points located along the </w:t>
      </w:r>
      <w:r>
        <w:rPr>
          <w:sz w:val="22"/>
          <w:szCs w:val="22"/>
          <w:rtl w:val="0"/>
        </w:rPr>
        <w:t xml:space="preserve">outer edges of the shaded cluster regions</w:t>
      </w:r>
      <w:r>
        <w:rPr>
          <w:b w:val="0"/>
          <w:bCs w:val="0"/>
          <w:sz w:val="22"/>
          <w:szCs w:val="22"/>
          <w:rtl w:val="0"/>
        </w:rPr>
        <w:t xml:space="preserve"> represent border points. These points fall within the ε-neighborhood of core points but do not contain enough neighbors to satisfy the </w:t>
      </w:r>
      <w:r>
        <w:rPr>
          <w:b w:val="0"/>
          <w:bCs w:val="0"/>
          <w:i w:val="1"/>
          <w:iCs w:val="1"/>
          <w:sz w:val="22"/>
          <w:szCs w:val="22"/>
          <w:rtl w:val="0"/>
        </w:rPr>
        <w:t xml:space="preserve">minPts</w:t>
      </w:r>
      <w:r>
        <w:rPr>
          <w:b w:val="0"/>
          <w:bCs w:val="0"/>
          <w:sz w:val="22"/>
          <w:szCs w:val="22"/>
          <w:rtl w:val="0"/>
        </w:rPr>
        <w:t xml:space="preserve"> requirement themselves.</w:t>
      </w:r>
    </w:p>
    <w:p w:rsidR="00000000" w:rsidDel="00000000" w:rsidP="00000000" w:rsidRDefault="00000000" w:rsidRPr="00000000" w14:paraId="00000AB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or Outlier Points</w:t>
      </w:r>
      <w:r>
        <w:rPr>
          <w:b w:val="0"/>
          <w:bCs w:val="0"/>
          <w:sz w:val="22"/>
          <w:szCs w:val="22"/>
          <w:rtl w:val="0"/>
        </w:rPr>
        <w:t xml:space="preserve"> – The </w:t>
      </w:r>
      <w:r>
        <w:rPr>
          <w:sz w:val="22"/>
          <w:szCs w:val="22"/>
          <w:rtl w:val="0"/>
        </w:rPr>
        <w:t xml:space="preserve">isolated white or gray points scattered outside the colored regions</w:t>
      </w:r>
      <w:r>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C0">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3987800"/>
            <wp:effectExtent b="0" l="0" r="0" t="0"/>
            <wp:docPr id="11" name="image2.gif"/>
            <a:graphic>
              <a:graphicData uri="http://schemas.openxmlformats.org/drawingml/2006/picture">
                <pic:pic>
                  <pic:nvPicPr>
                    <pic:cNvPr id="0" name="image2.gif"/>
                    <pic:cNvPicPr preferRelativeResize="0"/>
                  </pic:nvPicPr>
                  <pic:blipFill>
                    <a:blip r:embed="rId47"/>
                    <a:srcRect b="0" l="0" r="0" t="0"/>
                    <a:stretch>
                      <a:fillRect/>
                    </a:stretch>
                  </pic:blipFill>
                  <pic:spPr>
                    <a:xfrm>
                      <a:off x="0" y="0"/>
                      <a:ext cx="5943600" cy="3987800"/>
                    </a:xfrm>
                    <a:prstGeom prst="rect"/>
                    <a:ln/>
                  </pic:spPr>
                </pic:pic>
              </a:graphicData>
            </a:graphic>
          </wp:inline>
        </w:drawing>
      </w:r>
      <w:r>
        <w:rPr>
          <w:rtl w:val="0"/>
        </w:rPr>
      </w:r>
    </w:p>
    <w:p w:rsidR="00000000" w:rsidDel="00000000" w:rsidP="00000000" w:rsidRDefault="00000000" w:rsidRPr="00000000" w14:paraId="00000AC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jumwhox2b42" w:id="225"/>
      <w:bookmarkEnd w:id="225"/>
      <w:r>
        <w:rPr>
          <w:b w:val="1"/>
          <w:bCs w:val="1"/>
          <w:i w:val="0"/>
          <w:iCs w:val="0"/>
          <w:color w:val="000000"/>
          <w:rtl w:val="0"/>
        </w:rPr>
        <w:t xml:space="preserve">Figure 4.32 Density Reachability in DBSCAN</w:t>
      </w:r>
    </w:p>
    <w:p w:rsidR="00000000" w:rsidDel="00000000" w:rsidP="00000000" w:rsidRDefault="00000000" w:rsidRPr="00000000" w14:paraId="00000AC2">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concept of </w:t>
      </w:r>
      <w:r>
        <w:rPr>
          <w:sz w:val="22"/>
          <w:szCs w:val="22"/>
          <w:rtl w:val="0"/>
        </w:rPr>
        <w:t xml:space="preserve">density reachability in the DBSCAN clustering algorithm</w:t>
      </w:r>
      <w:r>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Pr>
          <w:sz w:val="22"/>
          <w:szCs w:val="22"/>
          <w:rtl w:val="0"/>
        </w:rPr>
        <w:t xml:space="preserve">Cluster 1</w:t>
      </w:r>
      <w:r>
        <w:rPr>
          <w:b w:val="0"/>
          <w:bCs w:val="0"/>
          <w:sz w:val="22"/>
          <w:szCs w:val="22"/>
          <w:rtl w:val="0"/>
        </w:rPr>
        <w:t xml:space="preserve"> and </w:t>
      </w:r>
      <w:r>
        <w:rPr>
          <w:sz w:val="22"/>
          <w:szCs w:val="22"/>
          <w:rtl w:val="0"/>
        </w:rPr>
        <w:t xml:space="preserve">Cluster 2</w:t>
      </w:r>
      <w:r>
        <w:rPr>
          <w:b w:val="0"/>
          <w:bCs w:val="0"/>
          <w:sz w:val="22"/>
          <w:szCs w:val="22"/>
          <w:rtl w:val="0"/>
        </w:rPr>
        <w:t xml:space="preserve">, while scattered black points represent noise or outlier observations.</w:t>
      </w:r>
    </w:p>
    <w:p w:rsidR="00000000" w:rsidDel="00000000" w:rsidP="00000000" w:rsidRDefault="00000000" w:rsidRPr="00000000" w14:paraId="00000AC3">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C4">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1 (Blue Points)</w:t>
      </w:r>
      <w:r>
        <w:rPr>
          <w:b w:val="0"/>
          <w:bCs w:val="0"/>
          <w:sz w:val="22"/>
          <w:szCs w:val="22"/>
          <w:rtl w:val="0"/>
        </w:rPr>
        <w:t xml:space="preserve"> – The group of </w:t>
      </w:r>
      <w:r>
        <w:rPr>
          <w:sz w:val="22"/>
          <w:szCs w:val="22"/>
          <w:rtl w:val="0"/>
        </w:rPr>
        <w:t xml:space="preserve">blue points on the left side</w:t>
      </w:r>
      <w:r>
        <w:rPr>
          <w:b w:val="0"/>
          <w:bCs w:val="0"/>
          <w:sz w:val="22"/>
          <w:szCs w:val="22"/>
          <w:rtl w:val="0"/>
        </w:rPr>
        <w:t xml:space="preserve"> represents a dense region of data points that are close enough to satisfy the ε-neighborhood and </w:t>
      </w:r>
      <w:r>
        <w:rPr>
          <w:b w:val="0"/>
          <w:bCs w:val="0"/>
          <w:i w:val="1"/>
          <w:iCs w:val="1"/>
          <w:sz w:val="22"/>
          <w:szCs w:val="22"/>
          <w:rtl w:val="0"/>
        </w:rPr>
        <w:t xml:space="preserve">minPts</w:t>
      </w:r>
      <w:r>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C5">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2 (Orange Points)</w:t>
      </w:r>
      <w:r>
        <w:rPr>
          <w:b w:val="0"/>
          <w:bCs w:val="0"/>
          <w:sz w:val="22"/>
          <w:szCs w:val="22"/>
          <w:rtl w:val="0"/>
        </w:rPr>
        <w:t xml:space="preserve"> – The </w:t>
      </w:r>
      <w:r>
        <w:rPr>
          <w:sz w:val="22"/>
          <w:szCs w:val="22"/>
          <w:rtl w:val="0"/>
        </w:rPr>
        <w:t xml:space="preserve">orange points on the right side</w:t>
      </w:r>
      <w:r>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6">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Density Reachability</w:t>
      </w:r>
      <w:r>
        <w:rPr>
          <w:b w:val="0"/>
          <w:bCs w:val="0"/>
          <w:sz w:val="22"/>
          <w:szCs w:val="22"/>
          <w:rtl w:val="0"/>
        </w:rPr>
        <w:t xml:space="preserve"> – Points within each cluster are connected through neighboring points that satisfy the density requirement. A point is considered </w:t>
      </w:r>
      <w:r>
        <w:rPr>
          <w:sz w:val="22"/>
          <w:szCs w:val="22"/>
          <w:rtl w:val="0"/>
        </w:rPr>
        <w:t xml:space="preserve">density-reachable</w:t>
      </w:r>
      <w:r>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Noise Points (Black Points)</w:t>
      </w:r>
      <w:r>
        <w:rPr>
          <w:b w:val="0"/>
          <w:bCs w:val="0"/>
          <w:sz w:val="22"/>
          <w:szCs w:val="22"/>
          <w:rtl w:val="0"/>
        </w:rPr>
        <w:t xml:space="preserve"> – The </w:t>
      </w:r>
      <w:r>
        <w:rPr>
          <w:sz w:val="22"/>
          <w:szCs w:val="22"/>
          <w:rtl w:val="0"/>
        </w:rPr>
        <w:t xml:space="preserve">scattered black points located between and around the clusters</w:t>
      </w:r>
      <w:r>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figure demonstrates how DBSCAN forms clusters based on </w:t>
      </w:r>
      <w:r>
        <w:rPr>
          <w:sz w:val="22"/>
          <w:szCs w:val="22"/>
          <w:rtl w:val="0"/>
        </w:rPr>
        <w:t xml:space="preserve">density connectivity rather than distance to a centroid</w:t>
      </w:r>
      <w:r>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9">
      <w:pPr>
        <w:pStyle w:val="Heading5"/>
        <w:keepNext w:val="0"/>
        <w:keepLines w:val="0"/>
        <w:spacing w:after="40" w:before="220" w:lineRule="auto"/>
        <w:ind w:left="2520" w:hanging="1260"/>
        <w:jc w:val="both"/>
        <w:rPr/>
      </w:pPr>
      <w:bookmarkStart w:colFirst="0" w:colLast="0" w:name="_cacj14puepcg" w:id="226"/>
      <w:bookmarkEnd w:id="226"/>
      <w:r>
        <w:rPr>
          <w:b w:val="0"/>
          <w:bCs w:val="0"/>
          <w:rtl w:val="0"/>
        </w:rPr>
        <w:t xml:space="preserve">                                                         </w:t>
      </w:r>
      <w:r>
        <w:rPr>
          <w:highlight w:val="green"/>
          <w:rtl w:val="0"/>
        </w:rPr>
        <w:t xml:space="preserve">4.2.5.1.2.</w:t>
      </w:r>
      <w:r>
        <w:rPr>
          <w:b w:val="0"/>
          <w:bCs w:val="0"/>
          <w:rtl w:val="0"/>
        </w:rPr>
        <w:t xml:space="preserve">          </w:t>
      </w:r>
      <w:r>
        <w:rPr>
          <w:rtl w:val="0"/>
        </w:rPr>
        <w:t xml:space="preserve">K‑Means (Comparative Baseline)</w:t>
      </w:r>
    </w:p>
    <w:p w:rsidR="00000000" w:rsidDel="00000000" w:rsidP="00000000" w:rsidRDefault="00000000" w:rsidRPr="00000000" w14:paraId="00000A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B">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A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Number of clusters selection.</w:t>
      </w:r>
      <w:r>
        <w:rPr>
          <w:b w:val="0"/>
          <w:bCs w:val="0"/>
          <w:sz w:val="22"/>
          <w:szCs w:val="22"/>
          <w:rtl w:val="0"/>
        </w:rPr>
        <w:t xml:space="preserve"> The optimal number of clusters is determined using two complementary methods:</w:t>
      </w:r>
    </w:p>
    <w:p w:rsidR="00000000" w:rsidDel="00000000" w:rsidP="00000000" w:rsidRDefault="00000000" w:rsidRPr="00000000" w14:paraId="00000ACE">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Elbow Method: Plot of within‑cluster sum of squares (WCSS) against increasing k; the elbow point indicates diminishing returns.</w:t>
      </w:r>
    </w:p>
    <w:p w:rsidR="00000000" w:rsidDel="00000000" w:rsidP="00000000" w:rsidRDefault="00000000" w:rsidRPr="00000000" w14:paraId="00000AC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Silhouette Analysis: Average silhouette width across all points for each k, with higher values indicating better cluster separation.</w:t>
      </w:r>
    </w:p>
    <w:p w:rsidR="00000000" w:rsidDel="00000000" w:rsidP="00000000" w:rsidRDefault="00000000" w:rsidRPr="00000000" w14:paraId="00000AD0">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For this study, </w:t>
      </w:r>
      <w:r>
        <w:rPr>
          <w:b w:val="0"/>
          <w:bCs w:val="0"/>
          <w:i w:val="1"/>
          <w:iCs w:val="1"/>
          <w:sz w:val="22"/>
          <w:szCs w:val="22"/>
          <w:rtl w:val="0"/>
        </w:rPr>
        <w:t xml:space="preserve">k</w:t>
      </w:r>
      <w:r>
        <w:rPr>
          <w:b w:val="0"/>
          <w:bCs w:val="0"/>
          <w:sz w:val="22"/>
          <w:szCs w:val="22"/>
          <w:rtl w:val="0"/>
        </w:rPr>
        <w:t xml:space="preserve"> values from 2 to 8 are evaluated. The lower bound (</w:t>
      </w:r>
      <w:r>
        <w:rPr>
          <w:b w:val="0"/>
          <w:bCs w:val="0"/>
          <w:i w:val="1"/>
          <w:iCs w:val="1"/>
          <w:sz w:val="22"/>
          <w:szCs w:val="22"/>
          <w:rtl w:val="0"/>
        </w:rPr>
        <w:t xml:space="preserve">k</w:t>
      </w:r>
      <w:r>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val="1"/>
          <w:iCs w:val="1"/>
          <w:sz w:val="22"/>
          <w:szCs w:val="22"/>
          <w:rtl w:val="0"/>
        </w:rPr>
        <w:t xml:space="preserve">k</w:t>
      </w:r>
      <w:r>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D1">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660900" cy="17272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4660900" cy="1727200"/>
                    </a:xfrm>
                    <a:prstGeom prst="rect"/>
                    <a:ln/>
                  </pic:spPr>
                </pic:pic>
              </a:graphicData>
            </a:graphic>
          </wp:inline>
        </w:drawing>
      </w:r>
      <w:r>
        <w:rPr>
          <w:rtl w:val="0"/>
        </w:rPr>
      </w:r>
    </w:p>
    <w:p w:rsidR="00000000" w:rsidDel="00000000" w:rsidP="00000000" w:rsidRDefault="00000000" w:rsidRPr="00000000" w14:paraId="00000AD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vjsr8ye3ddfn" w:id="227"/>
      <w:bookmarkEnd w:id="227"/>
      <w:r>
        <w:rPr>
          <w:b w:val="1"/>
          <w:bCs w:val="1"/>
          <w:i w:val="0"/>
          <w:iCs w:val="0"/>
          <w:color w:val="000000"/>
          <w:rtl w:val="0"/>
        </w:rPr>
        <w:t xml:space="preserve">Figure 4.33 K-Means Iterative Cluster Formation in Three Stages</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iterative process of cluster formation in the </w:t>
      </w:r>
      <w:r>
        <w:rPr>
          <w:sz w:val="22"/>
          <w:szCs w:val="22"/>
          <w:rtl w:val="0"/>
        </w:rPr>
        <w:t xml:space="preserve">K-Means clustering algorithm</w:t>
      </w:r>
      <w:r>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D4">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Centroid Selection (Left Panel)</w:t>
      </w:r>
      <w:r>
        <w:rPr>
          <w:b w:val="0"/>
          <w:bCs w:val="0"/>
          <w:sz w:val="22"/>
          <w:szCs w:val="22"/>
          <w:rtl w:val="0"/>
        </w:rPr>
        <w:t xml:space="preserve"> – The first panel shows a dataset of scattered points along with </w:t>
      </w:r>
      <w:r>
        <w:rPr>
          <w:sz w:val="22"/>
          <w:szCs w:val="22"/>
          <w:rtl w:val="0"/>
        </w:rPr>
        <w:t xml:space="preserve">randomly initialized centroids</w:t>
      </w:r>
      <w:r>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 and Repartitioning (Middle Panel)</w:t>
      </w:r>
      <w:r>
        <w:rPr>
          <w:b w:val="0"/>
          <w:bCs w:val="0"/>
          <w:sz w:val="22"/>
          <w:szCs w:val="22"/>
          <w:rtl w:val="0"/>
        </w:rPr>
        <w:t xml:space="preserve"> – In the second panel, the algorithm assigns each data point to the </w:t>
      </w:r>
      <w:r>
        <w:rPr>
          <w:sz w:val="22"/>
          <w:szCs w:val="22"/>
          <w:rtl w:val="0"/>
        </w:rPr>
        <w:t xml:space="preserve">nearest centroid</w:t>
      </w:r>
      <w:r>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Update and Iteration (Right Panel)</w:t>
      </w:r>
      <w:r>
        <w:rPr>
          <w:b w:val="0"/>
          <w:bCs w:val="0"/>
          <w:sz w:val="22"/>
          <w:szCs w:val="22"/>
          <w:rtl w:val="0"/>
        </w:rPr>
        <w:t xml:space="preserve"> – In the final panel, the centroids are </w:t>
      </w:r>
      <w:r>
        <w:rPr>
          <w:sz w:val="22"/>
          <w:szCs w:val="22"/>
          <w:rtl w:val="0"/>
        </w:rPr>
        <w:t xml:space="preserve">recomputed based on the mean position of the points assigned to each cluster</w:t>
      </w:r>
      <w:r>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8">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arrows between panels indicate the </w:t>
      </w:r>
      <w:r>
        <w:rPr>
          <w:sz w:val="22"/>
          <w:szCs w:val="22"/>
          <w:rtl w:val="0"/>
        </w:rPr>
        <w:t xml:space="preserve">repetition of the assignment and centroid update steps</w:t>
      </w:r>
      <w:r>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9">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A">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5181600"/>
            <wp:effectExtent b="0" l="0" r="0" t="0"/>
            <wp:docPr id="45"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Pr>
          <w:rtl w:val="0"/>
        </w:rPr>
      </w:r>
    </w:p>
    <w:p w:rsidR="00000000" w:rsidDel="00000000" w:rsidP="00000000" w:rsidRDefault="00000000" w:rsidRPr="00000000" w14:paraId="00000AD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firxvaypzc" w:id="228"/>
      <w:bookmarkEnd w:id="228"/>
      <w:r>
        <w:rPr>
          <w:b w:val="1"/>
          <w:bCs w:val="1"/>
          <w:i w:val="0"/>
          <w:iCs w:val="0"/>
          <w:color w:val="000000"/>
          <w:rtl w:val="0"/>
        </w:rPr>
        <w:t xml:space="preserve">Figure 4.34 K-Means Algorithm Flowchart. Adapted from Lloyd (1982).</w:t>
      </w:r>
    </w:p>
    <w:p w:rsidR="00000000" w:rsidDel="00000000" w:rsidP="00000000" w:rsidRDefault="00000000" w:rsidRPr="00000000" w14:paraId="00000ADC">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A flowchart illustrating the step-by-step procedure of the </w:t>
      </w:r>
      <w:r>
        <w:rPr>
          <w:sz w:val="22"/>
          <w:szCs w:val="22"/>
          <w:rtl w:val="0"/>
        </w:rPr>
        <w:t xml:space="preserve">K-Means clustering algorithm</w:t>
      </w:r>
      <w:r>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E">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Start and Cluster Initialization</w:t>
      </w:r>
      <w:r>
        <w:rPr>
          <w:b w:val="0"/>
          <w:bCs w:val="0"/>
          <w:sz w:val="22"/>
          <w:szCs w:val="22"/>
          <w:rtl w:val="0"/>
        </w:rPr>
        <w:t xml:space="preserve"> – The process begins at the </w:t>
      </w:r>
      <w:r>
        <w:rPr>
          <w:sz w:val="22"/>
          <w:szCs w:val="22"/>
          <w:rtl w:val="0"/>
        </w:rPr>
        <w:t xml:space="preserve">Start node</w:t>
      </w:r>
      <w:r>
        <w:rPr>
          <w:b w:val="0"/>
          <w:bCs w:val="0"/>
          <w:sz w:val="22"/>
          <w:szCs w:val="22"/>
          <w:rtl w:val="0"/>
        </w:rPr>
        <w:t xml:space="preserve">, followed by specifying the </w:t>
      </w:r>
      <w:r>
        <w:rPr>
          <w:sz w:val="22"/>
          <w:szCs w:val="22"/>
          <w:rtl w:val="0"/>
        </w:rPr>
        <w:t xml:space="preserve">number of clusters K.</w:t>
      </w:r>
      <w:r>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F">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Centroid Initialization</w:t>
      </w:r>
      <w:r>
        <w:rPr>
          <w:b w:val="0"/>
          <w:bCs w:val="0"/>
          <w:sz w:val="22"/>
          <w:szCs w:val="22"/>
          <w:rtl w:val="0"/>
        </w:rPr>
        <w:t xml:space="preserve"> – The </w:t>
      </w:r>
      <w:r>
        <w:rPr>
          <w:sz w:val="22"/>
          <w:szCs w:val="22"/>
          <w:rtl w:val="0"/>
        </w:rPr>
        <w:t xml:space="preserve">“Centroid” process box</w:t>
      </w:r>
      <w:r>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E0">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Calculation</w:t>
      </w:r>
      <w:r>
        <w:rPr>
          <w:b w:val="0"/>
          <w:bCs w:val="0"/>
          <w:sz w:val="22"/>
          <w:szCs w:val="22"/>
          <w:rtl w:val="0"/>
        </w:rPr>
        <w:t xml:space="preserve"> – The </w:t>
      </w:r>
      <w:r>
        <w:rPr>
          <w:sz w:val="22"/>
          <w:szCs w:val="22"/>
          <w:rtl w:val="0"/>
        </w:rPr>
        <w:t xml:space="preserve">“Distance objects to centroids” step</w:t>
      </w:r>
      <w:r>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E1">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Assignment</w:t>
      </w:r>
      <w:r>
        <w:rPr>
          <w:b w:val="0"/>
          <w:bCs w:val="0"/>
          <w:sz w:val="22"/>
          <w:szCs w:val="22"/>
          <w:rtl w:val="0"/>
        </w:rPr>
        <w:t xml:space="preserve"> – In the </w:t>
      </w:r>
      <w:r>
        <w:rPr>
          <w:sz w:val="22"/>
          <w:szCs w:val="22"/>
          <w:rtl w:val="0"/>
        </w:rPr>
        <w:t xml:space="preserve">“Grouping based on minimum distance” step</w:t>
      </w:r>
      <w:r>
        <w:rPr>
          <w:b w:val="0"/>
          <w:bCs w:val="0"/>
          <w:sz w:val="22"/>
          <w:szCs w:val="22"/>
          <w:rtl w:val="0"/>
        </w:rPr>
        <w:t xml:space="preserve">, each data point is assigned to the cluster corresponding to the nearest centroid.</w:t>
      </w:r>
    </w:p>
    <w:p w:rsidR="00000000" w:rsidDel="00000000" w:rsidP="00000000" w:rsidRDefault="00000000" w:rsidRPr="00000000" w14:paraId="00000AE2">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Convergence Check</w:t>
      </w:r>
      <w:r>
        <w:rPr>
          <w:b w:val="0"/>
          <w:bCs w:val="0"/>
          <w:sz w:val="22"/>
          <w:szCs w:val="22"/>
          <w:rtl w:val="0"/>
        </w:rPr>
        <w:t xml:space="preserve"> – The </w:t>
      </w:r>
      <w:r>
        <w:rPr>
          <w:sz w:val="22"/>
          <w:szCs w:val="22"/>
          <w:rtl w:val="0"/>
        </w:rPr>
        <w:t xml:space="preserve">decision diamond labeled “No object move group?”</w:t>
      </w:r>
      <w:r>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E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End Condition</w:t>
      </w:r>
      <w:r>
        <w:rPr>
          <w:b w:val="0"/>
          <w:bCs w:val="0"/>
          <w:sz w:val="22"/>
          <w:szCs w:val="22"/>
          <w:rtl w:val="0"/>
        </w:rPr>
        <w:t xml:space="preserve"> – When no data points change clusters, indicating that the centroids have stabilized, the algorithm reaches the </w:t>
      </w:r>
      <w:r>
        <w:rPr>
          <w:sz w:val="22"/>
          <w:szCs w:val="22"/>
          <w:rtl w:val="0"/>
        </w:rPr>
        <w:t xml:space="preserve">End node</w:t>
      </w:r>
      <w:r>
        <w:rPr>
          <w:b w:val="0"/>
          <w:bCs w:val="0"/>
          <w:sz w:val="22"/>
          <w:szCs w:val="22"/>
          <w:rtl w:val="0"/>
        </w:rPr>
        <w:t xml:space="preserve">, and the final cluster configuration is produced.</w:t>
      </w:r>
    </w:p>
    <w:p w:rsidR="00000000" w:rsidDel="00000000" w:rsidP="00000000" w:rsidRDefault="00000000" w:rsidRPr="00000000" w14:paraId="00000AE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loop shown in the flowchart highlights the </w:t>
      </w:r>
      <w:r>
        <w:rPr>
          <w:sz w:val="22"/>
          <w:szCs w:val="22"/>
          <w:rtl w:val="0"/>
        </w:rPr>
        <w:t xml:space="preserve">iterative nature of the K-Means algorithm</w:t>
      </w:r>
      <w:r>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E5">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75200" cy="3225800"/>
            <wp:effectExtent b="0" l="0" r="0" t="0"/>
            <wp:docPr id="63" name="image46.gif"/>
            <a:graphic>
              <a:graphicData uri="http://schemas.openxmlformats.org/drawingml/2006/picture">
                <pic:pic>
                  <pic:nvPicPr>
                    <pic:cNvPr id="0" name="image46.gif"/>
                    <pic:cNvPicPr preferRelativeResize="0"/>
                  </pic:nvPicPr>
                  <pic:blipFill>
                    <a:blip r:embed="rId50"/>
                    <a:srcRect b="0" l="0" r="0" t="0"/>
                    <a:stretch>
                      <a:fillRect/>
                    </a:stretch>
                  </pic:blipFill>
                  <pic:spPr>
                    <a:xfrm>
                      <a:off x="0" y="0"/>
                      <a:ext cx="4775200" cy="3225800"/>
                    </a:xfrm>
                    <a:prstGeom prst="rect"/>
                    <a:ln/>
                  </pic:spPr>
                </pic:pic>
              </a:graphicData>
            </a:graphic>
          </wp:inline>
        </w:drawing>
      </w:r>
      <w:r>
        <w:rPr>
          <w:rtl w:val="0"/>
        </w:rPr>
      </w:r>
    </w:p>
    <w:p w:rsidR="00000000" w:rsidDel="00000000" w:rsidP="00000000" w:rsidRDefault="00000000" w:rsidRPr="00000000" w14:paraId="00000AE6">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msy7ibqe3oy" w:id="229"/>
      <w:bookmarkEnd w:id="229"/>
      <w:r>
        <w:rPr>
          <w:b w:val="1"/>
          <w:bCs w:val="1"/>
          <w:i w:val="0"/>
          <w:iCs w:val="0"/>
          <w:color w:val="000000"/>
          <w:rtl w:val="0"/>
        </w:rPr>
        <w:t xml:space="preserve">Figure 4.35 Step-by-Step K-Means Cluster Formation in Six Stages. Adapted from Bishop (2006).</w:t>
      </w:r>
    </w:p>
    <w:p w:rsidR="00000000" w:rsidDel="00000000" w:rsidP="00000000" w:rsidRDefault="00000000" w:rsidRPr="00000000" w14:paraId="00000AE7">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iterative process of cluster formation in the K-Means clustering algorithm</w:t>
      </w:r>
      <w:r>
        <w:rPr>
          <w:b w:val="0"/>
          <w:bCs w:val="0"/>
          <w:sz w:val="22"/>
          <w:szCs w:val="22"/>
          <w:rtl w:val="0"/>
        </w:rPr>
        <w:t xml:space="preserve">, showing how clusters gradually form as centroids are updated and data points are reassigned during successive iterations. The six panels labeled </w:t>
      </w:r>
      <w:r>
        <w:rPr>
          <w:sz w:val="22"/>
          <w:szCs w:val="22"/>
          <w:rtl w:val="0"/>
        </w:rPr>
        <w:t xml:space="preserve">(a) to (f)</w:t>
      </w:r>
      <w:r>
        <w:rPr>
          <w:b w:val="0"/>
          <w:bCs w:val="0"/>
          <w:sz w:val="22"/>
          <w:szCs w:val="22"/>
          <w:rtl w:val="0"/>
        </w:rPr>
        <w:t xml:space="preserve"> represent different stages in the clustering process.</w:t>
      </w:r>
    </w:p>
    <w:p w:rsidR="00000000" w:rsidDel="00000000" w:rsidP="00000000" w:rsidRDefault="00000000" w:rsidRPr="00000000" w14:paraId="00000AE8">
      <w:pPr>
        <w:pStyle w:val="Heading3"/>
        <w:keepNext w:val="0"/>
        <w:keepLines w:val="0"/>
        <w:ind w:left="0" w:firstLine="0"/>
        <w:rPr>
          <w:b w:val="0"/>
          <w:bCs w:val="0"/>
          <w:sz w:val="22"/>
          <w:szCs w:val="22"/>
        </w:rPr>
      </w:pPr>
      <w:bookmarkStart w:colFirst="0" w:colLast="0" w:name="_xae0nj2g3ryc" w:id="219"/>
      <w:bookmarkEnd w:id="219"/>
      <w:r>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Dataset Distribution</w:t>
      </w:r>
      <w:r>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Random Centroid Initialization</w:t>
      </w:r>
      <w:r>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First Cluster Assignment</w:t>
      </w:r>
      <w:r>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Centroid Recalculation</w:t>
      </w:r>
      <w:r>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 Reassignment of Data Points</w:t>
      </w:r>
      <w:r>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 Convergence of Clusters</w:t>
      </w:r>
      <w:r>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F">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figure demonstrates how the K-Means algorithm repeatedly performs </w:t>
      </w:r>
      <w:r>
        <w:rPr>
          <w:sz w:val="22"/>
          <w:szCs w:val="22"/>
          <w:rtl w:val="0"/>
        </w:rPr>
        <w:t xml:space="preserve">cluster assignment and centroid update steps</w:t>
      </w:r>
      <w:r>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F0">
      <w:pPr>
        <w:pStyle w:val="Heading3"/>
        <w:keepNext w:val="0"/>
        <w:keepLines w:val="0"/>
        <w:spacing w:before="12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943600" cy="4648200"/>
            <wp:effectExtent b="0" l="0" r="0" t="0"/>
            <wp:docPr id="60" name="image62.jpg"/>
            <a:graphic>
              <a:graphicData uri="http://schemas.openxmlformats.org/drawingml/2006/picture">
                <pic:pic>
                  <pic:nvPicPr>
                    <pic:cNvPr id="0" name="image62.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Pr>
          <w:rtl w:val="0"/>
        </w:rPr>
      </w:r>
    </w:p>
    <w:p w:rsidR="00000000" w:rsidDel="00000000" w:rsidP="00000000" w:rsidRDefault="00000000" w:rsidRPr="00000000" w14:paraId="00000AF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6jnba8gb7ou" w:id="230"/>
      <w:bookmarkEnd w:id="230"/>
      <w:r>
        <w:rPr>
          <w:b w:val="1"/>
          <w:bCs w:val="1"/>
          <w:i w:val="0"/>
          <w:iCs w:val="0"/>
          <w:color w:val="000000"/>
          <w:rtl w:val="0"/>
        </w:rPr>
        <w:t xml:space="preserve">Figure 4.36 Example of K-Means Clustering</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Example of clustering using the </w:t>
      </w:r>
      <w:r>
        <w:rPr>
          <w:sz w:val="22"/>
          <w:szCs w:val="22"/>
          <w:rtl w:val="0"/>
        </w:rPr>
        <w:t xml:space="preserve">K-Means algorithm</w:t>
      </w:r>
      <w:r>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F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data point represents an observation plotted in a two-dimensional feature space</w:t>
      </w:r>
      <w:r>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F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F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Centroids</w:t>
      </w:r>
      <w:r>
        <w:rPr>
          <w:b w:val="0"/>
          <w:bCs w:val="0"/>
          <w:sz w:val="22"/>
          <w:szCs w:val="22"/>
          <w:rtl w:val="0"/>
        </w:rPr>
        <w:t xml:space="preserve"> – The </w:t>
      </w:r>
      <w:r>
        <w:rPr>
          <w:sz w:val="22"/>
          <w:szCs w:val="22"/>
          <w:rtl w:val="0"/>
        </w:rPr>
        <w:t xml:space="preserve">large “×” markers located at the center of each cluster</w:t>
      </w:r>
      <w:r>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7">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Partitioning</w:t>
      </w:r>
      <w:r>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8">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Distance Minimization</w:t>
      </w:r>
      <w:r>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A">
      <w:pPr>
        <w:pStyle w:val="Heading5"/>
        <w:keepNext w:val="0"/>
        <w:keepLines w:val="0"/>
        <w:spacing w:after="40" w:before="220" w:lineRule="auto"/>
        <w:ind w:left="2520" w:hanging="1260"/>
        <w:jc w:val="both"/>
        <w:rPr/>
      </w:pPr>
      <w:bookmarkStart w:colFirst="0" w:colLast="0" w:name="_aa5q90r4b9xk" w:id="231"/>
      <w:bookmarkEnd w:id="231"/>
      <w:r>
        <w:rPr>
          <w:b w:val="0"/>
          <w:bCs w:val="0"/>
          <w:rtl w:val="0"/>
        </w:rPr>
        <w:t xml:space="preserve">                                                                      </w:t>
      </w:r>
      <w:r>
        <w:rPr>
          <w:highlight w:val="green"/>
          <w:rtl w:val="0"/>
        </w:rPr>
        <w:t xml:space="preserve">4.2.5.1.3.</w:t>
      </w:r>
      <w:r>
        <w:rPr>
          <w:b w:val="0"/>
          <w:bCs w:val="0"/>
          <w:rtl w:val="0"/>
        </w:rPr>
        <w:t xml:space="preserve">          </w:t>
      </w:r>
      <w:r>
        <w:rPr>
          <w:rtl w:val="0"/>
        </w:rPr>
        <w:t xml:space="preserve">Hierarchical Clustering</w:t>
      </w:r>
    </w:p>
    <w:p w:rsidR="00000000" w:rsidDel="00000000" w:rsidP="00000000" w:rsidRDefault="00000000" w:rsidRPr="00000000" w14:paraId="00000AF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E">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Linkage method selection.</w:t>
      </w:r>
      <w:r>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F">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hierarchical clustering procedure is implemented as follows:</w:t>
      </w:r>
    </w:p>
    <w:p w:rsidR="00000000" w:rsidDel="00000000" w:rsidP="00000000" w:rsidRDefault="00000000" w:rsidRPr="00000000" w14:paraId="00000B00">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Each observation begins as an individual cluster.</w:t>
      </w:r>
    </w:p>
    <w:p w:rsidR="00000000" w:rsidDel="00000000" w:rsidP="00000000" w:rsidRDefault="00000000" w:rsidRPr="00000000" w14:paraId="00000B01">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Pairwise distances between clusters are computed using Euclidean distance.</w:t>
      </w:r>
    </w:p>
    <w:p w:rsidR="00000000" w:rsidDel="00000000" w:rsidP="00000000" w:rsidRDefault="00000000" w:rsidRPr="00000000" w14:paraId="00000B02">
      <w:pPr>
        <w:pStyle w:val="Heading3"/>
        <w:keepNext w:val="0"/>
        <w:keepLines w:val="0"/>
        <w:numPr>
          <w:ilvl w:val="0"/>
          <w:numId w:val="22"/>
        </w:numPr>
        <w:spacing w:before="0" w:beforeAutospacing="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The two clusters that produce the smallest increase in total within-cluster variance are merged.</w:t>
        <w:br w:type="textWrapping"/>
        <w:br w:type="textWrapping"/>
      </w:r>
    </w:p>
    <w:p w:rsidR="00000000" w:rsidDel="00000000" w:rsidP="00000000" w:rsidRDefault="00000000" w:rsidRPr="00000000" w14:paraId="00000B03">
      <w:pPr>
        <w:pStyle w:val="Heading3"/>
        <w:keepNext w:val="0"/>
        <w:keepLines w:val="0"/>
        <w:numPr>
          <w:ilvl w:val="0"/>
          <w:numId w:val="22"/>
        </w:numPr>
        <w:spacing w:after="240"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4">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selection.</w:t>
      </w:r>
      <w:r>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6">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368800" cy="3568700"/>
            <wp:effectExtent b="0" l="0" r="0" t="0"/>
            <wp:docPr id="32"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Pr>
          <w:rtl w:val="0"/>
        </w:rPr>
      </w:r>
    </w:p>
    <w:p w:rsidR="00000000" w:rsidDel="00000000" w:rsidP="00000000" w:rsidRDefault="00000000" w:rsidRPr="00000000" w14:paraId="00000B0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q8bae6hjusr" w:id="232"/>
      <w:bookmarkEnd w:id="232"/>
      <w:r>
        <w:rPr>
          <w:b w:val="1"/>
          <w:bCs w:val="1"/>
          <w:i w:val="0"/>
          <w:iCs w:val="0"/>
          <w:color w:val="000000"/>
          <w:rtl w:val="0"/>
        </w:rPr>
        <w:t xml:space="preserve">Figure 4.37 Example Dendrogram</w:t>
      </w:r>
    </w:p>
    <w:p w:rsidR="00000000" w:rsidDel="00000000" w:rsidP="00000000" w:rsidRDefault="00000000" w:rsidRPr="00000000" w14:paraId="00000B0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Dendrogram used in hierarchical clustering</w:t>
      </w:r>
      <w:r>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labeled “Data sample number”</w:t>
      </w:r>
      <w:r>
        <w:rPr>
          <w:b w:val="0"/>
          <w:bCs w:val="0"/>
          <w:sz w:val="22"/>
          <w:szCs w:val="22"/>
          <w:rtl w:val="0"/>
        </w:rPr>
        <w:t xml:space="preserve"> represents the individual observations in the dataset. Each sample initially begins as its own cluster at the bottom of the dendrogram. The </w:t>
      </w:r>
      <w:r>
        <w:rPr>
          <w:sz w:val="22"/>
          <w:szCs w:val="22"/>
          <w:rtl w:val="0"/>
        </w:rPr>
        <w:t xml:space="preserve">vertical axis labeled “Cluster distance”</w:t>
      </w:r>
      <w:r>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A">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illustrated in the figure proceeds as follows:</w:t>
      </w:r>
    </w:p>
    <w:p w:rsidR="00000000" w:rsidDel="00000000" w:rsidP="00000000" w:rsidRDefault="00000000" w:rsidRPr="00000000" w14:paraId="00000B0B">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Clusters</w:t>
      </w:r>
      <w:r>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C">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First Merging Step (Point 7)</w:t>
      </w:r>
      <w:r>
        <w:rPr>
          <w:b w:val="0"/>
          <w:bCs w:val="0"/>
          <w:sz w:val="22"/>
          <w:szCs w:val="22"/>
          <w:rtl w:val="0"/>
        </w:rPr>
        <w:t xml:space="preserve"> – Data samples </w:t>
      </w:r>
      <w:r>
        <w:rPr>
          <w:sz w:val="22"/>
          <w:szCs w:val="22"/>
          <w:rtl w:val="0"/>
        </w:rPr>
        <w:t xml:space="preserve">2 and 3</w:t>
      </w:r>
      <w:r>
        <w:rPr>
          <w:b w:val="0"/>
          <w:bCs w:val="0"/>
          <w:sz w:val="22"/>
          <w:szCs w:val="22"/>
          <w:rtl w:val="0"/>
        </w:rPr>
        <w:t xml:space="preserve"> are merged to form a cluster at a relatively small distance value, indicating that these observations are highly similar.</w:t>
        <w:br w:type="textWrapping"/>
        <w:br w:type="textWrapping"/>
      </w:r>
    </w:p>
    <w:p w:rsidR="00000000" w:rsidDel="00000000" w:rsidP="00000000" w:rsidRDefault="00000000" w:rsidRPr="00000000" w14:paraId="00000B0D">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Second Merging Step (Point 8)</w:t>
      </w:r>
      <w:r>
        <w:rPr>
          <w:b w:val="0"/>
          <w:bCs w:val="0"/>
          <w:sz w:val="22"/>
          <w:szCs w:val="22"/>
          <w:rtl w:val="0"/>
        </w:rPr>
        <w:t xml:space="preserve"> – Data samples </w:t>
      </w:r>
      <w:r>
        <w:rPr>
          <w:sz w:val="22"/>
          <w:szCs w:val="22"/>
          <w:rtl w:val="0"/>
        </w:rPr>
        <w:t xml:space="preserve">1 and 5</w:t>
      </w:r>
      <w:r>
        <w:rPr>
          <w:b w:val="0"/>
          <w:bCs w:val="0"/>
          <w:sz w:val="22"/>
          <w:szCs w:val="22"/>
          <w:rtl w:val="0"/>
        </w:rPr>
        <w:t xml:space="preserve"> are combined to form another cluster at a slightly higher distance level.</w:t>
        <w:br w:type="textWrapping"/>
        <w:br w:type="textWrapping"/>
      </w:r>
    </w:p>
    <w:p w:rsidR="00000000" w:rsidDel="00000000" w:rsidP="00000000" w:rsidRDefault="00000000" w:rsidRPr="00000000" w14:paraId="00000B0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Formation (Point 9)</w:t>
      </w:r>
      <w:r>
        <w:rPr>
          <w:b w:val="0"/>
          <w:bCs w:val="0"/>
          <w:sz w:val="22"/>
          <w:szCs w:val="22"/>
          <w:rtl w:val="0"/>
        </w:rPr>
        <w:t xml:space="preserve"> – The cluster formed by </w:t>
      </w:r>
      <w:r>
        <w:rPr>
          <w:sz w:val="22"/>
          <w:szCs w:val="22"/>
          <w:rtl w:val="0"/>
        </w:rPr>
        <w:t xml:space="preserve">samples 2 and 3</w:t>
      </w:r>
      <w:r>
        <w:rPr>
          <w:b w:val="0"/>
          <w:bCs w:val="0"/>
          <w:sz w:val="22"/>
          <w:szCs w:val="22"/>
          <w:rtl w:val="0"/>
        </w:rPr>
        <w:t xml:space="preserve"> merges with the cluster formed by </w:t>
      </w:r>
      <w:r>
        <w:rPr>
          <w:sz w:val="22"/>
          <w:szCs w:val="22"/>
          <w:rtl w:val="0"/>
        </w:rPr>
        <w:t xml:space="preserve">samples 1 and 5</w:t>
      </w:r>
      <w:r>
        <w:rPr>
          <w:b w:val="0"/>
          <w:bCs w:val="0"/>
          <w:sz w:val="22"/>
          <w:szCs w:val="22"/>
          <w:rtl w:val="0"/>
        </w:rPr>
        <w:t xml:space="preserve">, producing a larger cluster that groups four observations.</w:t>
        <w:br w:type="textWrapping"/>
        <w:br w:type="textWrapping"/>
      </w:r>
    </w:p>
    <w:p w:rsidR="00000000" w:rsidDel="00000000" w:rsidP="00000000" w:rsidRDefault="00000000" w:rsidRPr="00000000" w14:paraId="00000B0F">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Additional Cluster Formation (Point 10)</w:t>
      </w:r>
      <w:r>
        <w:rPr>
          <w:b w:val="0"/>
          <w:bCs w:val="0"/>
          <w:sz w:val="22"/>
          <w:szCs w:val="22"/>
          <w:rtl w:val="0"/>
        </w:rPr>
        <w:t xml:space="preserve"> – Data samples </w:t>
      </w:r>
      <w:r>
        <w:rPr>
          <w:sz w:val="22"/>
          <w:szCs w:val="22"/>
          <w:rtl w:val="0"/>
        </w:rPr>
        <w:t xml:space="preserve">4 and 6</w:t>
      </w:r>
      <w:r>
        <w:rPr>
          <w:b w:val="0"/>
          <w:bCs w:val="0"/>
          <w:sz w:val="22"/>
          <w:szCs w:val="22"/>
          <w:rtl w:val="0"/>
        </w:rPr>
        <w:t xml:space="preserve"> merge to form another cluster at a moderate distance level.</w:t>
        <w:br w:type="textWrapping"/>
        <w:br w:type="textWrapping"/>
      </w:r>
    </w:p>
    <w:p w:rsidR="00000000" w:rsidDel="00000000" w:rsidP="00000000" w:rsidRDefault="00000000" w:rsidRPr="00000000" w14:paraId="00000B10">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Final Cluster Merge (Point 11)</w:t>
      </w:r>
      <w:r>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height at which clusters merge represents the </w:t>
      </w:r>
      <w:r>
        <w:rPr>
          <w:sz w:val="22"/>
          <w:szCs w:val="22"/>
          <w:rtl w:val="0"/>
        </w:rPr>
        <w:t xml:space="preserve">distance threshold between clusters</w:t>
      </w:r>
      <w:r>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3">
      <w:pPr>
        <w:pStyle w:val="Heading3"/>
        <w:keepNext w:val="0"/>
        <w:keepLines w:val="0"/>
        <w:spacing w:before="20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6311900" cy="3949700"/>
            <wp:effectExtent b="0" l="0" r="0" t="0"/>
            <wp:docPr id="33" name="image31.gif"/>
            <a:graphic>
              <a:graphicData uri="http://schemas.openxmlformats.org/drawingml/2006/picture">
                <pic:pic>
                  <pic:nvPicPr>
                    <pic:cNvPr id="0" name="image31.gif"/>
                    <pic:cNvPicPr preferRelativeResize="0"/>
                  </pic:nvPicPr>
                  <pic:blipFill>
                    <a:blip r:embed="rId53"/>
                    <a:srcRect b="0" l="0" r="0" t="0"/>
                    <a:stretch>
                      <a:fillRect/>
                    </a:stretch>
                  </pic:blipFill>
                  <pic:spPr>
                    <a:xfrm>
                      <a:off x="0" y="0"/>
                      <a:ext cx="6311900" cy="3949700"/>
                    </a:xfrm>
                    <a:prstGeom prst="rect"/>
                    <a:ln/>
                  </pic:spPr>
                </pic:pic>
              </a:graphicData>
            </a:graphic>
          </wp:inline>
        </w:drawing>
      </w:r>
      <w:r>
        <w:rPr>
          <w:rtl w:val="0"/>
        </w:rPr>
      </w:r>
    </w:p>
    <w:p w:rsidR="00000000" w:rsidDel="00000000" w:rsidP="00000000" w:rsidRDefault="00000000" w:rsidRPr="00000000" w14:paraId="00000B14">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ku1wmauwpmca" w:id="233"/>
      <w:bookmarkEnd w:id="233"/>
      <w:r>
        <w:rPr>
          <w:b w:val="1"/>
          <w:bCs w:val="1"/>
          <w:i w:val="0"/>
          <w:iCs w:val="0"/>
          <w:color w:val="000000"/>
          <w:rtl w:val="0"/>
        </w:rPr>
        <w:t xml:space="preserve">Figure 4.38 Hierarchical Clustering Dendrogram (Ward Method)</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w:t>
      </w:r>
      <w:r>
        <w:rPr>
          <w:sz w:val="22"/>
          <w:szCs w:val="22"/>
          <w:rtl w:val="0"/>
        </w:rPr>
        <w:t xml:space="preserve">hierarchical clustering dendrogram generated using Ward’s linkage method</w:t>
      </w:r>
      <w:r>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horizontal axis displays the individual observations</w:t>
      </w:r>
      <w:r>
        <w:rPr>
          <w:b w:val="0"/>
          <w:bCs w:val="0"/>
          <w:sz w:val="22"/>
          <w:szCs w:val="22"/>
          <w:rtl w:val="0"/>
        </w:rPr>
        <w:t xml:space="preserve">, represented by labeled data points positioned at the bottom of the dendrogram. Each observation initially begins as its own cluster. The </w:t>
      </w:r>
      <w:r>
        <w:rPr>
          <w:sz w:val="22"/>
          <w:szCs w:val="22"/>
          <w:rtl w:val="0"/>
        </w:rPr>
        <w:t xml:space="preserve">vertical axis labeled “Height”</w:t>
      </w:r>
      <w:r>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7">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the dendrogram illustrates the following clustering behavior:</w:t>
      </w:r>
    </w:p>
    <w:p w:rsidR="00000000" w:rsidDel="00000000" w:rsidP="00000000" w:rsidRDefault="00000000" w:rsidRPr="00000000" w14:paraId="00000B1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Individual Observations</w:t>
      </w:r>
      <w:r>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9">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Merging Process</w:t>
      </w:r>
      <w:r>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br w:type="textWrapping"/>
        <w:br w:type="textWrapping"/>
      </w:r>
    </w:p>
    <w:p w:rsidR="00000000" w:rsidDel="00000000" w:rsidP="00000000" w:rsidRDefault="00000000" w:rsidRPr="00000000" w14:paraId="00000B1A">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Ward’s Linkage Method</w:t>
      </w:r>
      <w:r>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br w:type="textWrapping"/>
        <w:br w:type="textWrapping"/>
      </w:r>
    </w:p>
    <w:p w:rsidR="00000000" w:rsidDel="00000000" w:rsidP="00000000" w:rsidRDefault="00000000" w:rsidRPr="00000000" w14:paraId="00000B1B">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Groupings</w:t>
      </w:r>
      <w:r>
        <w:rPr>
          <w:b w:val="0"/>
          <w:bCs w:val="0"/>
          <w:sz w:val="22"/>
          <w:szCs w:val="22"/>
          <w:rtl w:val="0"/>
        </w:rPr>
        <w:t xml:space="preserve"> – The colored rectangular boxes in the figure highlight </w:t>
      </w:r>
      <w:r>
        <w:rPr>
          <w:sz w:val="22"/>
          <w:szCs w:val="22"/>
          <w:rtl w:val="0"/>
        </w:rPr>
        <w:t xml:space="preserve">four major clusters</w:t>
      </w:r>
      <w:r>
        <w:rPr>
          <w:b w:val="0"/>
          <w:bCs w:val="0"/>
          <w:sz w:val="22"/>
          <w:szCs w:val="22"/>
          <w:rtl w:val="0"/>
        </w:rPr>
        <w:t xml:space="preserve"> identified in the dataset. These colored regions show how the dendrogram can be “cut” at a specific height threshold to determine the final number of clusters.</w:t>
        <w:br w:type="textWrapping"/>
        <w:br w:type="textWrapping"/>
      </w:r>
    </w:p>
    <w:p w:rsidR="00000000" w:rsidDel="00000000" w:rsidP="00000000" w:rsidRDefault="00000000" w:rsidRPr="00000000" w14:paraId="00000B1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Hierarchy Representation</w:t>
      </w:r>
      <w:r>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1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1E">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597400" cy="2692400"/>
            <wp:effectExtent b="0" l="0" r="0" t="0"/>
            <wp:docPr id="36" name="image30.gif"/>
            <a:graphic>
              <a:graphicData uri="http://schemas.openxmlformats.org/drawingml/2006/picture">
                <pic:pic>
                  <pic:nvPicPr>
                    <pic:cNvPr id="0" name="image30.gif"/>
                    <pic:cNvPicPr preferRelativeResize="0"/>
                  </pic:nvPicPr>
                  <pic:blipFill>
                    <a:blip r:embed="rId54"/>
                    <a:srcRect b="0" l="0" r="0" t="0"/>
                    <a:stretch>
                      <a:fillRect/>
                    </a:stretch>
                  </pic:blipFill>
                  <pic:spPr>
                    <a:xfrm>
                      <a:off x="0" y="0"/>
                      <a:ext cx="4597400" cy="2692400"/>
                    </a:xfrm>
                    <a:prstGeom prst="rect"/>
                    <a:ln/>
                  </pic:spPr>
                </pic:pic>
              </a:graphicData>
            </a:graphic>
          </wp:inline>
        </w:drawing>
      </w:r>
      <w:r>
        <w:rPr>
          <w:rtl w:val="0"/>
        </w:rPr>
      </w:r>
    </w:p>
    <w:p w:rsidR="00000000" w:rsidDel="00000000" w:rsidP="00000000" w:rsidRDefault="00000000" w:rsidRPr="00000000" w14:paraId="00000B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112dr1ixl4xk" w:id="234"/>
      <w:bookmarkEnd w:id="234"/>
      <w:r>
        <w:rPr>
          <w:b w:val="1"/>
          <w:bCs w:val="1"/>
          <w:i w:val="0"/>
          <w:iCs w:val="0"/>
          <w:color w:val="000000"/>
          <w:rtl w:val="0"/>
        </w:rPr>
        <w:t xml:space="preserve">Figure 4.39 Agglomerative vs Divisive Hierarchical Clustering</w:t>
      </w:r>
    </w:p>
    <w:p w:rsidR="00000000" w:rsidDel="00000000" w:rsidP="00000000" w:rsidRDefault="00000000" w:rsidRPr="00000000" w14:paraId="00000B2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 comparison between the two main approaches used in </w:t>
      </w:r>
      <w:r>
        <w:rPr>
          <w:sz w:val="22"/>
          <w:szCs w:val="22"/>
          <w:rtl w:val="0"/>
        </w:rPr>
        <w:t xml:space="preserve">hierarchical clustering: agglomerative clustering and divisive clustering</w:t>
      </w:r>
      <w:r>
        <w:rPr>
          <w:b w:val="0"/>
          <w:bCs w:val="0"/>
          <w:sz w:val="22"/>
          <w:szCs w:val="22"/>
          <w:rtl w:val="0"/>
        </w:rPr>
        <w:t xml:space="preserve">. The diagram highlights how clusters are formed either by </w:t>
      </w:r>
      <w:r>
        <w:rPr>
          <w:sz w:val="22"/>
          <w:szCs w:val="22"/>
          <w:rtl w:val="0"/>
        </w:rPr>
        <w:t xml:space="preserve">merging smaller clusters into larger ones</w:t>
      </w:r>
      <w:r>
        <w:rPr>
          <w:b w:val="0"/>
          <w:bCs w:val="0"/>
          <w:sz w:val="22"/>
          <w:szCs w:val="22"/>
          <w:rtl w:val="0"/>
        </w:rPr>
        <w:t xml:space="preserve"> or by </w:t>
      </w:r>
      <w:r>
        <w:rPr>
          <w:sz w:val="22"/>
          <w:szCs w:val="22"/>
          <w:rtl w:val="0"/>
        </w:rPr>
        <w:t xml:space="preserve">splitting larger clusters into smaller groups</w:t>
      </w:r>
      <w:r>
        <w:rPr>
          <w:b w:val="0"/>
          <w:bCs w:val="0"/>
          <w:sz w:val="22"/>
          <w:szCs w:val="22"/>
          <w:rtl w:val="0"/>
        </w:rPr>
        <w:t xml:space="preserve">.</w:t>
      </w:r>
    </w:p>
    <w:p w:rsidR="00000000" w:rsidDel="00000000" w:rsidP="00000000" w:rsidRDefault="00000000" w:rsidRPr="00000000" w14:paraId="00000B2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center of the figure, the </w:t>
      </w:r>
      <w:r>
        <w:rPr>
          <w:sz w:val="22"/>
          <w:szCs w:val="22"/>
          <w:rtl w:val="0"/>
        </w:rPr>
        <w:t xml:space="preserve">hierarchical tree structure (dendrogram)</w:t>
      </w:r>
      <w:r>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two clustering strategies as follows:</w:t>
      </w:r>
    </w:p>
    <w:p w:rsidR="00000000" w:rsidDel="00000000" w:rsidP="00000000" w:rsidRDefault="00000000" w:rsidRPr="00000000" w14:paraId="00000B2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Agglomerative Clustering (Bottom-Up Approach)</w:t>
      </w:r>
      <w:r>
        <w:rPr>
          <w:b w:val="0"/>
          <w:bCs w:val="0"/>
          <w:sz w:val="22"/>
          <w:szCs w:val="22"/>
          <w:rtl w:val="0"/>
        </w:rPr>
        <w:t xml:space="preserve"> – The arrow on the </w:t>
      </w:r>
      <w:r>
        <w:rPr>
          <w:sz w:val="22"/>
          <w:szCs w:val="22"/>
          <w:rtl w:val="0"/>
        </w:rPr>
        <w:t xml:space="preserve">left side labeled “Agglomerative” pointing upward</w:t>
      </w:r>
      <w:r>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Divisive Clustering (Top-Down Approach)</w:t>
      </w:r>
      <w:r>
        <w:rPr>
          <w:b w:val="0"/>
          <w:bCs w:val="0"/>
          <w:sz w:val="22"/>
          <w:szCs w:val="22"/>
          <w:rtl w:val="0"/>
        </w:rPr>
        <w:t xml:space="preserve"> – The arrow on the </w:t>
      </w:r>
      <w:r>
        <w:rPr>
          <w:sz w:val="22"/>
          <w:szCs w:val="22"/>
          <w:rtl w:val="0"/>
        </w:rPr>
        <w:t xml:space="preserve">right side labeled “Divisive” pointing downward</w:t>
      </w:r>
      <w:r>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br w:type="textWrapping"/>
        <w:br w:type="textWrapping"/>
      </w:r>
    </w:p>
    <w:p w:rsidR="00000000" w:rsidDel="00000000" w:rsidP="00000000" w:rsidRDefault="00000000" w:rsidRPr="00000000" w14:paraId="00000B2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Hierarchical Tree Representation</w:t>
      </w:r>
      <w:r>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2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2857500" cy="2857500"/>
            <wp:effectExtent b="0" l="0" r="0" t="0"/>
            <wp:docPr id="7" name="image12.gif"/>
            <a:graphic>
              <a:graphicData uri="http://schemas.openxmlformats.org/drawingml/2006/picture">
                <pic:pic>
                  <pic:nvPicPr>
                    <pic:cNvPr id="0" name="image12.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l16ddops9bx" w:id="235"/>
      <w:bookmarkEnd w:id="235"/>
      <w:r>
        <w:rPr>
          <w:b w:val="1"/>
          <w:bCs w:val="1"/>
          <w:i w:val="0"/>
          <w:iCs w:val="0"/>
          <w:color w:val="000000"/>
          <w:rtl w:val="0"/>
        </w:rPr>
        <w:t xml:space="preserve">Figure 4.40 Agglomerative Hierarchical Clustering Tree</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structure of </w:t>
      </w:r>
      <w:r>
        <w:rPr>
          <w:sz w:val="22"/>
          <w:szCs w:val="22"/>
          <w:rtl w:val="0"/>
        </w:rPr>
        <w:t xml:space="preserve">Agglomerative Hierarchical Clustering</w:t>
      </w:r>
      <w:r>
        <w:rPr>
          <w:b w:val="0"/>
          <w:bCs w:val="0"/>
          <w:sz w:val="22"/>
          <w:szCs w:val="22"/>
          <w:rtl w:val="0"/>
        </w:rPr>
        <w:t xml:space="preserve"> is a clustering technique that groups data points through a </w:t>
      </w:r>
      <w:r>
        <w:rPr>
          <w:sz w:val="22"/>
          <w:szCs w:val="22"/>
          <w:rtl w:val="0"/>
        </w:rPr>
        <w:t xml:space="preserve">bottom-up merging process</w:t>
      </w:r>
      <w:r>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diagram, the </w:t>
      </w:r>
      <w:r>
        <w:rPr>
          <w:sz w:val="22"/>
          <w:szCs w:val="22"/>
          <w:rtl w:val="0"/>
        </w:rPr>
        <w:t xml:space="preserve">leaf nodes at the bottom of the tree (labeled a, b, c, d, e, f, g, h)</w:t>
      </w:r>
      <w:r>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2B">
      <w:pPr>
        <w:pStyle w:val="Heading3"/>
        <w:keepNext w:val="0"/>
        <w:keepLines w:val="0"/>
        <w:spacing w:before="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process then proceeds through the following stages:</w:t>
      </w:r>
    </w:p>
    <w:p w:rsidR="00000000" w:rsidDel="00000000" w:rsidP="00000000" w:rsidRDefault="00000000" w:rsidRPr="00000000" w14:paraId="00000B2C">
      <w:pPr>
        <w:pStyle w:val="Heading3"/>
        <w:keepNext w:val="0"/>
        <w:keepLines w:val="0"/>
        <w:spacing w:after="240" w:before="0" w:lineRule="auto"/>
        <w:ind w:left="1080" w:hanging="360"/>
        <w:jc w:val="left"/>
        <w:rPr>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Initial Cluster Formation</w:t>
      </w:r>
      <w:r>
        <w:rPr>
          <w:b w:val="0"/>
          <w:bCs w:val="0"/>
          <w:sz w:val="22"/>
          <w:szCs w:val="22"/>
          <w:rtl w:val="0"/>
        </w:rPr>
        <w:t xml:space="preserve"> – Individual data points at the bottom level form the smallest clusters. For example, points </w:t>
      </w:r>
      <w:r>
        <w:rPr>
          <w:sz w:val="22"/>
          <w:szCs w:val="22"/>
          <w:rtl w:val="0"/>
        </w:rPr>
        <w:t xml:space="preserve">b and c merge to form cluster “bc”</w:t>
      </w:r>
      <w:r>
        <w:rPr>
          <w:b w:val="0"/>
          <w:bCs w:val="0"/>
          <w:sz w:val="22"/>
          <w:szCs w:val="22"/>
          <w:rtl w:val="0"/>
        </w:rPr>
        <w:t xml:space="preserve">, while </w:t>
      </w:r>
      <w:r>
        <w:rPr>
          <w:sz w:val="22"/>
          <w:szCs w:val="22"/>
          <w:rtl w:val="0"/>
        </w:rPr>
        <w:t xml:space="preserve">d and e merge to form cluster “de.”</w:t>
      </w:r>
    </w:p>
    <w:p w:rsidR="00000000" w:rsidDel="00000000" w:rsidP="00000000" w:rsidRDefault="00000000" w:rsidRPr="00000000" w14:paraId="00000B2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Intermediate Cluster Merging</w:t>
      </w:r>
      <w:r>
        <w:rPr>
          <w:b w:val="0"/>
          <w:bCs w:val="0"/>
          <w:sz w:val="22"/>
          <w:szCs w:val="22"/>
          <w:rtl w:val="0"/>
        </w:rPr>
        <w:t xml:space="preserve"> – As the algorithm continues, smaller clusters combine to form larger clusters. In the figure, clusters such as </w:t>
      </w:r>
      <w:r>
        <w:rPr>
          <w:sz w:val="22"/>
          <w:szCs w:val="22"/>
          <w:rtl w:val="0"/>
        </w:rPr>
        <w:t xml:space="preserve">bc and de merge into a larger cluster labeled “bcde.”</w:t>
      </w:r>
      <w:r>
        <w:rPr>
          <w:b w:val="0"/>
          <w:bCs w:val="0"/>
          <w:sz w:val="22"/>
          <w:szCs w:val="22"/>
          <w:rtl w:val="0"/>
        </w:rPr>
        <w:t xml:space="preserve"> Similarly, clusters </w:t>
      </w:r>
      <w:r>
        <w:rPr>
          <w:sz w:val="22"/>
          <w:szCs w:val="22"/>
          <w:rtl w:val="0"/>
        </w:rPr>
        <w:t xml:space="preserve">f and g merge into “fg,”</w:t>
      </w:r>
      <w:r>
        <w:rPr>
          <w:b w:val="0"/>
          <w:bCs w:val="0"/>
          <w:sz w:val="22"/>
          <w:szCs w:val="22"/>
          <w:rtl w:val="0"/>
        </w:rPr>
        <w:t xml:space="preserve"> which then combines with </w:t>
      </w:r>
      <w:r>
        <w:rPr>
          <w:sz w:val="22"/>
          <w:szCs w:val="22"/>
          <w:rtl w:val="0"/>
        </w:rPr>
        <w:t xml:space="preserve">h</w:t>
      </w:r>
      <w:r>
        <w:rPr>
          <w:b w:val="0"/>
          <w:bCs w:val="0"/>
          <w:sz w:val="22"/>
          <w:szCs w:val="22"/>
          <w:rtl w:val="0"/>
        </w:rPr>
        <w:t xml:space="preserve"> to form a larger cluster.</w:t>
        <w:br w:type="textWrapping"/>
        <w:br w:type="textWrapping"/>
      </w:r>
    </w:p>
    <w:p w:rsidR="00000000" w:rsidDel="00000000" w:rsidP="00000000" w:rsidRDefault="00000000" w:rsidRPr="00000000" w14:paraId="00000B2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Higher-Level Cluster Formation</w:t>
      </w:r>
      <w:r>
        <w:rPr>
          <w:b w:val="0"/>
          <w:bCs w:val="0"/>
          <w:sz w:val="22"/>
          <w:szCs w:val="22"/>
          <w:rtl w:val="0"/>
        </w:rPr>
        <w:t xml:space="preserve"> – These intermediate clusters are further merged into larger groupings, such as </w:t>
      </w:r>
      <w:r>
        <w:rPr>
          <w:sz w:val="22"/>
          <w:szCs w:val="22"/>
          <w:rtl w:val="0"/>
        </w:rPr>
        <w:t xml:space="preserve">“abcde”</w:t>
      </w:r>
      <w:r>
        <w:rPr>
          <w:b w:val="0"/>
          <w:bCs w:val="0"/>
          <w:sz w:val="22"/>
          <w:szCs w:val="22"/>
          <w:rtl w:val="0"/>
        </w:rPr>
        <w:t xml:space="preserve"> and </w:t>
      </w:r>
      <w:r>
        <w:rPr>
          <w:sz w:val="22"/>
          <w:szCs w:val="22"/>
          <w:rtl w:val="0"/>
        </w:rPr>
        <w:t xml:space="preserve">“abcd efgh.”</w:t>
      </w:r>
      <w:r>
        <w:rPr>
          <w:b w:val="0"/>
          <w:bCs w:val="0"/>
          <w:sz w:val="22"/>
          <w:szCs w:val="22"/>
          <w:rtl w:val="0"/>
        </w:rPr>
        <w:t xml:space="preserve"> Each level of the tree represents a new stage in the merging process.</w:t>
        <w:br w:type="textWrapping"/>
        <w:br w:type="textWrapping"/>
      </w:r>
    </w:p>
    <w:p w:rsidR="00000000" w:rsidDel="00000000" w:rsidP="00000000" w:rsidRDefault="00000000" w:rsidRPr="00000000" w14:paraId="00000B2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Bottom-Up Hierarchical Structure</w:t>
      </w:r>
      <w:r>
        <w:rPr>
          <w:b w:val="0"/>
          <w:bCs w:val="0"/>
          <w:sz w:val="22"/>
          <w:szCs w:val="22"/>
          <w:rtl w:val="0"/>
        </w:rPr>
        <w:t xml:space="preserve"> – The </w:t>
      </w:r>
      <w:r>
        <w:rPr>
          <w:sz w:val="22"/>
          <w:szCs w:val="22"/>
          <w:rtl w:val="0"/>
        </w:rPr>
        <w:t xml:space="preserve">green arrow labeled “Bottom-up approach”</w:t>
      </w:r>
      <w:r>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tree structure, commonly referred to as a </w:t>
      </w:r>
      <w:r>
        <w:rPr>
          <w:sz w:val="22"/>
          <w:szCs w:val="22"/>
          <w:rtl w:val="0"/>
        </w:rPr>
        <w:t xml:space="preserve">dendrogram</w:t>
      </w:r>
      <w:r>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31">
      <w:pPr>
        <w:pStyle w:val="Heading5"/>
        <w:keepNext w:val="0"/>
        <w:keepLines w:val="0"/>
        <w:spacing w:after="40" w:before="220" w:lineRule="auto"/>
        <w:ind w:left="2520" w:hanging="1260"/>
        <w:jc w:val="both"/>
        <w:rPr/>
      </w:pPr>
      <w:bookmarkStart w:colFirst="0" w:colLast="0" w:name="_5esba1qmq14l" w:id="236"/>
      <w:bookmarkEnd w:id="236"/>
      <w:r>
        <w:rPr>
          <w:b w:val="0"/>
          <w:bCs w:val="0"/>
          <w:rtl w:val="0"/>
        </w:rPr>
        <w:t xml:space="preserve">                                                         </w:t>
      </w:r>
      <w:r>
        <w:rPr>
          <w:highlight w:val="green"/>
          <w:rtl w:val="0"/>
        </w:rPr>
        <w:t xml:space="preserve">4.2.5.1.4.</w:t>
      </w:r>
      <w:r>
        <w:rPr>
          <w:b w:val="0"/>
          <w:bCs w:val="0"/>
          <w:rtl w:val="0"/>
        </w:rPr>
        <w:t xml:space="preserve">          </w:t>
      </w:r>
      <w:r>
        <w:rPr>
          <w:rtl w:val="0"/>
        </w:rPr>
        <w:t xml:space="preserve">Gaussian Mixture Model (GMM)</w:t>
      </w:r>
    </w:p>
    <w:p w:rsidR="00000000" w:rsidDel="00000000" w:rsidP="00000000" w:rsidRDefault="00000000" w:rsidRPr="00000000" w14:paraId="00000B32">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3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3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mean vector</w:t>
      </w:r>
    </w:p>
    <w:p w:rsidR="00000000" w:rsidDel="00000000" w:rsidP="00000000" w:rsidRDefault="00000000" w:rsidRPr="00000000" w14:paraId="00000B3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covariance matrix</w:t>
      </w:r>
    </w:p>
    <w:p w:rsidR="00000000" w:rsidDel="00000000" w:rsidP="00000000" w:rsidRDefault="00000000" w:rsidRPr="00000000" w14:paraId="00000B3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a mixture weight representing its relative contribution</w:t>
      </w:r>
    </w:p>
    <w:p w:rsidR="00000000" w:rsidDel="00000000" w:rsidP="00000000" w:rsidRDefault="00000000" w:rsidRPr="00000000" w14:paraId="00000B3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39">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Expectation–Maximization procedure.</w:t>
      </w:r>
      <w:r>
        <w:rPr>
          <w:b w:val="0"/>
          <w:bCs w:val="0"/>
          <w:sz w:val="22"/>
          <w:szCs w:val="22"/>
          <w:rtl w:val="0"/>
        </w:rPr>
        <w:t xml:space="preserve"> The clustering process proceeds through two alternating steps:</w:t>
      </w:r>
    </w:p>
    <w:p w:rsidR="00000000" w:rsidDel="00000000" w:rsidP="00000000" w:rsidRDefault="00000000" w:rsidRPr="00000000" w14:paraId="00000B3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Expectation step (E-step):</w:t>
        <w:br w:type="textWrapping"/>
        <w:t xml:space="preserve"> </w:t>
      </w:r>
      <w:r>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3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Maximization step (M-step):</w:t>
        <w:br w:type="textWrapping"/>
        <w:t xml:space="preserve"> </w:t>
      </w:r>
      <w:r>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3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3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3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3F">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5537200" cy="1587500"/>
            <wp:effectExtent b="0" l="0" r="0" t="0"/>
            <wp:docPr id="18" name="image6.gif"/>
            <a:graphic>
              <a:graphicData uri="http://schemas.openxmlformats.org/drawingml/2006/picture">
                <pic:pic>
                  <pic:nvPicPr>
                    <pic:cNvPr id="0" name="image6.gif"/>
                    <pic:cNvPicPr preferRelativeResize="0"/>
                  </pic:nvPicPr>
                  <pic:blipFill>
                    <a:blip r:embed="rId56"/>
                    <a:srcRect b="0" l="0" r="0" t="0"/>
                    <a:stretch>
                      <a:fillRect/>
                    </a:stretch>
                  </pic:blipFill>
                  <pic:spPr>
                    <a:xfrm>
                      <a:off x="0" y="0"/>
                      <a:ext cx="5537200" cy="1587500"/>
                    </a:xfrm>
                    <a:prstGeom prst="rect"/>
                    <a:ln/>
                  </pic:spPr>
                </pic:pic>
              </a:graphicData>
            </a:graphic>
          </wp:inline>
        </w:drawing>
      </w:r>
      <w:r>
        <w:rPr>
          <w:rtl w:val="0"/>
        </w:rPr>
      </w:r>
    </w:p>
    <w:p w:rsidR="00000000" w:rsidDel="00000000" w:rsidP="00000000" w:rsidRDefault="00000000" w:rsidRPr="00000000" w14:paraId="00000B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gg3bsas3r0mq" w:id="237"/>
      <w:bookmarkEnd w:id="237"/>
      <w:r>
        <w:rPr>
          <w:b w:val="1"/>
          <w:bCs w:val="1"/>
          <w:i w:val="0"/>
          <w:iCs w:val="0"/>
          <w:color w:val="000000"/>
          <w:rtl w:val="0"/>
        </w:rPr>
        <w:t xml:space="preserve">Figure 4.41 Covariance Types in Gaussian Mixture Models</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different </w:t>
      </w:r>
      <w:r>
        <w:rPr>
          <w:sz w:val="22"/>
          <w:szCs w:val="22"/>
          <w:rtl w:val="0"/>
        </w:rPr>
        <w:t xml:space="preserve">covariance structures used in Gaussian Mixture Models (GMM)</w:t>
      </w:r>
      <w:r>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42">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presents three common covariance types used in GMM clustering:</w:t>
      </w:r>
    </w:p>
    <w:p w:rsidR="00000000" w:rsidDel="00000000" w:rsidP="00000000" w:rsidRDefault="00000000" w:rsidRPr="00000000" w14:paraId="00000B4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Diagonal Covariance (Left Panel – covariance_type = "diag")</w:t>
      </w:r>
      <w:r>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Pr>
          <w:sz w:val="22"/>
          <w:szCs w:val="22"/>
          <w:rtl w:val="0"/>
        </w:rPr>
        <w:t xml:space="preserve">axis-aligned ellipses</w:t>
      </w:r>
      <w:r>
        <w:rPr>
          <w:b w:val="0"/>
          <w:bCs w:val="0"/>
          <w:sz w:val="22"/>
          <w:szCs w:val="22"/>
          <w:rtl w:val="0"/>
        </w:rPr>
        <w:t xml:space="preserve">, where the spread of data differs along each axis but cannot rotate.</w:t>
      </w:r>
    </w:p>
    <w:p w:rsidR="00000000" w:rsidDel="00000000" w:rsidP="00000000" w:rsidRDefault="00000000" w:rsidRPr="00000000" w14:paraId="00000B44">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Spherical Covariance (Middle Panel – covariance_type = "spherical")</w:t>
      </w:r>
      <w:r>
        <w:rPr>
          <w:b w:val="0"/>
          <w:bCs w:val="0"/>
          <w:sz w:val="22"/>
          <w:szCs w:val="22"/>
          <w:rtl w:val="0"/>
        </w:rPr>
        <w:t xml:space="preserve"> – In the spherical covariance structure, each cluster has a single variance value applied equally across all dimensions. This results in clusters that appear as </w:t>
      </w:r>
      <w:r>
        <w:rPr>
          <w:sz w:val="22"/>
          <w:szCs w:val="22"/>
          <w:rtl w:val="0"/>
        </w:rPr>
        <w:t xml:space="preserve">circular shapes</w:t>
      </w:r>
      <w:r>
        <w:rPr>
          <w:b w:val="0"/>
          <w:bCs w:val="0"/>
          <w:sz w:val="22"/>
          <w:szCs w:val="22"/>
          <w:rtl w:val="0"/>
        </w:rPr>
        <w:t xml:space="preserve"> in the visualization. The middle panel shows clusters that expand uniformly in all directions, assuming equal variance across the feature space.</w:t>
        <w:br w:type="textWrapping"/>
        <w:br w:type="textWrapping"/>
      </w:r>
    </w:p>
    <w:p w:rsidR="00000000" w:rsidDel="00000000" w:rsidP="00000000" w:rsidRDefault="00000000" w:rsidRPr="00000000" w14:paraId="00000B4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Full Covariance (Right Panel – covariance_type = "full")</w:t>
      </w:r>
      <w:r>
        <w:rPr>
          <w:b w:val="0"/>
          <w:bCs w:val="0"/>
          <w:sz w:val="22"/>
          <w:szCs w:val="22"/>
          <w:rtl w:val="0"/>
        </w:rPr>
        <w:t xml:space="preserve"> – In the full covariance structure, the covariance matrix allows correlations between features. This enables clusters to take </w:t>
      </w:r>
      <w:r>
        <w:rPr>
          <w:sz w:val="22"/>
          <w:szCs w:val="22"/>
          <w:rtl w:val="0"/>
        </w:rPr>
        <w:t xml:space="preserve">elliptical shapes that can rotate and stretch in any direction</w:t>
      </w:r>
      <w:r>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4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47">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711700" cy="2844800"/>
            <wp:effectExtent b="0" l="0" r="0" t="0"/>
            <wp:docPr id="59" name="image43.jpg"/>
            <a:graphic>
              <a:graphicData uri="http://schemas.openxmlformats.org/drawingml/2006/picture">
                <pic:pic>
                  <pic:nvPicPr>
                    <pic:cNvPr id="0" name="image43.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Pr>
          <w:rtl w:val="0"/>
        </w:rPr>
      </w:r>
    </w:p>
    <w:p w:rsidR="00000000" w:rsidDel="00000000" w:rsidP="00000000" w:rsidRDefault="00000000" w:rsidRPr="00000000" w14:paraId="00000B4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zd2ukfdqlg5t" w:id="238"/>
      <w:bookmarkEnd w:id="238"/>
      <w:r>
        <w:rPr>
          <w:b w:val="1"/>
          <w:bCs w:val="1"/>
          <w:i w:val="0"/>
          <w:iCs w:val="0"/>
          <w:color w:val="000000"/>
          <w:rtl w:val="0"/>
        </w:rPr>
        <w:t xml:space="preserve">Figure 4.42 GMM Probability Density Contours</w:t>
      </w:r>
    </w:p>
    <w:p w:rsidR="00000000" w:rsidDel="00000000" w:rsidP="00000000" w:rsidRDefault="00000000" w:rsidRPr="00000000" w14:paraId="00000B49">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clustering behavior of a </w:t>
      </w:r>
      <w:r>
        <w:rPr>
          <w:sz w:val="22"/>
          <w:szCs w:val="22"/>
          <w:rtl w:val="0"/>
        </w:rPr>
        <w:t xml:space="preserve">Gaussian Mixture Model (GMM)</w:t>
      </w:r>
      <w:r>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4B">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4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Scatter Data Points</w:t>
      </w:r>
      <w:r>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4D">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Probability Density Contours</w:t>
      </w:r>
      <w:r>
        <w:rPr>
          <w:b w:val="0"/>
          <w:bCs w:val="0"/>
          <w:sz w:val="22"/>
          <w:szCs w:val="22"/>
          <w:rtl w:val="0"/>
        </w:rPr>
        <w:t xml:space="preserve"> – The </w:t>
      </w:r>
      <w:r>
        <w:rPr>
          <w:sz w:val="22"/>
          <w:szCs w:val="22"/>
          <w:rtl w:val="0"/>
        </w:rPr>
        <w:t xml:space="preserve">elliptical contour lines surrounding the clusters</w:t>
      </w:r>
      <w:r>
        <w:rPr>
          <w:b w:val="0"/>
          <w:bCs w:val="0"/>
          <w:sz w:val="22"/>
          <w:szCs w:val="22"/>
          <w:rtl w:val="0"/>
        </w:rPr>
        <w:t xml:space="preserve"> represent the probability density levels of the fitted Gaussian distributions. Each contour line indicates regions where the probability density of the cluster remains constant.</w:t>
        <w:br w:type="textWrapping"/>
        <w:br w:type="textWrapping"/>
      </w:r>
    </w:p>
    <w:p w:rsidR="00000000" w:rsidDel="00000000" w:rsidP="00000000" w:rsidRDefault="00000000" w:rsidRPr="00000000" w14:paraId="00000B4E">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w:t>
      </w:r>
      <w:r>
        <w:rPr>
          <w:b w:val="0"/>
          <w:bCs w:val="0"/>
          <w:sz w:val="22"/>
          <w:szCs w:val="22"/>
          <w:rtl w:val="0"/>
        </w:rPr>
        <w:t xml:space="preserve"> – The </w:t>
      </w:r>
      <w:r>
        <w:rPr>
          <w:sz w:val="22"/>
          <w:szCs w:val="22"/>
          <w:rtl w:val="0"/>
        </w:rPr>
        <w:t xml:space="preserve">central regions of the contour shapes</w:t>
      </w:r>
      <w:r>
        <w:rPr>
          <w:b w:val="0"/>
          <w:bCs w:val="0"/>
          <w:sz w:val="22"/>
          <w:szCs w:val="22"/>
          <w:rtl w:val="0"/>
        </w:rPr>
        <w:t xml:space="preserve"> indicate the mean location of each Gaussian component. These means act as the centers of the clusters estimated by the GMM algorithm.</w:t>
        <w:br w:type="textWrapping"/>
        <w:br w:type="textWrapping"/>
      </w:r>
    </w:p>
    <w:p w:rsidR="00000000" w:rsidDel="00000000" w:rsidP="00000000" w:rsidRDefault="00000000" w:rsidRPr="00000000" w14:paraId="00000B4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Shape</w:t>
      </w:r>
      <w:r>
        <w:rPr>
          <w:b w:val="0"/>
          <w:bCs w:val="0"/>
          <w:sz w:val="22"/>
          <w:szCs w:val="22"/>
          <w:rtl w:val="0"/>
        </w:rPr>
        <w:t xml:space="preserve"> – Unlike clustering methods such as K-Means that assume spherical clusters, GMM allows clusters to take </w:t>
      </w:r>
      <w:r>
        <w:rPr>
          <w:sz w:val="22"/>
          <w:szCs w:val="22"/>
          <w:rtl w:val="0"/>
        </w:rPr>
        <w:t xml:space="preserve">elliptical shapes with varying orientations and spreads</w:t>
      </w:r>
      <w:r>
        <w:rPr>
          <w:b w:val="0"/>
          <w:bCs w:val="0"/>
          <w:sz w:val="22"/>
          <w:szCs w:val="22"/>
          <w:rtl w:val="0"/>
        </w:rPr>
        <w:t xml:space="preserve">, which better represent complex data distributions.</w:t>
      </w:r>
    </w:p>
    <w:p w:rsidR="00000000" w:rsidDel="00000000" w:rsidP="00000000" w:rsidRDefault="00000000" w:rsidRPr="00000000" w14:paraId="00000B5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5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978400" cy="2476500"/>
            <wp:effectExtent b="0" l="0" r="0" t="0"/>
            <wp:docPr id="28"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9pp0yglrbly" w:id="239"/>
      <w:bookmarkEnd w:id="239"/>
      <w:r>
        <w:rPr>
          <w:b w:val="1"/>
          <w:bCs w:val="1"/>
          <w:i w:val="0"/>
          <w:iCs w:val="0"/>
          <w:color w:val="000000"/>
          <w:rtl w:val="0"/>
        </w:rPr>
        <w:t xml:space="preserve">Figure 4.43 Gaussian Mixture Model Clustering Example</w:t>
      </w:r>
    </w:p>
    <w:p w:rsidR="00000000" w:rsidDel="00000000" w:rsidP="00000000" w:rsidRDefault="00000000" w:rsidRPr="00000000" w14:paraId="00000B5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An example of clustering using a </w:t>
      </w:r>
      <w:r>
        <w:rPr>
          <w:sz w:val="22"/>
          <w:szCs w:val="22"/>
          <w:rtl w:val="0"/>
        </w:rPr>
        <w:t xml:space="preserve">Gaussian Mixture Model (GMM)</w:t>
      </w:r>
      <w:r>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5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points represent individual data observations</w:t>
      </w:r>
      <w:r>
        <w:rPr>
          <w:b w:val="0"/>
          <w:bCs w:val="0"/>
          <w:sz w:val="22"/>
          <w:szCs w:val="22"/>
          <w:rtl w:val="0"/>
        </w:rPr>
        <w:t xml:space="preserve"> plotted according to two features labeled </w:t>
      </w:r>
      <w:r>
        <w:rPr>
          <w:b w:val="0"/>
          <w:bCs w:val="0"/>
          <w:i w:val="1"/>
          <w:iCs w:val="1"/>
          <w:sz w:val="22"/>
          <w:szCs w:val="22"/>
          <w:rtl w:val="0"/>
        </w:rPr>
        <w:t xml:space="preserve">Feature 1</w:t>
      </w:r>
      <w:r>
        <w:rPr>
          <w:b w:val="0"/>
          <w:bCs w:val="0"/>
          <w:sz w:val="22"/>
          <w:szCs w:val="22"/>
          <w:rtl w:val="0"/>
        </w:rPr>
        <w:t xml:space="preserve"> and </w:t>
      </w:r>
      <w:r>
        <w:rPr>
          <w:b w:val="0"/>
          <w:bCs w:val="0"/>
          <w:i w:val="1"/>
          <w:iCs w:val="1"/>
          <w:sz w:val="22"/>
          <w:szCs w:val="22"/>
          <w:rtl w:val="0"/>
        </w:rPr>
        <w:t xml:space="preserve">Feature 2</w:t>
      </w:r>
      <w:r>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55">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56">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Clustered Data Points</w:t>
      </w:r>
      <w:r>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57">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Elliptical Cluster Boundaries</w:t>
      </w:r>
      <w:r>
        <w:rPr>
          <w:b w:val="0"/>
          <w:bCs w:val="0"/>
          <w:sz w:val="22"/>
          <w:szCs w:val="22"/>
          <w:rtl w:val="0"/>
        </w:rPr>
        <w:t xml:space="preserve"> – The </w:t>
      </w:r>
      <w:r>
        <w:rPr>
          <w:sz w:val="22"/>
          <w:szCs w:val="22"/>
          <w:rtl w:val="0"/>
        </w:rPr>
        <w:t xml:space="preserve">elliptical shapes surrounding each cluster</w:t>
      </w:r>
      <w:r>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58">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Centers and Orientation</w:t>
      </w:r>
      <w:r>
        <w:rPr>
          <w:b w:val="0"/>
          <w:bCs w:val="0"/>
          <w:sz w:val="22"/>
          <w:szCs w:val="22"/>
          <w:rtl w:val="0"/>
        </w:rPr>
        <w:t xml:space="preserve"> – The center of each ellipse represents the </w:t>
      </w:r>
      <w:r>
        <w:rPr>
          <w:sz w:val="22"/>
          <w:szCs w:val="22"/>
          <w:rtl w:val="0"/>
        </w:rPr>
        <w:t xml:space="preserve">mean of the Gaussian component</w:t>
      </w:r>
      <w:r>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59">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Flexible Cluster Shapes</w:t>
      </w:r>
      <w:r>
        <w:rPr>
          <w:b w:val="0"/>
          <w:bCs w:val="0"/>
          <w:sz w:val="22"/>
          <w:szCs w:val="22"/>
          <w:rtl w:val="0"/>
        </w:rPr>
        <w:t xml:space="preserve"> – Unlike clustering algorithms such as K-Means that assume spherical clusters, Gaussian Mixture Models allow clusters to take </w:t>
      </w:r>
      <w:r>
        <w:rPr>
          <w:sz w:val="22"/>
          <w:szCs w:val="22"/>
          <w:rtl w:val="0"/>
        </w:rPr>
        <w:t xml:space="preserve">elliptical shapes with different orientations</w:t>
      </w:r>
      <w:r>
        <w:rPr>
          <w:b w:val="0"/>
          <w:bCs w:val="0"/>
          <w:sz w:val="22"/>
          <w:szCs w:val="22"/>
          <w:rtl w:val="0"/>
        </w:rPr>
        <w:t xml:space="preserve">, enabling the algorithm to better model complex data distributions.</w:t>
      </w:r>
    </w:p>
    <w:p w:rsidR="00000000" w:rsidDel="00000000" w:rsidP="00000000" w:rsidRDefault="00000000" w:rsidRPr="00000000" w14:paraId="00000B5A">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5B">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746500"/>
            <wp:effectExtent b="0" l="0" r="0" t="0"/>
            <wp:docPr id="39"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13gd2m08ddu" w:id="240"/>
      <w:bookmarkEnd w:id="240"/>
      <w:r>
        <w:rPr>
          <w:b w:val="1"/>
          <w:bCs w:val="1"/>
          <w:i w:val="0"/>
          <w:iCs w:val="0"/>
          <w:color w:val="000000"/>
          <w:rtl w:val="0"/>
        </w:rPr>
        <w:t xml:space="preserve">Figure 4.44 Cluster Fitting Using Gaussian Mixture Model</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cluster fitting process of a Gaussian Mixture Model (GMM)</w:t>
      </w:r>
      <w:r>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5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each panel represents a stage in the iterative clustering process, where the axes labeled </w:t>
      </w:r>
      <w:r>
        <w:rPr>
          <w:sz w:val="22"/>
          <w:szCs w:val="22"/>
          <w:rtl w:val="0"/>
        </w:rPr>
        <w:t xml:space="preserve">Red, Green, and Blue</w:t>
      </w:r>
      <w:r>
        <w:rPr>
          <w:b w:val="0"/>
          <w:bCs w:val="0"/>
          <w:sz w:val="22"/>
          <w:szCs w:val="22"/>
          <w:rtl w:val="0"/>
        </w:rPr>
        <w:t xml:space="preserve"> correspond to three feature dimensions used in the dataset. The shaded ellipsoids represent the </w:t>
      </w:r>
      <w:r>
        <w:rPr>
          <w:sz w:val="22"/>
          <w:szCs w:val="22"/>
          <w:rtl w:val="0"/>
        </w:rPr>
        <w:t xml:space="preserve">Gaussian components</w:t>
      </w:r>
      <w:r>
        <w:rPr>
          <w:b w:val="0"/>
          <w:bCs w:val="0"/>
          <w:sz w:val="22"/>
          <w:szCs w:val="22"/>
          <w:rtl w:val="0"/>
        </w:rPr>
        <w:t xml:space="preserve">, while the scatter points correspond to the observed data samples.</w:t>
      </w:r>
    </w:p>
    <w:p w:rsidR="00000000" w:rsidDel="00000000" w:rsidP="00000000" w:rsidRDefault="00000000" w:rsidRPr="00000000" w14:paraId="00000B5F">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panels illustrate the following stages of the GMM fitting process:</w:t>
      </w:r>
    </w:p>
    <w:p w:rsidR="00000000" w:rsidDel="00000000" w:rsidP="00000000" w:rsidRDefault="00000000" w:rsidRPr="00000000" w14:paraId="00000B60">
      <w:pPr>
        <w:pStyle w:val="Heading3"/>
        <w:keepNext w:val="0"/>
        <w:keepLines w:val="0"/>
        <w:spacing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Initial Clusters</w:t>
      </w:r>
      <w:r>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6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Early Iterations (2 Cycles)</w:t>
      </w:r>
      <w:r>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br w:type="textWrapping"/>
        <w:br w:type="textWrapping"/>
      </w:r>
    </w:p>
    <w:p w:rsidR="00000000" w:rsidDel="00000000" w:rsidP="00000000" w:rsidRDefault="00000000" w:rsidRPr="00000000" w14:paraId="00000B62">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Intermediate Iterations (30 Cycles)</w:t>
      </w:r>
      <w:r>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63">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 Final Convergence (61 Cycles)</w:t>
      </w:r>
      <w:r>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64">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65">
      <w:pPr>
        <w:pStyle w:val="Heading5"/>
        <w:keepNext w:val="0"/>
        <w:keepLines w:val="0"/>
        <w:spacing w:after="40" w:before="220" w:lineRule="auto"/>
        <w:ind w:left="2520" w:hanging="1260"/>
        <w:jc w:val="both"/>
        <w:rPr/>
      </w:pPr>
      <w:bookmarkStart w:colFirst="0" w:colLast="0" w:name="_bmgaygmotx6c" w:id="241"/>
      <w:bookmarkEnd w:id="241"/>
      <w:r>
        <w:rPr>
          <w:b w:val="0"/>
          <w:bCs w:val="0"/>
          <w:rtl w:val="0"/>
        </w:rPr>
        <w:t xml:space="preserve">                                                                           </w:t>
      </w:r>
      <w:r>
        <w:rPr>
          <w:highlight w:val="green"/>
          <w:rtl w:val="0"/>
        </w:rPr>
        <w:t xml:space="preserve">4.2.5.1.5.</w:t>
      </w:r>
      <w:r>
        <w:rPr>
          <w:b w:val="0"/>
          <w:bCs w:val="0"/>
          <w:rtl w:val="0"/>
        </w:rPr>
        <w:t xml:space="preserve">          </w:t>
      </w:r>
      <w:r>
        <w:rPr>
          <w:rtl w:val="0"/>
        </w:rPr>
        <w:t xml:space="preserve">Spectral Clustering</w:t>
      </w:r>
    </w:p>
    <w:p w:rsidR="00000000" w:rsidDel="00000000" w:rsidP="00000000" w:rsidRDefault="00000000" w:rsidRPr="00000000" w14:paraId="00000B6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6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Similarity graph construction.</w:t>
      </w:r>
      <w:r>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473200" cy="469900"/>
                  <wp:effectExtent b="0" l="0" r="0" t="0"/>
                  <wp:docPr id="2" name="image23.gif"/>
                  <a:graphic>
                    <a:graphicData uri="http://schemas.openxmlformats.org/drawingml/2006/picture">
                      <pic:pic>
                        <pic:nvPicPr>
                          <pic:cNvPr id="0" name="image23.gif"/>
                          <pic:cNvPicPr preferRelativeResize="0"/>
                        </pic:nvPicPr>
                        <pic:blipFill>
                          <a:blip r:embed="rId60"/>
                          <a:srcRect b="0" l="0" r="0" t="0"/>
                          <a:stretch>
                            <a:fillRect/>
                          </a:stretch>
                        </pic:blipFill>
                        <pic:spPr>
                          <a:xfrm>
                            <a:off x="0" y="0"/>
                            <a:ext cx="1473200" cy="4699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pStyle w:val="Heading6"/>
              <w:keepNext w:val="0"/>
              <w:keepLines w:val="0"/>
              <w:shd w:fill="ffffff" w:val="clear"/>
              <w:spacing w:after="0" w:before="0" w:lineRule="auto"/>
              <w:ind w:right="200"/>
              <w:jc w:val="right"/>
              <w:rPr>
                <w:b w:val="1"/>
                <w:bCs w:val="1"/>
                <w:i w:val="0"/>
                <w:iCs w:val="0"/>
                <w:color w:val="000000"/>
              </w:rPr>
            </w:pPr>
            <w:bookmarkStart w:colFirst="0" w:colLast="0" w:name="_z9nixw9koo0x" w:id="242"/>
            <w:bookmarkEnd w:id="242"/>
            <w:r>
              <w:rPr>
                <w:b w:val="1"/>
                <w:bCs w:val="1"/>
                <w:i w:val="0"/>
                <w:iCs w:val="0"/>
                <w:color w:val="000000"/>
                <w:rtl w:val="0"/>
              </w:rPr>
              <w:t xml:space="preserve">Equation 4.20</w:t>
            </w:r>
          </w:p>
        </w:tc>
      </w:tr>
    </w:tbl>
    <w:p w:rsidR="00000000" w:rsidDel="00000000" w:rsidP="00000000" w:rsidRDefault="00000000" w:rsidRPr="00000000" w14:paraId="00000B6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x</w:t>
      </w:r>
      <w:r>
        <w:rPr>
          <w:b w:val="0"/>
          <w:bCs w:val="0"/>
          <w:sz w:val="22"/>
          <w:szCs w:val="22"/>
          <w:vertAlign w:val="subscript"/>
          <w:rtl w:val="0"/>
        </w:rPr>
        <w:t xml:space="preserve">i</w:t>
      </w:r>
      <w:r>
        <w:rPr>
          <w:b w:val="0"/>
          <w:bCs w:val="0"/>
          <w:sz w:val="22"/>
          <w:szCs w:val="22"/>
          <w:rtl w:val="0"/>
        </w:rPr>
        <w:t xml:space="preserve"> and </w:t>
      </w:r>
      <w:r>
        <w:rPr>
          <w:b w:val="0"/>
          <w:bCs w:val="0"/>
          <w:i w:val="1"/>
          <w:iCs w:val="1"/>
          <w:sz w:val="22"/>
          <w:szCs w:val="22"/>
          <w:rtl w:val="0"/>
        </w:rPr>
        <w:t xml:space="preserve">x</w:t>
      </w:r>
      <w:r>
        <w:rPr>
          <w:b w:val="0"/>
          <w:bCs w:val="0"/>
          <w:sz w:val="22"/>
          <w:szCs w:val="22"/>
          <w:vertAlign w:val="subscript"/>
          <w:rtl w:val="0"/>
        </w:rPr>
        <w:t xml:space="preserve">j</w:t>
      </w:r>
      <w:r>
        <w:rPr>
          <w:b w:val="0"/>
          <w:bCs w:val="0"/>
          <w:sz w:val="22"/>
          <w:szCs w:val="22"/>
          <w:rtl w:val="0"/>
        </w:rPr>
        <w:t xml:space="preserve"> are the standardized feature vectors of windows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 and σ sets how quickly the similarity falls as the distance grows.</w:t>
      </w:r>
    </w:p>
    <w:p w:rsidR="00000000" w:rsidDel="00000000" w:rsidP="00000000" w:rsidRDefault="00000000" w:rsidRPr="00000000" w14:paraId="00000B6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6D">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Spectral embedding.</w:t>
      </w:r>
      <w:r>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6E">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6F">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Cluster number selection.</w:t>
      </w:r>
      <w:r>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70">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71">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048000" cy="3048000"/>
            <wp:effectExtent b="0" l="0" r="0" t="0"/>
            <wp:docPr id="26" name="image11.jpg"/>
            <a:graphic>
              <a:graphicData uri="http://schemas.openxmlformats.org/drawingml/2006/picture">
                <pic:pic>
                  <pic:nvPicPr>
                    <pic:cNvPr id="0" name="image11.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Pr>
          <w:rtl w:val="0"/>
        </w:rPr>
      </w:r>
    </w:p>
    <w:p w:rsidR="00000000" w:rsidDel="00000000" w:rsidP="00000000" w:rsidRDefault="00000000" w:rsidRPr="00000000" w14:paraId="00000B7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pkp6mb7aypdb" w:id="243"/>
      <w:bookmarkEnd w:id="243"/>
      <w:r>
        <w:rPr>
          <w:b w:val="1"/>
          <w:bCs w:val="1"/>
          <w:i w:val="0"/>
          <w:iCs w:val="0"/>
          <w:color w:val="000000"/>
          <w:rtl w:val="0"/>
        </w:rPr>
        <w:t xml:space="preserve">Figure 4.45 Spectral Clustering Algorithm Overview</w:t>
      </w:r>
    </w:p>
    <w:p w:rsidR="00000000" w:rsidDel="00000000" w:rsidP="00000000" w:rsidRDefault="00000000" w:rsidRPr="00000000" w14:paraId="00000B7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sz w:val="22"/>
          <w:szCs w:val="22"/>
          <w:rtl w:val="0"/>
        </w:rPr>
        <w:t xml:space="preserve">Overview of the Spectral Clustering algorithm</w:t>
      </w:r>
      <w:r>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74">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diagram is divided into three main stages labeled </w:t>
      </w:r>
      <w:r>
        <w:rPr>
          <w:sz w:val="22"/>
          <w:szCs w:val="22"/>
          <w:rtl w:val="0"/>
        </w:rPr>
        <w:t xml:space="preserve">(a), (b), and (c)</w:t>
      </w:r>
      <w:r>
        <w:rPr>
          <w:b w:val="0"/>
          <w:bCs w:val="0"/>
          <w:sz w:val="22"/>
          <w:szCs w:val="22"/>
          <w:rtl w:val="0"/>
        </w:rPr>
        <w:t xml:space="preserve">, each representing a step in the spectral clustering workflow.</w:t>
      </w:r>
    </w:p>
    <w:p w:rsidR="00000000" w:rsidDel="00000000" w:rsidP="00000000" w:rsidRDefault="00000000" w:rsidRPr="00000000" w14:paraId="00000B7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 Graph Construction</w:t>
      </w:r>
      <w:r>
        <w:rPr>
          <w:b w:val="0"/>
          <w:bCs w:val="0"/>
          <w:sz w:val="22"/>
          <w:szCs w:val="22"/>
          <w:rtl w:val="0"/>
        </w:rPr>
        <w:t xml:space="preserve"> – The upper-left section shows a </w:t>
      </w:r>
      <w:r>
        <w:rPr>
          <w:sz w:val="22"/>
          <w:szCs w:val="22"/>
          <w:rtl w:val="0"/>
        </w:rPr>
        <w:t xml:space="preserve">simple undirected graph</w:t>
      </w:r>
      <w:r>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76">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(b) Matrix Representation and Eigen Decomposition</w:t>
      </w:r>
      <w:r>
        <w:rPr>
          <w:b w:val="0"/>
          <w:bCs w:val="0"/>
          <w:sz w:val="22"/>
          <w:szCs w:val="22"/>
          <w:rtl w:val="0"/>
        </w:rPr>
        <w:t xml:space="preserve"> – The upper-right section illustrates the conversion of the graph into matrix form. The </w:t>
      </w:r>
      <w:r>
        <w:rPr>
          <w:sz w:val="22"/>
          <w:szCs w:val="22"/>
          <w:rtl w:val="0"/>
        </w:rPr>
        <w:t xml:space="preserve">weight matrix (W)</w:t>
      </w:r>
      <w:r>
        <w:rPr>
          <w:b w:val="0"/>
          <w:bCs w:val="0"/>
          <w:sz w:val="22"/>
          <w:szCs w:val="22"/>
          <w:rtl w:val="0"/>
        </w:rPr>
        <w:t xml:space="preserve"> represents the similarity between nodes, while the </w:t>
      </w:r>
      <w:r>
        <w:rPr>
          <w:sz w:val="22"/>
          <w:szCs w:val="22"/>
          <w:rtl w:val="0"/>
        </w:rPr>
        <w:t xml:space="preserve">degree matrix (D)</w:t>
      </w:r>
      <w:r>
        <w:rPr>
          <w:b w:val="0"/>
          <w:bCs w:val="0"/>
          <w:sz w:val="22"/>
          <w:szCs w:val="22"/>
          <w:rtl w:val="0"/>
        </w:rPr>
        <w:t xml:space="preserve"> summarizes the total connection strength for each node. These matrices are used to compute the </w:t>
      </w:r>
      <w:r>
        <w:rPr>
          <w:sz w:val="22"/>
          <w:szCs w:val="22"/>
          <w:rtl w:val="0"/>
        </w:rPr>
        <w:t xml:space="preserve">graph Laplacian</w:t>
      </w:r>
      <w:r>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7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 Feature Embedding and Clustering</w:t>
      </w:r>
      <w:r>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Pr>
          <w:sz w:val="22"/>
          <w:szCs w:val="22"/>
          <w:rtl w:val="0"/>
        </w:rPr>
        <w:t xml:space="preserve">K-Means</w:t>
      </w:r>
      <w:r>
        <w:rPr>
          <w:b w:val="0"/>
          <w:bCs w:val="0"/>
          <w:sz w:val="22"/>
          <w:szCs w:val="22"/>
          <w:rtl w:val="0"/>
        </w:rPr>
        <w:t xml:space="preserve">, to produce the final cluster groups.</w:t>
      </w:r>
    </w:p>
    <w:p w:rsidR="00000000" w:rsidDel="00000000" w:rsidP="00000000" w:rsidRDefault="00000000" w:rsidRPr="00000000" w14:paraId="00000B78">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how spectral clustering combines </w:t>
      </w:r>
      <w:r>
        <w:rPr>
          <w:sz w:val="22"/>
          <w:szCs w:val="22"/>
          <w:rtl w:val="0"/>
        </w:rPr>
        <w:t xml:space="preserve">graph theory and linear algebra</w:t>
      </w:r>
      <w:r>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79">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5930900" cy="3568700"/>
            <wp:effectExtent b="0" l="0" r="0" t="0"/>
            <wp:docPr id="44"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Pr>
          <w:rtl w:val="0"/>
        </w:rPr>
      </w:r>
    </w:p>
    <w:p w:rsidR="00000000" w:rsidDel="00000000" w:rsidP="00000000" w:rsidRDefault="00000000" w:rsidRPr="00000000" w14:paraId="00000B7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w0fc5xf7p4qy" w:id="244"/>
      <w:bookmarkEnd w:id="244"/>
      <w:r>
        <w:rPr>
          <w:b w:val="1"/>
          <w:bCs w:val="1"/>
          <w:i w:val="0"/>
          <w:iCs w:val="0"/>
          <w:color w:val="000000"/>
          <w:rtl w:val="0"/>
        </w:rPr>
        <w:t xml:space="preserve">Figure 4.46 Eigenvector Components Used in Spectral Clustering</w:t>
      </w:r>
    </w:p>
    <w:p w:rsidR="00000000" w:rsidDel="00000000" w:rsidP="00000000" w:rsidRDefault="00000000" w:rsidRPr="00000000" w14:paraId="00000B7B">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Demonstrates how </w:t>
      </w:r>
      <w:r>
        <w:rPr>
          <w:sz w:val="22"/>
          <w:szCs w:val="22"/>
          <w:rtl w:val="0"/>
        </w:rPr>
        <w:t xml:space="preserve">eigenvector components are used in spectral clustering to identify clusters within a graph structure</w:t>
      </w:r>
      <w:r>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7C">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left panel shows a network graph consisting of multiple nodes connected by edges</w:t>
      </w:r>
      <w:r>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right panel displays a plot labeled “Components of x₂”</w:t>
      </w:r>
      <w:r>
        <w:rPr>
          <w:b w:val="0"/>
          <w:bCs w:val="0"/>
          <w:sz w:val="22"/>
          <w:szCs w:val="22"/>
          <w:rtl w:val="0"/>
        </w:rPr>
        <w:t xml:space="preserve">, which represents the values of the second eigenvector obtained from the spectral decomposition of the graph Laplacian matrix. The horizontal axis labeled </w:t>
      </w:r>
      <w:r>
        <w:rPr>
          <w:sz w:val="22"/>
          <w:szCs w:val="22"/>
          <w:rtl w:val="0"/>
        </w:rPr>
        <w:t xml:space="preserve">“Rank in x₂”</w:t>
      </w:r>
      <w:r>
        <w:rPr>
          <w:b w:val="0"/>
          <w:bCs w:val="0"/>
          <w:sz w:val="22"/>
          <w:szCs w:val="22"/>
          <w:rtl w:val="0"/>
        </w:rPr>
        <w:t xml:space="preserve"> orders the nodes according to their eigenvector component values, while the vertical axis shows the corresponding </w:t>
      </w:r>
      <w:r>
        <w:rPr>
          <w:sz w:val="22"/>
          <w:szCs w:val="22"/>
          <w:rtl w:val="0"/>
        </w:rPr>
        <w:t xml:space="preserve">eigenvector value for each node</w:t>
      </w:r>
      <w:r>
        <w:rPr>
          <w:b w:val="0"/>
          <w:bCs w:val="0"/>
          <w:sz w:val="22"/>
          <w:szCs w:val="22"/>
          <w:rtl w:val="0"/>
        </w:rPr>
        <w:t xml:space="preserve">.</w:t>
      </w:r>
    </w:p>
    <w:p w:rsidR="00000000" w:rsidDel="00000000" w:rsidP="00000000" w:rsidRDefault="00000000" w:rsidRPr="00000000" w14:paraId="00000B7E">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figure highlights the following characteristics of spectral clustering:</w:t>
      </w:r>
    </w:p>
    <w:p w:rsidR="00000000" w:rsidDel="00000000" w:rsidP="00000000" w:rsidRDefault="00000000" w:rsidRPr="00000000" w14:paraId="00000B7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Graph Representation of Data</w:t>
      </w:r>
      <w:r>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8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Eigenvector Component Values</w:t>
      </w:r>
      <w:r>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8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Separation</w:t>
      </w:r>
      <w:r>
        <w:rPr>
          <w:b w:val="0"/>
          <w:bCs w:val="0"/>
          <w:sz w:val="22"/>
          <w:szCs w:val="22"/>
          <w:rtl w:val="0"/>
        </w:rPr>
        <w:t xml:space="preserve"> – A noticeable </w:t>
      </w:r>
      <w:r>
        <w:rPr>
          <w:sz w:val="22"/>
          <w:szCs w:val="22"/>
          <w:rtl w:val="0"/>
        </w:rPr>
        <w:t xml:space="preserve">gap between eigenvector values</w:t>
      </w:r>
      <w:r>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8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Spectral Partitioning</w:t>
      </w:r>
      <w:r>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83">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84">
      <w:pPr>
        <w:pStyle w:val="Heading3"/>
        <w:keepNext w:val="0"/>
        <w:keepLines w:val="0"/>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4406900" cy="3390900"/>
            <wp:effectExtent b="0" l="0" r="0" t="0"/>
            <wp:docPr id="58"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Pr>
          <w:rtl w:val="0"/>
        </w:rPr>
      </w:r>
    </w:p>
    <w:p w:rsidR="00000000" w:rsidDel="00000000" w:rsidP="00000000" w:rsidRDefault="00000000" w:rsidRPr="00000000" w14:paraId="00000B8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6vnx9n7pqqs" w:id="245"/>
      <w:bookmarkEnd w:id="245"/>
      <w:r>
        <w:rPr>
          <w:b w:val="1"/>
          <w:bCs w:val="1"/>
          <w:i w:val="0"/>
          <w:iCs w:val="0"/>
          <w:color w:val="000000"/>
          <w:rtl w:val="0"/>
        </w:rPr>
        <w:t xml:space="preserve">Figure 4.47 Spectral Clustering Result on Non-Linear Data</w:t>
      </w:r>
    </w:p>
    <w:p w:rsidR="00000000" w:rsidDel="00000000" w:rsidP="00000000" w:rsidRDefault="00000000" w:rsidRPr="00000000" w14:paraId="00000B86">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application of </w:t>
      </w:r>
      <w:r>
        <w:rPr>
          <w:sz w:val="22"/>
          <w:szCs w:val="22"/>
          <w:rtl w:val="0"/>
        </w:rPr>
        <w:t xml:space="preserve">spectral clustering on a dataset with non-linearly separable structures</w:t>
      </w:r>
      <w:r>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In the figure, the </w:t>
      </w:r>
      <w:r>
        <w:rPr>
          <w:sz w:val="22"/>
          <w:szCs w:val="22"/>
          <w:rtl w:val="0"/>
        </w:rPr>
        <w:t xml:space="preserve">scatter plot displays data points arranged in two concentric circular patterns</w:t>
      </w:r>
      <w:r>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88">
      <w:pPr>
        <w:pStyle w:val="Heading3"/>
        <w:keepNext w:val="0"/>
        <w:keepLines w:val="0"/>
        <w:ind w:left="0" w:firstLine="0"/>
        <w:jc w:val="left"/>
        <w:rPr>
          <w:b w:val="0"/>
          <w:bCs w:val="0"/>
          <w:sz w:val="22"/>
          <w:szCs w:val="22"/>
        </w:rPr>
      </w:pPr>
      <w:bookmarkStart w:colFirst="0" w:colLast="0" w:name="_xae0nj2g3ryc" w:id="219"/>
      <w:bookmarkEnd w:id="219"/>
      <w:r>
        <w:rPr>
          <w:b w:val="0"/>
          <w:bCs w:val="0"/>
          <w:sz w:val="22"/>
          <w:szCs w:val="22"/>
          <w:rtl w:val="0"/>
        </w:rPr>
        <w:t xml:space="preserve">The visualization highlights the following aspects of spectral clustering:</w:t>
      </w:r>
    </w:p>
    <w:p w:rsidR="00000000" w:rsidDel="00000000" w:rsidP="00000000" w:rsidRDefault="00000000" w:rsidRPr="00000000" w14:paraId="00000B8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Non-Linear Cluster Structures</w:t>
      </w:r>
      <w:r>
        <w:rPr>
          <w:b w:val="0"/>
          <w:bCs w:val="0"/>
          <w:sz w:val="22"/>
          <w:szCs w:val="22"/>
          <w:rtl w:val="0"/>
        </w:rPr>
        <w:t xml:space="preserve"> – The dataset consists of two circular clusters that cannot be separated using a simple linear boundary. The </w:t>
      </w:r>
      <w:r>
        <w:rPr>
          <w:sz w:val="22"/>
          <w:szCs w:val="22"/>
          <w:rtl w:val="0"/>
        </w:rPr>
        <w:t xml:space="preserve">inner circular cluster (yellow points)</w:t>
      </w:r>
      <w:r>
        <w:rPr>
          <w:b w:val="0"/>
          <w:bCs w:val="0"/>
          <w:sz w:val="22"/>
          <w:szCs w:val="22"/>
          <w:rtl w:val="0"/>
        </w:rPr>
        <w:t xml:space="preserve"> and the </w:t>
      </w:r>
      <w:r>
        <w:rPr>
          <w:sz w:val="22"/>
          <w:szCs w:val="22"/>
          <w:rtl w:val="0"/>
        </w:rPr>
        <w:t xml:space="preserve">outer circular cluster (purple points)</w:t>
      </w:r>
      <w:r>
        <w:rPr>
          <w:b w:val="0"/>
          <w:bCs w:val="0"/>
          <w:sz w:val="22"/>
          <w:szCs w:val="22"/>
          <w:rtl w:val="0"/>
        </w:rPr>
        <w:t xml:space="preserve"> represent two distinct groups of observations.</w:t>
        <w:br w:type="textWrapping"/>
        <w:br w:type="textWrapping"/>
      </w:r>
    </w:p>
    <w:p w:rsidR="00000000" w:rsidDel="00000000" w:rsidP="00000000" w:rsidRDefault="00000000" w:rsidRPr="00000000" w14:paraId="00000B8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Identification Through Graph Connectivity</w:t>
      </w:r>
      <w:r>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8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Separation of Complex Cluster Shapes</w:t>
      </w:r>
      <w:r>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8C">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Cluster Visualization</w:t>
      </w:r>
      <w:r>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8D">
      <w:pPr>
        <w:pStyle w:val="Heading3"/>
        <w:keepNext w:val="0"/>
        <w:keepLines w:val="0"/>
        <w:spacing w:after="240" w:lineRule="auto"/>
        <w:ind w:left="0" w:firstLine="0"/>
        <w:jc w:val="left"/>
        <w:rPr>
          <w:b w:val="0"/>
          <w:bCs w:val="0"/>
          <w:sz w:val="22"/>
          <w:szCs w:val="22"/>
        </w:rPr>
      </w:pPr>
      <w:bookmarkStart w:colFirst="0" w:colLast="0" w:name="_xae0nj2g3ryc" w:id="219"/>
      <w:bookmarkEnd w:id="219"/>
      <w:r>
        <w:rPr>
          <w:b w:val="0"/>
          <w:bCs w:val="0"/>
          <w:sz w:val="22"/>
          <w:szCs w:val="22"/>
          <w:rtl w:val="0"/>
        </w:rPr>
        <w:t xml:space="preserve">The figure demonstrates the effectiveness of spectral clustering in detecting </w:t>
      </w:r>
      <w:r>
        <w:rPr>
          <w:sz w:val="22"/>
          <w:szCs w:val="22"/>
          <w:rtl w:val="0"/>
        </w:rPr>
        <w:t xml:space="preserve">non-linear and irregular cluster shapes</w:t>
      </w:r>
      <w:r>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8E">
      <w:pPr>
        <w:pStyle w:val="Heading4"/>
        <w:keepNext w:val="0"/>
        <w:keepLines w:val="0"/>
        <w:shd w:fill="auto" w:val="clear"/>
        <w:spacing w:after="40" w:before="240" w:line="276" w:lineRule="auto"/>
        <w:ind w:left="2340" w:hanging="1160"/>
        <w:rPr/>
      </w:pPr>
      <w:bookmarkStart w:colFirst="0" w:colLast="0" w:name="_n4o2fve1n5hc" w:id="246"/>
      <w:bookmarkEnd w:id="246"/>
      <w:r>
        <w:rPr>
          <w:b w:val="0"/>
          <w:bCs w:val="0"/>
          <w:rtl w:val="0"/>
        </w:rPr>
        <w:t xml:space="preserve"> </w:t>
      </w:r>
      <w:r>
        <w:rPr>
          <w:highlight w:val="green"/>
          <w:rtl w:val="0"/>
        </w:rPr>
        <w:t xml:space="preserve">4.2.5.2.</w:t>
      </w:r>
      <w:r>
        <w:rPr>
          <w:b w:val="0"/>
          <w:bCs w:val="0"/>
          <w:rtl w:val="0"/>
        </w:rPr>
        <w:t xml:space="preserve">          </w:t>
      </w:r>
      <w:r>
        <w:rPr>
          <w:rtl w:val="0"/>
        </w:rPr>
        <w:t xml:space="preserve">Cluster Evaluation Metrics</w:t>
      </w:r>
    </w:p>
    <w:p w:rsidR="00000000" w:rsidDel="00000000" w:rsidP="00000000" w:rsidRDefault="00000000" w:rsidRPr="00000000" w14:paraId="00000B8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90">
      <w:pPr>
        <w:pStyle w:val="Heading5"/>
        <w:keepNext w:val="0"/>
        <w:keepLines w:val="0"/>
        <w:spacing w:after="40" w:before="220" w:lineRule="auto"/>
        <w:ind w:left="2520" w:hanging="1260"/>
        <w:jc w:val="both"/>
        <w:rPr/>
      </w:pPr>
      <w:bookmarkStart w:colFirst="0" w:colLast="0" w:name="_yxra3jurci2i" w:id="247"/>
      <w:bookmarkEnd w:id="247"/>
      <w:r>
        <w:rPr>
          <w:b w:val="0"/>
          <w:bCs w:val="0"/>
          <w:rtl w:val="0"/>
        </w:rPr>
        <w:t xml:space="preserve">                                                                               </w:t>
      </w:r>
      <w:r>
        <w:rPr>
          <w:highlight w:val="green"/>
          <w:rtl w:val="0"/>
        </w:rPr>
        <w:t xml:space="preserve">4.2.5.2.1.</w:t>
      </w:r>
      <w:r>
        <w:rPr>
          <w:b w:val="0"/>
          <w:bCs w:val="0"/>
          <w:rtl w:val="0"/>
        </w:rPr>
        <w:t xml:space="preserve">          </w:t>
      </w:r>
      <w:r>
        <w:rPr>
          <w:rtl w:val="0"/>
        </w:rPr>
        <w:t xml:space="preserve">Silhouette Score</w:t>
      </w:r>
    </w:p>
    <w:p w:rsidR="00000000" w:rsidDel="00000000" w:rsidP="00000000" w:rsidRDefault="00000000" w:rsidRPr="00000000" w14:paraId="00000B91">
      <w:pPr>
        <w:pStyle w:val="Heading3"/>
        <w:keepNext w:val="0"/>
        <w:keepLines w:val="0"/>
        <w:spacing w:before="0" w:lineRule="auto"/>
        <w:ind w:left="0" w:firstLine="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2">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320800" cy="381000"/>
                  <wp:effectExtent b="0" l="0" r="0" t="0"/>
                  <wp:docPr id="38"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3">
            <w:pPr>
              <w:pStyle w:val="Heading6"/>
              <w:keepNext w:val="0"/>
              <w:keepLines w:val="0"/>
              <w:shd w:fill="ffffff" w:val="clear"/>
              <w:spacing w:after="0" w:before="0" w:lineRule="auto"/>
              <w:ind w:right="200"/>
              <w:jc w:val="right"/>
              <w:rPr>
                <w:b w:val="1"/>
                <w:bCs w:val="1"/>
                <w:i w:val="0"/>
                <w:iCs w:val="0"/>
                <w:color w:val="000000"/>
              </w:rPr>
            </w:pPr>
            <w:bookmarkStart w:colFirst="0" w:colLast="0" w:name="_xxlwim0rc3b" w:id="248"/>
            <w:bookmarkEnd w:id="248"/>
            <w:r>
              <w:rPr>
                <w:b w:val="1"/>
                <w:bCs w:val="1"/>
                <w:i w:val="0"/>
                <w:iCs w:val="0"/>
                <w:color w:val="000000"/>
                <w:rtl w:val="0"/>
              </w:rPr>
              <w:t xml:space="preserve">Equation 4.21</w:t>
            </w:r>
          </w:p>
        </w:tc>
      </w:tr>
    </w:tbl>
    <w:p w:rsidR="00000000" w:rsidDel="00000000" w:rsidP="00000000" w:rsidRDefault="00000000" w:rsidRPr="00000000" w14:paraId="00000B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a</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other points in its own cluster, and </w:t>
      </w:r>
      <w:r>
        <w:rPr>
          <w:b w:val="0"/>
          <w:bCs w:val="0"/>
          <w:i w:val="1"/>
          <w:iCs w:val="1"/>
          <w:sz w:val="22"/>
          <w:szCs w:val="22"/>
          <w:rtl w:val="0"/>
        </w:rPr>
        <w:t xml:space="preserve">b</w:t>
      </w:r>
      <w:r>
        <w:rPr>
          <w:b w:val="0"/>
          <w:bCs w:val="0"/>
          <w:sz w:val="22"/>
          <w:szCs w:val="22"/>
          <w:rtl w:val="0"/>
        </w:rPr>
        <w:t xml:space="preserve">(</w:t>
      </w:r>
      <w:r>
        <w:rPr>
          <w:b w:val="0"/>
          <w:bCs w:val="0"/>
          <w:i w:val="1"/>
          <w:iCs w:val="1"/>
          <w:sz w:val="22"/>
          <w:szCs w:val="22"/>
          <w:rtl w:val="0"/>
        </w:rPr>
        <w:t xml:space="preserve">i</w:t>
      </w:r>
      <w:r>
        <w:rPr>
          <w:b w:val="0"/>
          <w:bCs w:val="0"/>
          <w:sz w:val="22"/>
          <w:szCs w:val="22"/>
          <w:rtl w:val="0"/>
        </w:rPr>
        <w:t xml:space="preserve">) is the mean distance from point </w:t>
      </w:r>
      <w:r>
        <w:rPr>
          <w:b w:val="0"/>
          <w:bCs w:val="0"/>
          <w:i w:val="1"/>
          <w:iCs w:val="1"/>
          <w:sz w:val="22"/>
          <w:szCs w:val="22"/>
          <w:rtl w:val="0"/>
        </w:rPr>
        <w:t xml:space="preserve">i</w:t>
      </w:r>
      <w:r>
        <w:rPr>
          <w:b w:val="0"/>
          <w:bCs w:val="0"/>
          <w:sz w:val="22"/>
          <w:szCs w:val="22"/>
          <w:rtl w:val="0"/>
        </w:rPr>
        <w:t xml:space="preserve"> to the points of the nearest other cluster.</w:t>
      </w:r>
    </w:p>
    <w:p w:rsidR="00000000" w:rsidDel="00000000" w:rsidP="00000000" w:rsidRDefault="00000000" w:rsidRPr="00000000" w14:paraId="00000B9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96">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&gt; 0.7 → Strong cluster separation</w:t>
      </w:r>
    </w:p>
    <w:p w:rsidR="00000000" w:rsidDel="00000000" w:rsidP="00000000" w:rsidRDefault="00000000" w:rsidRPr="00000000" w14:paraId="00000B97">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0.5 – 0.7 → Reasonable cluster structure</w:t>
      </w:r>
    </w:p>
    <w:p w:rsidR="00000000" w:rsidDel="00000000" w:rsidP="00000000" w:rsidRDefault="00000000" w:rsidRPr="00000000" w14:paraId="00000B98">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0.2 – 0.5 → Weak but potentially meaningful structure</w:t>
      </w:r>
    </w:p>
    <w:p w:rsidR="00000000" w:rsidDel="00000000" w:rsidP="00000000" w:rsidRDefault="00000000" w:rsidRPr="00000000" w14:paraId="00000B99">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0.2 → Poor cluster structure</w:t>
      </w:r>
    </w:p>
    <w:p w:rsidR="00000000" w:rsidDel="00000000" w:rsidP="00000000" w:rsidRDefault="00000000" w:rsidRPr="00000000" w14:paraId="00000B9A">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&lt; 0 → Possible misclassification (point may be assigned to the wrong cluster)</w:t>
      </w:r>
    </w:p>
    <w:p w:rsidR="00000000" w:rsidDel="00000000" w:rsidP="00000000" w:rsidRDefault="00000000" w:rsidRPr="00000000" w14:paraId="00000B9B">
      <w:pPr>
        <w:pStyle w:val="Heading5"/>
        <w:keepNext w:val="0"/>
        <w:keepLines w:val="0"/>
        <w:spacing w:after="40" w:before="220" w:lineRule="auto"/>
        <w:ind w:left="2520" w:hanging="1260"/>
        <w:jc w:val="both"/>
        <w:rPr/>
      </w:pPr>
      <w:bookmarkStart w:colFirst="0" w:colLast="0" w:name="_urdack89iymx" w:id="249"/>
      <w:bookmarkEnd w:id="249"/>
      <w:r>
        <w:rPr>
          <w:b w:val="0"/>
          <w:bCs w:val="0"/>
          <w:rtl w:val="0"/>
        </w:rPr>
        <w:t xml:space="preserve">                                                                        </w:t>
      </w:r>
      <w:r>
        <w:rPr>
          <w:highlight w:val="green"/>
          <w:rtl w:val="0"/>
        </w:rPr>
        <w:t xml:space="preserve">4.2.5.2.2.</w:t>
      </w:r>
      <w:r>
        <w:rPr>
          <w:b w:val="0"/>
          <w:bCs w:val="0"/>
          <w:rtl w:val="0"/>
        </w:rPr>
        <w:t xml:space="preserve">          </w:t>
      </w:r>
      <w:r>
        <w:rPr>
          <w:rtl w:val="0"/>
        </w:rPr>
        <w:t xml:space="preserve">Davies–Bouldin Index</w:t>
      </w:r>
    </w:p>
    <w:p w:rsidR="00000000" w:rsidDel="00000000" w:rsidP="00000000" w:rsidRDefault="00000000" w:rsidRPr="00000000" w14:paraId="00000B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D">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1587500" cy="508000"/>
                  <wp:effectExtent b="0" l="0" r="0" t="0"/>
                  <wp:docPr id="37"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15875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E">
            <w:pPr>
              <w:pStyle w:val="Heading6"/>
              <w:keepNext w:val="0"/>
              <w:keepLines w:val="0"/>
              <w:shd w:fill="ffffff" w:val="clear"/>
              <w:spacing w:after="0" w:before="0" w:lineRule="auto"/>
              <w:ind w:right="200"/>
              <w:jc w:val="right"/>
              <w:rPr>
                <w:b w:val="1"/>
                <w:bCs w:val="1"/>
                <w:i w:val="0"/>
                <w:iCs w:val="0"/>
                <w:color w:val="000000"/>
              </w:rPr>
            </w:pPr>
            <w:bookmarkStart w:colFirst="0" w:colLast="0" w:name="_cq3t6b7nge4e" w:id="250"/>
            <w:bookmarkEnd w:id="250"/>
            <w:r>
              <w:rPr>
                <w:b w:val="1"/>
                <w:bCs w:val="1"/>
                <w:i w:val="0"/>
                <w:iCs w:val="0"/>
                <w:color w:val="000000"/>
                <w:rtl w:val="0"/>
              </w:rPr>
              <w:t xml:space="preserve">Equation 4.22</w:t>
            </w:r>
          </w:p>
        </w:tc>
      </w:tr>
    </w:tbl>
    <w:p w:rsidR="00000000" w:rsidDel="00000000" w:rsidP="00000000" w:rsidRDefault="00000000" w:rsidRPr="00000000" w14:paraId="00000B9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k</w:t>
      </w:r>
      <w:r>
        <w:rPr>
          <w:b w:val="0"/>
          <w:bCs w:val="0"/>
          <w:sz w:val="22"/>
          <w:szCs w:val="22"/>
          <w:rtl w:val="0"/>
        </w:rPr>
        <w:t xml:space="preserve"> is the number of clusters, σ</w:t>
      </w:r>
      <w:r>
        <w:rPr>
          <w:b w:val="0"/>
          <w:bCs w:val="0"/>
          <w:sz w:val="22"/>
          <w:szCs w:val="22"/>
          <w:vertAlign w:val="subscript"/>
          <w:rtl w:val="0"/>
        </w:rPr>
        <w:t xml:space="preserve">i</w:t>
      </w:r>
      <w:r>
        <w:rPr>
          <w:b w:val="0"/>
          <w:bCs w:val="0"/>
          <w:sz w:val="22"/>
          <w:szCs w:val="22"/>
          <w:rtl w:val="0"/>
        </w:rPr>
        <w:t xml:space="preserve"> is the average distance of the points in cluster </w:t>
      </w:r>
      <w:r>
        <w:rPr>
          <w:b w:val="0"/>
          <w:bCs w:val="0"/>
          <w:i w:val="1"/>
          <w:iCs w:val="1"/>
          <w:sz w:val="22"/>
          <w:szCs w:val="22"/>
          <w:rtl w:val="0"/>
        </w:rPr>
        <w:t xml:space="preserve">i</w:t>
      </w:r>
      <w:r>
        <w:rPr>
          <w:b w:val="0"/>
          <w:bCs w:val="0"/>
          <w:sz w:val="22"/>
          <w:szCs w:val="22"/>
          <w:rtl w:val="0"/>
        </w:rPr>
        <w:t xml:space="preserve"> to its centroid, and </w:t>
      </w:r>
      <w:r>
        <w:rPr>
          <w:b w:val="0"/>
          <w:bCs w:val="0"/>
          <w:i w:val="1"/>
          <w:iCs w:val="1"/>
          <w:sz w:val="22"/>
          <w:szCs w:val="22"/>
          <w:rtl w:val="0"/>
        </w:rPr>
        <w:t xml:space="preserve">d</w:t>
      </w:r>
      <w:r>
        <w:rPr>
          <w:b w:val="0"/>
          <w:bCs w:val="0"/>
          <w:sz w:val="22"/>
          <w:szCs w:val="22"/>
          <w:rtl w:val="0"/>
        </w:rPr>
        <w:t xml:space="preserve">(</w:t>
      </w:r>
      <w:r>
        <w:rPr>
          <w:b w:val="0"/>
          <w:bCs w:val="0"/>
          <w:i w:val="1"/>
          <w:iCs w:val="1"/>
          <w:sz w:val="22"/>
          <w:szCs w:val="22"/>
          <w:rtl w:val="0"/>
        </w:rPr>
        <w:t xml:space="preserve">c</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c</w:t>
      </w:r>
      <w:r>
        <w:rPr>
          <w:b w:val="0"/>
          <w:bCs w:val="0"/>
          <w:sz w:val="22"/>
          <w:szCs w:val="22"/>
          <w:vertAlign w:val="subscript"/>
          <w:rtl w:val="0"/>
        </w:rPr>
        <w:t xml:space="preserve">j</w:t>
      </w:r>
      <w:r>
        <w:rPr>
          <w:b w:val="0"/>
          <w:bCs w:val="0"/>
          <w:sz w:val="22"/>
          <w:szCs w:val="22"/>
          <w:rtl w:val="0"/>
        </w:rPr>
        <w:t xml:space="preserve">) is the distance between the centroids of clusters </w:t>
      </w:r>
      <w:r>
        <w:rPr>
          <w:b w:val="0"/>
          <w:bCs w:val="0"/>
          <w:i w:val="1"/>
          <w:iCs w:val="1"/>
          <w:sz w:val="22"/>
          <w:szCs w:val="22"/>
          <w:rtl w:val="0"/>
        </w:rPr>
        <w:t xml:space="preserve">i</w:t>
      </w:r>
      <w:r>
        <w:rPr>
          <w:b w:val="0"/>
          <w:bCs w:val="0"/>
          <w:sz w:val="22"/>
          <w:szCs w:val="22"/>
          <w:rtl w:val="0"/>
        </w:rPr>
        <w:t xml:space="preserve"> and </w:t>
      </w:r>
      <w:r>
        <w:rPr>
          <w:b w:val="0"/>
          <w:bCs w:val="0"/>
          <w:i w:val="1"/>
          <w:iCs w:val="1"/>
          <w:sz w:val="22"/>
          <w:szCs w:val="22"/>
          <w:rtl w:val="0"/>
        </w:rPr>
        <w:t xml:space="preserve">j</w:t>
      </w:r>
      <w:r>
        <w:rPr>
          <w:b w:val="0"/>
          <w:bCs w:val="0"/>
          <w:sz w:val="22"/>
          <w:szCs w:val="22"/>
          <w:rtl w:val="0"/>
        </w:rPr>
        <w:t xml:space="preserve">.</w:t>
      </w:r>
    </w:p>
    <w:p w:rsidR="00000000" w:rsidDel="00000000" w:rsidP="00000000" w:rsidRDefault="00000000" w:rsidRPr="00000000" w14:paraId="00000BA0">
      <w:pPr>
        <w:pStyle w:val="Heading3"/>
        <w:keepNext w:val="0"/>
        <w:keepLines w:val="0"/>
        <w:shd w:fill="ffffff" w:val="clear"/>
        <w:ind w:left="0" w:firstLine="0"/>
        <w:rPr>
          <w:b w:val="0"/>
          <w:bCs w:val="0"/>
          <w:sz w:val="22"/>
          <w:szCs w:val="22"/>
        </w:rPr>
      </w:pPr>
      <w:bookmarkStart w:colFirst="0" w:colLast="0" w:name="_xae0nj2g3ryc" w:id="219"/>
      <w:bookmarkEnd w:id="219"/>
      <w:r>
        <w:rPr>
          <w:b w:val="0"/>
          <w:bCs w:val="0"/>
          <w:sz w:val="22"/>
          <w:szCs w:val="22"/>
          <w:rtl w:val="0"/>
        </w:rPr>
        <w:t xml:space="preserve">Interpretation:</w:t>
      </w:r>
    </w:p>
    <w:p w:rsidR="00000000" w:rsidDel="00000000" w:rsidP="00000000" w:rsidRDefault="00000000" w:rsidRPr="00000000" w14:paraId="00000BA1">
      <w:pPr>
        <w:pStyle w:val="Heading3"/>
        <w:keepNext w:val="0"/>
        <w:keepLines w:val="0"/>
        <w:spacing w:before="0" w:lineRule="auto"/>
        <w:ind w:left="1080" w:hanging="360"/>
        <w:rPr>
          <w:b w:val="0"/>
          <w:bCs w:val="0"/>
          <w:sz w:val="22"/>
          <w:szCs w:val="22"/>
        </w:rPr>
      </w:pPr>
      <w:bookmarkStart w:colFirst="0" w:colLast="0" w:name="_xae0nj2g3ryc" w:id="219"/>
      <w:bookmarkEnd w:id="219"/>
      <w:r>
        <w:rPr>
          <w:rFonts w:ascii="Gungsuh" w:cs="Gungsuh" w:eastAsia="Gungsuh" w:hAnsi="Gungsuh"/>
          <w:b w:val="0"/>
          <w:bCs w:val="0"/>
          <w:sz w:val="22"/>
          <w:szCs w:val="22"/>
          <w:rtl w:val="0"/>
        </w:rPr>
        <w:t xml:space="preserve">●       Lower values → Better cluster separation</w:t>
      </w:r>
    </w:p>
    <w:p w:rsidR="00000000" w:rsidDel="00000000" w:rsidP="00000000" w:rsidRDefault="00000000" w:rsidRPr="00000000" w14:paraId="00000BA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Values below 1.0 typically indicate well‑separated clusters</w:t>
      </w:r>
    </w:p>
    <w:p w:rsidR="00000000" w:rsidDel="00000000" w:rsidP="00000000" w:rsidRDefault="00000000" w:rsidRPr="00000000" w14:paraId="00000BA3">
      <w:pPr>
        <w:pStyle w:val="Heading5"/>
        <w:keepNext w:val="0"/>
        <w:keepLines w:val="0"/>
        <w:spacing w:after="40" w:before="220" w:lineRule="auto"/>
        <w:ind w:left="2520" w:hanging="1260"/>
        <w:jc w:val="both"/>
        <w:rPr/>
      </w:pPr>
      <w:bookmarkStart w:colFirst="0" w:colLast="0" w:name="_tiri60hmjw9z" w:id="251"/>
      <w:bookmarkEnd w:id="251"/>
      <w:r>
        <w:rPr>
          <w:b w:val="0"/>
          <w:bCs w:val="0"/>
          <w:rtl w:val="0"/>
        </w:rPr>
        <w:t xml:space="preserve">                                                      </w:t>
      </w:r>
      <w:r>
        <w:rPr>
          <w:highlight w:val="green"/>
          <w:rtl w:val="0"/>
        </w:rPr>
        <w:t xml:space="preserve">4.2.5.2.3.</w:t>
      </w:r>
      <w:r>
        <w:rPr>
          <w:b w:val="0"/>
          <w:bCs w:val="0"/>
          <w:rtl w:val="0"/>
        </w:rPr>
        <w:t xml:space="preserve">          </w:t>
      </w:r>
      <w:r>
        <w:rPr>
          <w:rtl w:val="0"/>
        </w:rPr>
        <w:t xml:space="preserve">Cluster Purity (Post‑Analysis Only)</w:t>
      </w:r>
    </w:p>
    <w:p w:rsidR="00000000" w:rsidDel="00000000" w:rsidP="00000000" w:rsidRDefault="00000000" w:rsidRPr="00000000" w14:paraId="00000BA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5">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197100" cy="508000"/>
                  <wp:effectExtent b="0" l="0" r="0" t="0"/>
                  <wp:docPr id="56" name="image54.gif"/>
                  <a:graphic>
                    <a:graphicData uri="http://schemas.openxmlformats.org/drawingml/2006/picture">
                      <pic:pic>
                        <pic:nvPicPr>
                          <pic:cNvPr id="0" name="image54.gif"/>
                          <pic:cNvPicPr preferRelativeResize="0"/>
                        </pic:nvPicPr>
                        <pic:blipFill>
                          <a:blip r:embed="rId66"/>
                          <a:srcRect b="0" l="0" r="0" t="0"/>
                          <a:stretch>
                            <a:fillRect/>
                          </a:stretch>
                        </pic:blipFill>
                        <pic:spPr>
                          <a:xfrm>
                            <a:off x="0" y="0"/>
                            <a:ext cx="2197100" cy="5080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6">
            <w:pPr>
              <w:pStyle w:val="Heading6"/>
              <w:keepNext w:val="0"/>
              <w:keepLines w:val="0"/>
              <w:shd w:fill="ffffff" w:val="clear"/>
              <w:spacing w:after="0" w:before="0" w:lineRule="auto"/>
              <w:ind w:right="200"/>
              <w:jc w:val="right"/>
              <w:rPr>
                <w:b w:val="1"/>
                <w:bCs w:val="1"/>
                <w:i w:val="0"/>
                <w:iCs w:val="0"/>
                <w:color w:val="000000"/>
              </w:rPr>
            </w:pPr>
            <w:bookmarkStart w:colFirst="0" w:colLast="0" w:name="_5tqogmz6tlm5" w:id="252"/>
            <w:bookmarkEnd w:id="252"/>
            <w:r>
              <w:rPr>
                <w:b w:val="1"/>
                <w:bCs w:val="1"/>
                <w:i w:val="0"/>
                <w:iCs w:val="0"/>
                <w:color w:val="000000"/>
                <w:rtl w:val="0"/>
              </w:rPr>
              <w:t xml:space="preserve">Equation 4.23</w:t>
            </w:r>
          </w:p>
        </w:tc>
      </w:tr>
    </w:tbl>
    <w:p w:rsidR="00000000" w:rsidDel="00000000" w:rsidP="00000000" w:rsidRDefault="00000000" w:rsidRPr="00000000" w14:paraId="00000BA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rtl w:val="0"/>
        </w:rPr>
        <w:t xml:space="preserve"> is the number of windows, cluster</w:t>
      </w:r>
      <w:r>
        <w:rPr>
          <w:b w:val="0"/>
          <w:bCs w:val="0"/>
          <w:sz w:val="22"/>
          <w:szCs w:val="22"/>
          <w:vertAlign w:val="subscript"/>
          <w:rtl w:val="0"/>
        </w:rPr>
        <w:t xml:space="preserve">i</w:t>
      </w:r>
      <w:r>
        <w:rPr>
          <w:b w:val="0"/>
          <w:bCs w:val="0"/>
          <w:sz w:val="22"/>
          <w:szCs w:val="22"/>
          <w:rtl w:val="0"/>
        </w:rPr>
        <w:t xml:space="preserve"> is the set of windows assigned to cluster </w:t>
      </w:r>
      <w:r>
        <w:rPr>
          <w:b w:val="0"/>
          <w:bCs w:val="0"/>
          <w:i w:val="1"/>
          <w:iCs w:val="1"/>
          <w:sz w:val="22"/>
          <w:szCs w:val="22"/>
          <w:rtl w:val="0"/>
        </w:rPr>
        <w:t xml:space="preserve">i</w:t>
      </w:r>
      <w:r>
        <w:rPr>
          <w:b w:val="0"/>
          <w:bCs w:val="0"/>
          <w:sz w:val="22"/>
          <w:szCs w:val="22"/>
          <w:rtl w:val="0"/>
        </w:rPr>
        <w:t xml:space="preserve">, and class</w:t>
      </w:r>
      <w:r>
        <w:rPr>
          <w:b w:val="0"/>
          <w:bCs w:val="0"/>
          <w:sz w:val="22"/>
          <w:szCs w:val="22"/>
          <w:vertAlign w:val="subscript"/>
          <w:rtl w:val="0"/>
        </w:rPr>
        <w:t xml:space="preserve">j</w:t>
      </w:r>
      <w:r>
        <w:rPr>
          <w:b w:val="0"/>
          <w:bCs w:val="0"/>
          <w:sz w:val="22"/>
          <w:szCs w:val="22"/>
          <w:rtl w:val="0"/>
        </w:rPr>
        <w:t xml:space="preserve"> is the set of windows with ground-truth label </w:t>
      </w:r>
      <w:r>
        <w:rPr>
          <w:b w:val="0"/>
          <w:bCs w:val="0"/>
          <w:i w:val="1"/>
          <w:iCs w:val="1"/>
          <w:sz w:val="22"/>
          <w:szCs w:val="22"/>
          <w:rtl w:val="0"/>
        </w:rPr>
        <w:t xml:space="preserve">j</w:t>
      </w:r>
      <w:r>
        <w:rPr>
          <w:b w:val="0"/>
          <w:bCs w:val="0"/>
          <w:sz w:val="22"/>
          <w:szCs w:val="22"/>
          <w:rtl w:val="0"/>
        </w:rPr>
        <w:t xml:space="preserve">. </w:t>
      </w:r>
      <w:r>
        <w:rPr>
          <w:b w:val="0"/>
          <w:bCs w:val="0"/>
          <w:sz w:val="22"/>
          <w:szCs w:val="22"/>
          <w:highlight w:val="cyan"/>
          <w:rtl w:val="0"/>
        </w:rPr>
        <w:t xml:space="preserve">DBSCAN noise points are counted as one additional group.</w:t>
      </w:r>
    </w:p>
    <w:p w:rsidR="00000000" w:rsidDel="00000000" w:rsidP="00000000" w:rsidRDefault="00000000" w:rsidRPr="00000000" w14:paraId="00000BA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A9">
      <w:pPr>
        <w:pStyle w:val="Heading5"/>
        <w:keepNext w:val="0"/>
        <w:keepLines w:val="0"/>
        <w:spacing w:after="40" w:before="220" w:lineRule="auto"/>
        <w:ind w:left="2520" w:hanging="1260"/>
        <w:jc w:val="both"/>
        <w:rPr/>
      </w:pPr>
      <w:bookmarkStart w:colFirst="0" w:colLast="0" w:name="_kcgtf3pkrto4" w:id="253"/>
      <w:bookmarkEnd w:id="253"/>
      <w:r>
        <w:rPr>
          <w:b w:val="0"/>
          <w:bCs w:val="0"/>
          <w:rtl w:val="0"/>
        </w:rPr>
        <w:t xml:space="preserve">                                             </w:t>
      </w:r>
      <w:r>
        <w:rPr>
          <w:highlight w:val="green"/>
          <w:rtl w:val="0"/>
        </w:rPr>
        <w:t xml:space="preserve">4.2.5.2.4.</w:t>
      </w:r>
      <w:r>
        <w:rPr>
          <w:b w:val="0"/>
          <w:bCs w:val="0"/>
          <w:rtl w:val="0"/>
        </w:rPr>
        <w:t xml:space="preserve">          </w:t>
      </w:r>
      <w:r>
        <w:rPr>
          <w:rtl w:val="0"/>
        </w:rPr>
        <w:t xml:space="preserve">Adjusted Rand Index (Post‑Analysis Only)</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B">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Pr>
                <w:b w:val="0"/>
                <w:bCs w:val="0"/>
                <w:sz w:val="22"/>
                <w:szCs w:val="22"/>
              </w:rPr>
              <w:drawing>
                <wp:inline distB="114300" distT="114300" distL="114300" distR="114300">
                  <wp:extent cx="2921000" cy="533400"/>
                  <wp:effectExtent b="0" l="0" r="0" t="0"/>
                  <wp:docPr id="14" name="image3.gif"/>
                  <a:graphic>
                    <a:graphicData uri="http://schemas.openxmlformats.org/drawingml/2006/picture">
                      <pic:pic>
                        <pic:nvPicPr>
                          <pic:cNvPr id="0" name="image3.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C">
            <w:pPr>
              <w:pStyle w:val="Heading6"/>
              <w:keepNext w:val="0"/>
              <w:keepLines w:val="0"/>
              <w:shd w:fill="ffffff" w:val="clear"/>
              <w:spacing w:after="0" w:before="0" w:lineRule="auto"/>
              <w:ind w:right="200"/>
              <w:jc w:val="right"/>
              <w:rPr>
                <w:b w:val="1"/>
                <w:bCs w:val="1"/>
                <w:i w:val="0"/>
                <w:iCs w:val="0"/>
                <w:color w:val="000000"/>
              </w:rPr>
            </w:pPr>
            <w:bookmarkStart w:colFirst="0" w:colLast="0" w:name="_gp6pu99n786g" w:id="254"/>
            <w:bookmarkEnd w:id="254"/>
            <w:r>
              <w:rPr>
                <w:b w:val="1"/>
                <w:bCs w:val="1"/>
                <w:i w:val="0"/>
                <w:iCs w:val="0"/>
                <w:color w:val="000000"/>
                <w:rtl w:val="0"/>
              </w:rPr>
              <w:t xml:space="preserve">Equation 4.24</w:t>
            </w:r>
          </w:p>
        </w:tc>
      </w:tr>
    </w:tbl>
    <w:p w:rsidR="00000000" w:rsidDel="00000000" w:rsidP="00000000" w:rsidRDefault="00000000" w:rsidRPr="00000000" w14:paraId="00000BA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where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is the number of windows that are in cluster </w:t>
      </w:r>
      <w:r>
        <w:rPr>
          <w:b w:val="0"/>
          <w:bCs w:val="0"/>
          <w:i w:val="1"/>
          <w:iCs w:val="1"/>
          <w:sz w:val="22"/>
          <w:szCs w:val="22"/>
          <w:rtl w:val="0"/>
        </w:rPr>
        <w:t xml:space="preserve">i</w:t>
      </w:r>
      <w:r>
        <w:rPr>
          <w:b w:val="0"/>
          <w:bCs w:val="0"/>
          <w:sz w:val="22"/>
          <w:szCs w:val="22"/>
          <w:rtl w:val="0"/>
        </w:rPr>
        <w:t xml:space="preserve"> and in ground-truth class </w:t>
      </w:r>
      <w:r>
        <w:rPr>
          <w:b w:val="0"/>
          <w:bCs w:val="0"/>
          <w:i w:val="1"/>
          <w:iCs w:val="1"/>
          <w:sz w:val="22"/>
          <w:szCs w:val="22"/>
          <w:rtl w:val="0"/>
        </w:rPr>
        <w:t xml:space="preserve">j</w:t>
      </w:r>
      <w:r>
        <w:rPr>
          <w:b w:val="0"/>
          <w:bCs w:val="0"/>
          <w:sz w:val="22"/>
          <w:szCs w:val="22"/>
          <w:rtl w:val="0"/>
        </w:rPr>
        <w:t xml:space="preserve">, </w:t>
      </w:r>
      <w:r>
        <w:rPr>
          <w:b w:val="0"/>
          <w:bCs w:val="0"/>
          <w:i w:val="1"/>
          <w:iCs w:val="1"/>
          <w:sz w:val="22"/>
          <w:szCs w:val="22"/>
          <w:rtl w:val="0"/>
        </w:rPr>
        <w:t xml:space="preserve">a</w:t>
      </w:r>
      <w:r>
        <w:rPr>
          <w:b w:val="0"/>
          <w:bCs w:val="0"/>
          <w:sz w:val="22"/>
          <w:szCs w:val="22"/>
          <w:vertAlign w:val="subscript"/>
          <w:rtl w:val="0"/>
        </w:rPr>
        <w:t xml:space="preserve">i</w:t>
      </w:r>
      <w:r>
        <w:rPr>
          <w:b w:val="0"/>
          <w:bCs w:val="0"/>
          <w:sz w:val="22"/>
          <w:szCs w:val="22"/>
          <w:rtl w:val="0"/>
        </w:rPr>
        <w:t xml:space="preserve"> = Σ</w:t>
      </w:r>
      <w:r>
        <w:rPr>
          <w:b w:val="0"/>
          <w:bCs w:val="0"/>
          <w:sz w:val="22"/>
          <w:szCs w:val="22"/>
          <w:vertAlign w:val="subscript"/>
          <w:rtl w:val="0"/>
        </w:rPr>
        <w:t xml:space="preserve">j</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and </w:t>
      </w:r>
      <w:r>
        <w:rPr>
          <w:b w:val="0"/>
          <w:bCs w:val="0"/>
          <w:i w:val="1"/>
          <w:iCs w:val="1"/>
          <w:sz w:val="22"/>
          <w:szCs w:val="22"/>
          <w:rtl w:val="0"/>
        </w:rPr>
        <w:t xml:space="preserve">b</w:t>
      </w:r>
      <w:r>
        <w:rPr>
          <w:b w:val="0"/>
          <w:bCs w:val="0"/>
          <w:sz w:val="22"/>
          <w:szCs w:val="22"/>
          <w:vertAlign w:val="subscript"/>
          <w:rtl w:val="0"/>
        </w:rPr>
        <w:t xml:space="preserve">j</w:t>
      </w:r>
      <w:r>
        <w:rPr>
          <w:b w:val="0"/>
          <w:bCs w:val="0"/>
          <w:sz w:val="22"/>
          <w:szCs w:val="22"/>
          <w:rtl w:val="0"/>
        </w:rPr>
        <w:t xml:space="preserve"> = Σ</w:t>
      </w:r>
      <w:r>
        <w:rPr>
          <w:b w:val="0"/>
          <w:bCs w:val="0"/>
          <w:sz w:val="22"/>
          <w:szCs w:val="22"/>
          <w:vertAlign w:val="subscript"/>
          <w:rtl w:val="0"/>
        </w:rPr>
        <w:t xml:space="preserve">i</w:t>
      </w:r>
      <w:r>
        <w:rPr>
          <w:b w:val="0"/>
          <w:bCs w:val="0"/>
          <w:sz w:val="22"/>
          <w:szCs w:val="22"/>
          <w:rtl w:val="0"/>
        </w:rPr>
        <w:t xml:space="preserve"> </w:t>
      </w:r>
      <w:r>
        <w:rPr>
          <w:b w:val="0"/>
          <w:bCs w:val="0"/>
          <w:i w:val="1"/>
          <w:iCs w:val="1"/>
          <w:sz w:val="22"/>
          <w:szCs w:val="22"/>
          <w:rtl w:val="0"/>
        </w:rPr>
        <w:t xml:space="preserve">n</w:t>
      </w:r>
      <w:r>
        <w:rPr>
          <w:b w:val="0"/>
          <w:bCs w:val="0"/>
          <w:sz w:val="22"/>
          <w:szCs w:val="22"/>
          <w:vertAlign w:val="subscript"/>
          <w:rtl w:val="0"/>
        </w:rPr>
        <w:t xml:space="preserve">ij</w:t>
      </w:r>
      <w:r>
        <w:rPr>
          <w:b w:val="0"/>
          <w:bCs w:val="0"/>
          <w:sz w:val="22"/>
          <w:szCs w:val="22"/>
          <w:rtl w:val="0"/>
        </w:rPr>
        <w:t xml:space="preserve"> are the cluster and class sizes, </w:t>
      </w:r>
      <w:r>
        <w:rPr>
          <w:b w:val="0"/>
          <w:bCs w:val="0"/>
          <w:i w:val="1"/>
          <w:iCs w:val="1"/>
          <w:sz w:val="22"/>
          <w:szCs w:val="22"/>
          <w:rtl w:val="0"/>
        </w:rPr>
        <w:t xml:space="preserve">N</w:t>
      </w:r>
      <w:r>
        <w:rPr>
          <w:b w:val="0"/>
          <w:bCs w:val="0"/>
          <w:sz w:val="22"/>
          <w:szCs w:val="22"/>
          <w:rtl w:val="0"/>
        </w:rPr>
        <w:t xml:space="preserve"> is the number of windows, and C(</w:t>
      </w:r>
      <w:r>
        <w:rPr>
          <w:b w:val="0"/>
          <w:bCs w:val="0"/>
          <w:i w:val="1"/>
          <w:iCs w:val="1"/>
          <w:sz w:val="22"/>
          <w:szCs w:val="22"/>
          <w:rtl w:val="0"/>
        </w:rPr>
        <w:t xml:space="preserve">x</w:t>
      </w:r>
      <w:r>
        <w:rPr>
          <w:b w:val="0"/>
          <w:bCs w:val="0"/>
          <w:sz w:val="22"/>
          <w:szCs w:val="22"/>
          <w:rtl w:val="0"/>
        </w:rPr>
        <w:t xml:space="preserve">, 2) = </w:t>
      </w:r>
      <w:r>
        <w:rPr>
          <w:b w:val="0"/>
          <w:bCs w:val="0"/>
          <w:i w:val="1"/>
          <w:iCs w:val="1"/>
          <w:sz w:val="22"/>
          <w:szCs w:val="22"/>
          <w:rtl w:val="0"/>
        </w:rPr>
        <w:t xml:space="preserve">x</w:t>
      </w:r>
      <w:r>
        <w:rPr>
          <w:b w:val="0"/>
          <w:bCs w:val="0"/>
          <w:sz w:val="22"/>
          <w:szCs w:val="22"/>
          <w:rtl w:val="0"/>
        </w:rPr>
        <w:t xml:space="preserve">(</w:t>
      </w:r>
      <w:r>
        <w:rPr>
          <w:b w:val="0"/>
          <w:bCs w:val="0"/>
          <w:i w:val="1"/>
          <w:iCs w:val="1"/>
          <w:sz w:val="22"/>
          <w:szCs w:val="22"/>
          <w:rtl w:val="0"/>
        </w:rPr>
        <w:t xml:space="preserve">x</w:t>
      </w:r>
      <w:r>
        <w:rPr>
          <w:rFonts w:ascii="Gungsuh" w:cs="Gungsuh" w:eastAsia="Gungsuh" w:hAnsi="Gungsuh"/>
          <w:b w:val="0"/>
          <w:bCs w:val="0"/>
          <w:sz w:val="22"/>
          <w:szCs w:val="22"/>
          <w:rtl w:val="0"/>
        </w:rPr>
        <w:t xml:space="preserve"> − 1)/2 is the binomial coefficient, the number of unordered pairs from </w:t>
      </w:r>
      <w:r>
        <w:rPr>
          <w:b w:val="0"/>
          <w:bCs w:val="0"/>
          <w:i w:val="1"/>
          <w:iCs w:val="1"/>
          <w:sz w:val="22"/>
          <w:szCs w:val="22"/>
          <w:rtl w:val="0"/>
        </w:rPr>
        <w:t xml:space="preserve">x</w:t>
      </w:r>
      <w:r>
        <w:rPr>
          <w:b w:val="0"/>
          <w:bCs w:val="0"/>
          <w:sz w:val="22"/>
          <w:szCs w:val="22"/>
          <w:rtl w:val="0"/>
        </w:rPr>
        <w:t xml:space="preserve"> items.</w:t>
      </w:r>
    </w:p>
    <w:p w:rsidR="00000000" w:rsidDel="00000000" w:rsidP="00000000" w:rsidRDefault="00000000" w:rsidRPr="00000000" w14:paraId="00000BA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AF">
      <w:pPr>
        <w:pStyle w:val="Heading3"/>
        <w:keepNext w:val="0"/>
        <w:keepLines w:val="0"/>
        <w:spacing w:before="200" w:lineRule="auto"/>
        <w:ind w:left="0" w:firstLine="0"/>
        <w:rPr>
          <w:sz w:val="22"/>
          <w:szCs w:val="22"/>
        </w:rPr>
      </w:pPr>
      <w:bookmarkStart w:colFirst="0" w:colLast="0" w:name="_xae0nj2g3ryc" w:id="219"/>
      <w:bookmarkEnd w:id="219"/>
      <w:r>
        <w:rPr>
          <w:sz w:val="22"/>
          <w:szCs w:val="22"/>
          <w:rtl w:val="0"/>
        </w:rPr>
        <w:t xml:space="preserve">Interpretation</w:t>
      </w:r>
    </w:p>
    <w:p w:rsidR="00000000" w:rsidDel="00000000" w:rsidP="00000000" w:rsidRDefault="00000000" w:rsidRPr="00000000" w14:paraId="00000BB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1</w:t>
      </w:r>
      <w:r>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B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 0</w:t>
      </w:r>
      <w:r>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B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ARI &lt; 0</w:t>
      </w:r>
      <w:r>
        <w:rPr>
          <w:b w:val="0"/>
          <w:bCs w:val="0"/>
          <w:sz w:val="22"/>
          <w:szCs w:val="22"/>
          <w:rtl w:val="0"/>
        </w:rPr>
        <w:t xml:space="preserve"> indicates agreement worse than chance</w:t>
      </w:r>
    </w:p>
    <w:p w:rsidR="00000000" w:rsidDel="00000000" w:rsidP="00000000" w:rsidRDefault="00000000" w:rsidRPr="00000000" w14:paraId="00000BB3">
      <w:pPr>
        <w:pStyle w:val="Heading4"/>
        <w:keepNext w:val="0"/>
        <w:keepLines w:val="0"/>
        <w:shd w:fill="auto" w:val="clear"/>
        <w:spacing w:after="40" w:before="240" w:line="276" w:lineRule="auto"/>
        <w:ind w:left="2340" w:hanging="1160"/>
        <w:rPr/>
      </w:pPr>
      <w:bookmarkStart w:colFirst="0" w:colLast="0" w:name="_l3wjhi6nww3p" w:id="255"/>
      <w:bookmarkEnd w:id="255"/>
      <w:r>
        <w:rPr>
          <w:b w:val="0"/>
          <w:bCs w:val="0"/>
          <w:rtl w:val="0"/>
        </w:rPr>
        <w:t xml:space="preserve"> </w:t>
      </w:r>
      <w:r>
        <w:rPr>
          <w:highlight w:val="green"/>
          <w:rtl w:val="0"/>
        </w:rPr>
        <w:t xml:space="preserve">4.2.5.3.</w:t>
      </w:r>
      <w:r>
        <w:rPr>
          <w:b w:val="0"/>
          <w:bCs w:val="0"/>
          <w:rtl w:val="0"/>
        </w:rPr>
        <w:t xml:space="preserve">          </w:t>
      </w:r>
      <w:r>
        <w:rPr>
          <w:rtl w:val="0"/>
        </w:rPr>
        <w:t xml:space="preserve">Cluster Characterization Using Ground Truth</w:t>
      </w:r>
    </w:p>
    <w:p w:rsidR="00000000" w:rsidDel="00000000" w:rsidP="00000000" w:rsidRDefault="00000000" w:rsidRPr="00000000" w14:paraId="00000BB4">
      <w:pPr>
        <w:pStyle w:val="Heading3"/>
        <w:keepNext w:val="0"/>
        <w:keepLines w:val="0"/>
        <w:shd w:fill="ffffff" w:val="clear"/>
        <w:spacing w:before="0" w:lineRule="auto"/>
        <w:ind w:left="0" w:firstLine="0"/>
        <w:rPr>
          <w:b w:val="0"/>
          <w:bCs w:val="0"/>
          <w:color w:val="0f1115"/>
          <w:sz w:val="22"/>
          <w:szCs w:val="22"/>
        </w:rPr>
      </w:pPr>
      <w:bookmarkStart w:colFirst="0" w:colLast="0" w:name="_xae0nj2g3ryc" w:id="219"/>
      <w:bookmarkEnd w:id="219"/>
      <w:r>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B5">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Label distribution per cluster.</w:t>
      </w:r>
      <w:r>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B6">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Feature centroid analysis.</w:t>
      </w:r>
      <w:r>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Heatmap visualization.</w:t>
      </w:r>
      <w:r>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B8">
      <w:pPr>
        <w:pStyle w:val="Heading3"/>
        <w:keepNext w:val="0"/>
        <w:keepLines w:val="0"/>
        <w:spacing w:before="0" w:lineRule="auto"/>
        <w:ind w:left="0" w:firstLine="0"/>
        <w:rPr>
          <w:b w:val="0"/>
          <w:bCs w:val="0"/>
          <w:sz w:val="22"/>
          <w:szCs w:val="22"/>
        </w:rPr>
      </w:pPr>
      <w:bookmarkStart w:colFirst="0" w:colLast="0" w:name="_xae0nj2g3ryc" w:id="219"/>
      <w:bookmarkEnd w:id="219"/>
      <w:r>
        <w:rPr>
          <w:sz w:val="22"/>
          <w:szCs w:val="22"/>
          <w:rtl w:val="0"/>
        </w:rPr>
        <w:t xml:space="preserve">Interpretation of results.</w:t>
      </w:r>
      <w:r>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B9">
      <w:pPr>
        <w:pStyle w:val="Heading4"/>
        <w:keepNext w:val="0"/>
        <w:keepLines w:val="0"/>
        <w:shd w:fill="auto" w:val="clear"/>
        <w:spacing w:after="40" w:before="240" w:line="276" w:lineRule="auto"/>
        <w:ind w:left="2340" w:hanging="1160"/>
        <w:rPr/>
      </w:pPr>
      <w:bookmarkStart w:colFirst="0" w:colLast="0" w:name="_qd2webypagvj" w:id="256"/>
      <w:bookmarkEnd w:id="256"/>
      <w:r>
        <w:rPr>
          <w:b w:val="0"/>
          <w:bCs w:val="0"/>
          <w:rtl w:val="0"/>
        </w:rPr>
        <w:t xml:space="preserve"> </w:t>
      </w:r>
      <w:r>
        <w:rPr>
          <w:highlight w:val="green"/>
          <w:rtl w:val="0"/>
        </w:rPr>
        <w:t xml:space="preserve">4.2.5.4.</w:t>
      </w:r>
      <w:r>
        <w:rPr>
          <w:b w:val="0"/>
          <w:bCs w:val="0"/>
          <w:rtl w:val="0"/>
        </w:rPr>
        <w:t xml:space="preserve">          </w:t>
      </w:r>
      <w:r>
        <w:rPr>
          <w:rtl w:val="0"/>
        </w:rPr>
        <w:t xml:space="preserve">Expected Outcomes</w:t>
      </w:r>
    </w:p>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B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Normal operation windows should form a dense, cohesive cluster characterized by forwarding ratios near 1.0, stable RSSI‑hop relationships, and minimal parent switching.</w:t>
      </w:r>
    </w:p>
    <w:p w:rsidR="00000000" w:rsidDel="00000000" w:rsidP="00000000" w:rsidRDefault="00000000" w:rsidRPr="00000000" w14:paraId="00000BB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B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B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C0">
      <w:pPr>
        <w:pStyle w:val="Heading3"/>
        <w:keepNext w:val="0"/>
        <w:keepLines w:val="0"/>
        <w:spacing w:after="80" w:before="280" w:lineRule="auto"/>
        <w:ind w:firstLine="1080"/>
        <w:rPr>
          <w:sz w:val="22"/>
          <w:szCs w:val="22"/>
        </w:rPr>
      </w:pPr>
      <w:bookmarkStart w:colFirst="0" w:colLast="0" w:name="_d688mh9yuult" w:id="257"/>
      <w:bookmarkEnd w:id="257"/>
      <w:r>
        <w:rPr>
          <w:b w:val="0"/>
          <w:bCs w:val="0"/>
          <w:sz w:val="22"/>
          <w:szCs w:val="22"/>
          <w:rtl w:val="0"/>
        </w:rPr>
        <w:t xml:space="preserve">  </w:t>
      </w:r>
      <w:r>
        <w:rPr>
          <w:sz w:val="22"/>
          <w:szCs w:val="22"/>
          <w:highlight w:val="green"/>
          <w:rtl w:val="0"/>
        </w:rPr>
        <w:t xml:space="preserve">4.2.6.</w:t>
      </w:r>
      <w:r>
        <w:rPr>
          <w:b w:val="0"/>
          <w:bCs w:val="0"/>
          <w:sz w:val="22"/>
          <w:szCs w:val="22"/>
          <w:rtl w:val="0"/>
        </w:rPr>
        <w:t xml:space="preserve">          </w:t>
      </w:r>
      <w:r>
        <w:rPr>
          <w:sz w:val="22"/>
          <w:szCs w:val="22"/>
          <w:rtl w:val="0"/>
        </w:rPr>
        <w:t xml:space="preserve">Exploratory Data Analysis (EDA)</w:t>
      </w:r>
    </w:p>
    <w:p w:rsidR="00000000" w:rsidDel="00000000" w:rsidP="00000000" w:rsidRDefault="00000000" w:rsidRPr="00000000" w14:paraId="00000BC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C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C3">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Descriptive statistics.</w:t>
      </w:r>
      <w:r>
        <w:rPr>
          <w:b w:val="0"/>
          <w:bCs w:val="0"/>
          <w:sz w:val="22"/>
          <w:szCs w:val="22"/>
          <w:rtl w:val="0"/>
        </w:rPr>
        <w:t xml:space="preserve"> Mean, median, variance and range of every feature, by phase and node role.</w:t>
      </w:r>
    </w:p>
    <w:p w:rsidR="00000000" w:rsidDel="00000000" w:rsidP="00000000" w:rsidRDefault="00000000" w:rsidRPr="00000000" w14:paraId="00000BC4">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Distribution visualization.</w:t>
      </w:r>
      <w:r>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C5">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Time-series plots.</w:t>
      </w:r>
      <w:r>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C6">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Cross-layer correlation analysis.</w:t>
      </w:r>
      <w:r>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C7">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Dimensionality reduction visualization.</w:t>
      </w:r>
      <w:r>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C8">
      <w:pPr>
        <w:pStyle w:val="Heading3"/>
        <w:keepNext w:val="0"/>
        <w:keepLines w:val="0"/>
        <w:spacing w:before="0" w:lineRule="auto"/>
        <w:ind w:left="1200" w:hanging="48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Single-feature check.</w:t>
      </w:r>
      <w:r>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C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Per-cell figures are reproduced for one representative cell of each attack in the paper, and the rest are placed in the repository [79]. </w:t>
      </w:r>
      <w:r>
        <w:rPr>
          <w:b w:val="0"/>
          <w:bCs w:val="0"/>
          <w:sz w:val="22"/>
          <w:szCs w:val="22"/>
          <w:highlight w:val="cyan"/>
          <w:rtl w:val="0"/>
        </w:rPr>
        <w:t xml:space="preserve">The figures from finished cells are to be inserted here once the runs are complete.</w:t>
      </w:r>
      <w:r>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C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CB">
      <w:pPr>
        <w:pStyle w:val="Heading3"/>
        <w:keepNext w:val="0"/>
        <w:keepLines w:val="0"/>
        <w:spacing w:after="80" w:before="280" w:lineRule="auto"/>
        <w:ind w:firstLine="1080"/>
        <w:rPr>
          <w:sz w:val="22"/>
          <w:szCs w:val="22"/>
        </w:rPr>
      </w:pPr>
      <w:bookmarkStart w:colFirst="0" w:colLast="0" w:name="_5g0az024mz7k" w:id="258"/>
      <w:bookmarkEnd w:id="258"/>
      <w:r>
        <w:rPr>
          <w:b w:val="0"/>
          <w:bCs w:val="0"/>
          <w:sz w:val="22"/>
          <w:szCs w:val="22"/>
          <w:rtl w:val="0"/>
        </w:rPr>
        <w:t xml:space="preserve">  </w:t>
      </w:r>
      <w:r>
        <w:rPr>
          <w:sz w:val="22"/>
          <w:szCs w:val="22"/>
          <w:highlight w:val="green"/>
          <w:rtl w:val="0"/>
        </w:rPr>
        <w:t xml:space="preserve">4.2.7.</w:t>
      </w:r>
      <w:r>
        <w:rPr>
          <w:b w:val="0"/>
          <w:bCs w:val="0"/>
          <w:sz w:val="22"/>
          <w:szCs w:val="22"/>
          <w:rtl w:val="0"/>
        </w:rPr>
        <w:t xml:space="preserve">          </w:t>
      </w:r>
      <w:r>
        <w:rPr>
          <w:sz w:val="22"/>
          <w:szCs w:val="22"/>
          <w:rtl w:val="0"/>
        </w:rPr>
        <w:t xml:space="preserve">Attack Validation</w:t>
      </w:r>
    </w:p>
    <w:p w:rsidR="00000000" w:rsidDel="00000000" w:rsidP="00000000" w:rsidRDefault="00000000" w:rsidRPr="00000000" w14:paraId="00000BC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b w:val="0"/>
          <w:bCs w:val="0"/>
          <w:i w:val="1"/>
          <w:iCs w:val="1"/>
          <w:sz w:val="22"/>
          <w:szCs w:val="22"/>
          <w:rtl w:val="0"/>
        </w:rPr>
        <w:t xml:space="preserve">Table 4.20</w:t>
      </w:r>
      <w:r>
        <w:rPr>
          <w:b w:val="0"/>
          <w:bCs w:val="0"/>
          <w:sz w:val="22"/>
          <w:szCs w:val="22"/>
          <w:rtl w:val="0"/>
        </w:rPr>
        <w:t xml:space="preserve"> lists the checks.</w:t>
      </w:r>
    </w:p>
    <w:p w:rsidR="00000000" w:rsidDel="00000000" w:rsidP="00000000" w:rsidRDefault="00000000" w:rsidRPr="00000000" w14:paraId="00000BCD">
      <w:pPr>
        <w:pStyle w:val="Heading6"/>
        <w:keepNext w:val="0"/>
        <w:keepLines w:val="0"/>
        <w:shd w:fill="ffffff" w:val="clear"/>
        <w:spacing w:after="0" w:before="200" w:line="348.00000000000006" w:lineRule="auto"/>
        <w:rPr>
          <w:b w:val="1"/>
          <w:bCs w:val="1"/>
          <w:i w:val="0"/>
          <w:iCs w:val="0"/>
          <w:color w:val="000000"/>
        </w:rPr>
      </w:pPr>
      <w:bookmarkStart w:colFirst="0" w:colLast="0" w:name="_1c1uzagu1o91" w:id="259"/>
      <w:bookmarkEnd w:id="259"/>
      <w:r>
        <w:rPr>
          <w:b w:val="1"/>
          <w:bCs w:val="1"/>
          <w:i w:val="0"/>
          <w:iCs w:val="0"/>
          <w:color w:val="000000"/>
          <w:rtl w:val="0"/>
        </w:rPr>
        <w:t xml:space="preserve">Table 4.20 Attack Validation Checks</w:t>
      </w:r>
    </w:p>
    <w:tbl>
      <w:tblPr>
        <w:tblStyle w:val="Table6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170"/>
        <w:gridCol w:w="2910"/>
        <w:tblGridChange w:id="0">
          <w:tblGrid>
            <w:gridCol w:w="2100"/>
            <w:gridCol w:w="417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E">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F">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D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Basis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Zhukabayeva et al. [71]</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Section 4.2.3.3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F">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4.4</w:t>
            </w:r>
            <w:r>
              <w:rPr>
                <w:b w:val="0"/>
                <w:bCs w:val="0"/>
                <w:sz w:val="22"/>
                <w:szCs w:val="22"/>
                <w:rtl w:val="0"/>
              </w:rPr>
              <w:t xml:space="preserve"> and </w:t>
            </w:r>
            <w:r>
              <w:rPr>
                <w:b w:val="0"/>
                <w:bCs w:val="0"/>
                <w:i w:val="1"/>
                <w:iCs w:val="1"/>
                <w:sz w:val="22"/>
                <w:szCs w:val="22"/>
                <w:rtl w:val="0"/>
              </w:rPr>
              <w:t xml:space="preserve">Table 4.5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Airehrour et al. [70], Khan et al. [22], Ramírez Gómez et al. [72], Zhukabayeva et al. [71]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Pr>
                <w:b w:val="0"/>
                <w:bCs w:val="0"/>
                <w:i w:val="1"/>
                <w:iCs w:val="1"/>
                <w:sz w:val="22"/>
                <w:szCs w:val="22"/>
                <w:rtl w:val="0"/>
              </w:rPr>
              <w:t xml:space="preserve">Table 4.21</w:t>
            </w:r>
          </w:p>
        </w:tc>
      </w:tr>
    </w:tbl>
    <w:p w:rsidR="00000000" w:rsidDel="00000000" w:rsidP="00000000" w:rsidRDefault="00000000" w:rsidRPr="00000000" w14:paraId="00000BE6">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BE7">
      <w:pPr>
        <w:pStyle w:val="Heading4"/>
        <w:keepNext w:val="0"/>
        <w:keepLines w:val="0"/>
        <w:shd w:fill="auto" w:val="clear"/>
        <w:spacing w:after="40" w:before="240" w:line="276" w:lineRule="auto"/>
        <w:ind w:left="2340" w:hanging="1160"/>
        <w:rPr/>
      </w:pPr>
      <w:bookmarkStart w:colFirst="0" w:colLast="0" w:name="_zgn69vaieht2" w:id="260"/>
      <w:bookmarkEnd w:id="260"/>
      <w:r>
        <w:rPr>
          <w:b w:val="0"/>
          <w:bCs w:val="0"/>
          <w:rtl w:val="0"/>
        </w:rPr>
        <w:t xml:space="preserve"> </w:t>
      </w:r>
      <w:r>
        <w:rPr>
          <w:highlight w:val="green"/>
          <w:rtl w:val="0"/>
        </w:rPr>
        <w:t xml:space="preserve">4.2.7.1.</w:t>
      </w:r>
      <w:r>
        <w:rPr>
          <w:b w:val="0"/>
          <w:bCs w:val="0"/>
          <w:rtl w:val="0"/>
        </w:rPr>
        <w:t xml:space="preserve">          </w:t>
      </w:r>
      <w:r>
        <w:rPr>
          <w:rtl w:val="0"/>
        </w:rPr>
        <w:t xml:space="preserve">Ground-Truth and Statistical Check</w:t>
      </w:r>
    </w:p>
    <w:p w:rsidR="00000000" w:rsidDel="00000000" w:rsidP="00000000" w:rsidRDefault="00000000" w:rsidRPr="00000000" w14:paraId="00000BE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Every run has a known phase schedule, so the expected effect of an attack can be stated before the data are read. In the G402 linear stationary run, the blackhole attacker’s ForwardingRatio </w:t>
      </w:r>
      <w:r>
        <w:rPr>
          <w:b w:val="0"/>
          <w:bCs w:val="0"/>
          <w:sz w:val="22"/>
          <w:szCs w:val="22"/>
          <w:highlight w:val="yellow"/>
          <w:rtl w:val="0"/>
        </w:rPr>
        <w:t xml:space="preserve">falls from 1.000 in the baseline to 0.001 in the attack phase, and the PDR of the six nodes behind it falls from 1.000 to 0.000.</w:t>
      </w:r>
      <w:r>
        <w:rPr>
          <w:b w:val="0"/>
          <w:bCs w:val="0"/>
          <w:sz w:val="22"/>
          <w:szCs w:val="22"/>
          <w:rtl w:val="0"/>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BE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TunnelLatency and LatencyHopRatio are reported and not scored.</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2003).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rsidR="00000000" w:rsidDel="00000000" w:rsidP="00000000" w:rsidRDefault="00000000" w:rsidRPr="00000000">
      <w:pPr>
        <w:pStyle w:val="Heading3"/>
        <w:keepNext w:val="0"/>
        <w:keepLines w:val="0"/>
        <w:spacing w:before="0" w:lineRule="auto"/>
        <w:ind w:left="0" w:firstLine="0"/>
        <w:rPr>
          <w:b w:val="0"/>
          <w:bCs w:val="0"/>
          <w:sz w:val="22"/>
          <w:szCs w:val="22"/>
        </w:rPr>
      </w:pPr>
      <w:r>
        <w:rPr>
          <w:b w:val="0"/>
          <w:bCs w:val="0"/>
          <w:sz w:val="22"/>
          <w:szCs w:val="22"/>
          <w:highlight w:val="green"/>
          <w:rtl w:val="0"/>
        </w:rPr>
        <w:t xml:space="preserve">Thresholds for which no published value exists were set as engineering bounds before the results were examined. A one-at-a-time sensitivity analysis that moves the verdict thresholds by about ±50% changed no verdict in 53 analysed runs across 14 settings, while a deliberately extreme control setting (1,000 standard deviations) did change 18 verdicts, which shows that the test can fail, and a placebo test that relabels the second half of each baseline as an attack produced no false confirmation in 106 tests. Every one of the 44 processed runs had the outcome PASS. [PENDING: add Karlof and Wagner (2003), Secure routing in wireless sensor networks, to the bibliography and cite it by number.]</w:t>
      </w:r>
    </w:p>
    <w:p w:rsidR="00000000" w:rsidDel="00000000" w:rsidP="00000000" w:rsidRDefault="00000000" w:rsidRPr="00000000" w14:paraId="00000BEA">
      <w:pPr>
        <w:pStyle w:val="Heading4"/>
        <w:keepNext w:val="0"/>
        <w:keepLines w:val="0"/>
        <w:shd w:fill="auto" w:val="clear"/>
        <w:spacing w:after="40" w:before="240" w:line="276" w:lineRule="auto"/>
        <w:ind w:left="2340" w:hanging="1160"/>
        <w:rPr/>
      </w:pPr>
      <w:bookmarkStart w:colFirst="0" w:colLast="0" w:name="_aw3kh3nlbx40" w:id="261"/>
      <w:bookmarkEnd w:id="261"/>
      <w:r>
        <w:rPr>
          <w:b w:val="0"/>
          <w:bCs w:val="0"/>
          <w:rtl w:val="0"/>
        </w:rPr>
        <w:t xml:space="preserve"> </w:t>
      </w:r>
      <w:r>
        <w:rPr>
          <w:highlight w:val="green"/>
          <w:rtl w:val="0"/>
        </w:rPr>
        <w:t xml:space="preserve">4.2.7.2.</w:t>
      </w:r>
      <w:r>
        <w:rPr>
          <w:b w:val="0"/>
          <w:bCs w:val="0"/>
          <w:rtl w:val="0"/>
        </w:rPr>
        <w:t xml:space="preserve">          </w:t>
      </w:r>
      <w:r>
        <w:rPr>
          <w:rtl w:val="0"/>
        </w:rPr>
        <w:t xml:space="preserve">Corroboration with Published Studies</w:t>
      </w:r>
    </w:p>
    <w:p w:rsidR="00000000" w:rsidDel="00000000" w:rsidP="00000000" w:rsidRDefault="00000000" w:rsidRPr="00000000" w14:paraId="00000BE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BE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w:t>
      </w:r>
      <w:r>
        <w:rPr>
          <w:b w:val="0"/>
          <w:bCs w:val="0"/>
          <w:sz w:val="22"/>
          <w:szCs w:val="22"/>
          <w:highlight w:val="green"/>
          <w:rtl w:val="0"/>
        </w:rPr>
        <w:t xml:space="preserve">40% (their abstract; the route-change row of their Table 7 gives 120 to 200 ms against 80 to 100 ms).</w:t>
      </w:r>
      <w:r>
        <w:rPr>
          <w:b w:val="0"/>
          <w:bCs w:val="0"/>
          <w:sz w:val="22"/>
          <w:szCs w:val="22"/>
          <w:rtl w:val="0"/>
        </w:rPr>
        <w:t xml:space="preserve"> Our tunnel does not reproduce a shorter route (Section 4.2.7.4). The tunnel features have no counterpart in these studies, so they rest on the internal check alone.</w:t>
      </w:r>
    </w:p>
    <w:p w:rsidR="00000000" w:rsidDel="00000000" w:rsidP="00000000" w:rsidRDefault="00000000" w:rsidRPr="00000000" w14:paraId="00000BED">
      <w:pPr>
        <w:pStyle w:val="Heading4"/>
        <w:keepNext w:val="0"/>
        <w:keepLines w:val="0"/>
        <w:shd w:fill="auto" w:val="clear"/>
        <w:spacing w:after="40" w:before="240" w:line="276" w:lineRule="auto"/>
        <w:ind w:left="2340" w:hanging="1160"/>
        <w:rPr/>
      </w:pPr>
      <w:bookmarkStart w:colFirst="0" w:colLast="0" w:name="_853961rztt0o" w:id="262"/>
      <w:bookmarkEnd w:id="262"/>
      <w:r>
        <w:rPr>
          <w:b w:val="0"/>
          <w:bCs w:val="0"/>
          <w:rtl w:val="0"/>
        </w:rPr>
        <w:t xml:space="preserve"> </w:t>
      </w:r>
      <w:r>
        <w:rPr>
          <w:highlight w:val="green"/>
          <w:rtl w:val="0"/>
        </w:rPr>
        <w:t xml:space="preserve">4.2.7.3.</w:t>
      </w:r>
      <w:r>
        <w:rPr>
          <w:b w:val="0"/>
          <w:bCs w:val="0"/>
          <w:rtl w:val="0"/>
        </w:rPr>
        <w:t xml:space="preserve">          </w:t>
      </w:r>
      <w:r>
        <w:rPr>
          <w:rtl w:val="0"/>
        </w:rPr>
        <w:t xml:space="preserve">Single-Feature Leakage Audit</w:t>
      </w:r>
    </w:p>
    <w:p w:rsidR="00000000" w:rsidDel="00000000" w:rsidP="00000000" w:rsidRDefault="00000000" w:rsidRPr="00000000" w14:paraId="00000BE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w:t>
      </w:r>
      <w:r>
        <w:rPr>
          <w:b w:val="0"/>
          <w:bCs w:val="0"/>
          <w:sz w:val="22"/>
          <w:szCs w:val="22"/>
          <w:highlight w:val="yellow"/>
          <w:rtl w:val="0"/>
        </w:rPr>
        <w:t xml:space="preserve">on 15 October</w:t>
      </w:r>
      <w:r>
        <w:rPr>
          <w:b w:val="0"/>
          <w:bCs w:val="0"/>
          <w:sz w:val="22"/>
          <w:szCs w:val="22"/>
          <w:rtl w:val="0"/>
        </w:rPr>
        <w:t xml:space="preserve">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Pr>
          <w:b w:val="0"/>
          <w:bCs w:val="0"/>
          <w:i w:val="1"/>
          <w:iCs w:val="1"/>
          <w:sz w:val="22"/>
          <w:szCs w:val="22"/>
          <w:rtl w:val="0"/>
        </w:rPr>
        <w:t xml:space="preserve">Table 4.21</w:t>
      </w:r>
      <w:r>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BEF">
      <w:pPr>
        <w:pStyle w:val="Heading6"/>
        <w:keepNext w:val="0"/>
        <w:keepLines w:val="0"/>
        <w:shd w:fill="ffffff" w:val="clear"/>
        <w:spacing w:after="0" w:before="200" w:line="348.00000000000006" w:lineRule="auto"/>
        <w:rPr>
          <w:b w:val="1"/>
          <w:bCs w:val="1"/>
          <w:i w:val="0"/>
          <w:iCs w:val="0"/>
          <w:color w:val="000000"/>
          <w:highlight w:val="cyan"/>
        </w:rPr>
      </w:pPr>
      <w:bookmarkStart w:colFirst="0" w:colLast="0" w:name="_dool8b3qcu6g" w:id="263"/>
      <w:bookmarkEnd w:id="263"/>
      <w:r>
        <w:rPr>
          <w:b w:val="1"/>
          <w:bCs w:val="1"/>
          <w:i w:val="0"/>
          <w:iCs w:val="0"/>
          <w:color w:val="000000"/>
          <w:rtl w:val="0"/>
        </w:rPr>
        <w:t xml:space="preserve">Table 4.21 Single-Feature Threshold Accuracy per Analysed Run </w:t>
      </w:r>
      <w:r>
        <w:rPr>
          <w:b w:val="1"/>
          <w:bCs w:val="1"/>
          <w:i w:val="0"/>
          <w:iCs w:val="0"/>
          <w:color w:val="000000"/>
          <w:highlight w:val="cyan"/>
          <w:rtl w:val="0"/>
        </w:rPr>
        <w:t xml:space="preserve">(provisional, 34 runs)</w:t>
      </w:r>
    </w:p>
    <w:tbl>
      <w:tblPr>
        <w:tblStyle w:val="Table6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25"/>
        <w:gridCol w:w="2250"/>
        <w:gridCol w:w="1980"/>
        <w:tblGridChange w:id="0">
          <w:tblGrid>
            <w:gridCol w:w="2910"/>
            <w:gridCol w:w="2025"/>
            <w:gridCol w:w="2250"/>
            <w:gridCol w:w="19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Runs at 0.95 or more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Pr>
                <w:b w:val="0"/>
                <w:bCs w:val="0"/>
                <w:sz w:val="22"/>
                <w:szCs w:val="22"/>
                <w:rtl w:val="0"/>
              </w:rPr>
              <w:t xml:space="preserve">0</w:t>
            </w:r>
          </w:p>
        </w:tc>
      </w:tr>
    </w:tbl>
    <w:p w:rsidR="00000000" w:rsidDel="00000000" w:rsidP="00000000" w:rsidRDefault="00000000" w:rsidRPr="00000000" w14:paraId="00000C10">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11">
      <w:pPr>
        <w:pStyle w:val="Heading4"/>
        <w:keepNext w:val="0"/>
        <w:keepLines w:val="0"/>
        <w:shd w:fill="auto" w:val="clear"/>
        <w:spacing w:after="40" w:before="240" w:line="276" w:lineRule="auto"/>
        <w:ind w:left="2340" w:hanging="1160"/>
        <w:rPr/>
      </w:pPr>
      <w:bookmarkStart w:colFirst="0" w:colLast="0" w:name="_lerktebhssv8" w:id="264"/>
      <w:bookmarkEnd w:id="264"/>
      <w:r>
        <w:rPr>
          <w:b w:val="0"/>
          <w:bCs w:val="0"/>
          <w:rtl w:val="0"/>
        </w:rPr>
        <w:t xml:space="preserve"> </w:t>
      </w:r>
      <w:r>
        <w:rPr>
          <w:highlight w:val="green"/>
          <w:rtl w:val="0"/>
        </w:rPr>
        <w:t xml:space="preserve">4.2.7.4.</w:t>
      </w:r>
      <w:r>
        <w:rPr>
          <w:b w:val="0"/>
          <w:bCs w:val="0"/>
          <w:rtl w:val="0"/>
        </w:rPr>
        <w:t xml:space="preserve">          </w:t>
      </w:r>
      <w:r>
        <w:rPr>
          <w:rtl w:val="0"/>
        </w:rPr>
        <w:t xml:space="preserve">Predictions Tested and Not Observed</w:t>
      </w:r>
    </w:p>
    <w:p w:rsidR="00000000" w:rsidDel="00000000" w:rsidP="00000000" w:rsidRDefault="00000000" w:rsidRPr="00000000" w14:paraId="00000C1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Table 3.4 predicted more victim retransmissions under the blackhole, and Table 3.5 predicted a distorted topology under the wormhole. Neither was observed. </w:t>
      </w:r>
      <w:r>
        <w:rPr>
          <w:b w:val="0"/>
          <w:bCs w:val="0"/>
          <w:sz w:val="22"/>
          <w:szCs w:val="22"/>
          <w:highlight w:val="green"/>
          <w:rtl w:val="0"/>
        </w:rPr>
        <w:t xml:space="preserve">The independent sniffer shows no consistent rise in victim MAC retransmissions: 22 runs had sniffer coverage, and victim MacRetryRate rose during the attack in 8 and did not rise in 14, as expected when the attacker still acknowledges every frame at the link layer (Section 3.3.1.2). The application counters (D-15) agree, since victim retry counts did not change across the attack window in any of the 34 runs analysed. [PENDING: recompute the sniffer count once the sniffer captures are merged into the analysis tables again; the latest re-analysis kept MacRetryRate in only 3 runs.]</w:t>
      </w:r>
      <w:r>
        <w:rPr>
          <w:b w:val="0"/>
          <w:bCs w:val="0"/>
          <w:sz w:val="22"/>
          <w:szCs w:val="22"/>
          <w:rtl w:val="0"/>
        </w:rPr>
        <w:t xml:space="preserve">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13">
      <w:pPr>
        <w:pStyle w:val="Heading4"/>
        <w:keepNext w:val="0"/>
        <w:keepLines w:val="0"/>
        <w:shd w:fill="auto" w:val="clear"/>
        <w:spacing w:after="40" w:before="240" w:line="276" w:lineRule="auto"/>
        <w:ind w:left="2340" w:hanging="1160"/>
        <w:rPr/>
      </w:pPr>
      <w:bookmarkStart w:colFirst="0" w:colLast="0" w:name="_12n58becjpht" w:id="265"/>
      <w:bookmarkEnd w:id="265"/>
      <w:r>
        <w:rPr>
          <w:b w:val="0"/>
          <w:bCs w:val="0"/>
          <w:rtl w:val="0"/>
        </w:rPr>
        <w:t xml:space="preserve"> </w:t>
      </w:r>
      <w:r>
        <w:rPr>
          <w:highlight w:val="green"/>
          <w:rtl w:val="0"/>
        </w:rPr>
        <w:t xml:space="preserve">4.2.7.5.</w:t>
      </w:r>
      <w:r>
        <w:rPr>
          <w:b w:val="0"/>
          <w:bCs w:val="0"/>
          <w:rtl w:val="0"/>
        </w:rPr>
        <w:t xml:space="preserve">          </w:t>
      </w:r>
      <w:r>
        <w:rPr>
          <w:rtl w:val="0"/>
        </w:rPr>
        <w:t xml:space="preserve">Limits</w:t>
      </w:r>
    </w:p>
    <w:p w:rsidR="00000000" w:rsidDel="00000000" w:rsidP="00000000" w:rsidRDefault="00000000" w:rsidRPr="00000000" w14:paraId="00000C14">
      <w:pPr>
        <w:pStyle w:val="Heading3"/>
        <w:keepNext w:val="0"/>
        <w:keepLines w:val="0"/>
        <w:spacing w:before="0" w:lineRule="auto"/>
        <w:ind w:left="0" w:firstLine="0"/>
        <w:rPr>
          <w:b w:val="0"/>
          <w:bCs w:val="0"/>
          <w:sz w:val="22"/>
          <w:szCs w:val="22"/>
        </w:rPr>
      </w:pPr>
      <w:bookmarkStart w:colFirst="0" w:colLast="0" w:name="_xae0nj2g3ryc" w:id="219"/>
      <w:bookmarkEnd w:id="219"/>
      <w:del w:id="9100002" w:author="Claude" w:date="2026-10-20T13:40:00Z">
        <w:r>
          <w:rPr>
            <w:b w:val="0"/>
            <w:bCs w:val="0"/>
            <w:sz w:val="22"/>
            <w:szCs w:val="22"/>
            <w:rtl w:val="0"/>
          </w:rPr>
          <w:delText xml:space="preserve">With seven boards at the highload scenario the mesh does not recover during cooldown, even in a run without an attack. </w:delText>
        </w:r>
      </w:del>
      <w:r>
        <w:rPr>
          <w:b w:val="0"/>
          <w:bCs w:val="0"/>
          <w:sz w:val="22"/>
          <w:szCs w:val="22"/>
          <w:rtl w:val="0"/>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w:t>
      </w:r>
      <w:r>
        <w:rPr>
          <w:b w:val="0"/>
          <w:bCs w:val="0"/>
          <w:sz w:val="22"/>
          <w:szCs w:val="22"/>
          <w:highlight w:val="green"/>
          <w:rtl w:val="0"/>
        </w:rPr>
        <w:t xml:space="preserve">during the labelled phases </w:t>
      </w:r>
      <w:r>
        <w:rPr>
          <w:b w:val="0"/>
          <w:bCs w:val="0"/>
          <w:sz w:val="22"/>
          <w:szCs w:val="22"/>
          <w:rtl w:val="0"/>
        </w:rPr>
        <w:t xml:space="preserve">(Section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15">
      <w:pPr>
        <w:pStyle w:val="Heading4"/>
        <w:keepNext w:val="0"/>
        <w:keepLines w:val="0"/>
        <w:shd w:fill="auto" w:val="clear"/>
        <w:spacing w:after="40" w:before="240" w:line="276" w:lineRule="auto"/>
        <w:ind w:left="2340" w:hanging="1160"/>
        <w:rPr/>
      </w:pPr>
      <w:bookmarkStart w:colFirst="0" w:colLast="0" w:name="_qm7b69kp8npa" w:id="266"/>
      <w:bookmarkEnd w:id="266"/>
      <w:r>
        <w:rPr>
          <w:b w:val="0"/>
          <w:bCs w:val="0"/>
          <w:rtl w:val="0"/>
        </w:rPr>
        <w:t xml:space="preserve"> </w:t>
      </w:r>
      <w:r>
        <w:rPr>
          <w:highlight w:val="green"/>
          <w:rtl w:val="0"/>
        </w:rPr>
        <w:t xml:space="preserve">4.2.7.6.</w:t>
      </w:r>
      <w:r>
        <w:rPr>
          <w:b w:val="0"/>
          <w:bCs w:val="0"/>
          <w:rtl w:val="0"/>
        </w:rPr>
        <w:t xml:space="preserve">          </w:t>
      </w:r>
      <w:r>
        <w:rPr>
          <w:rtl w:val="0"/>
        </w:rPr>
        <w:t xml:space="preserve">Reference Exhibits from the Validation Papers</w:t>
      </w:r>
    </w:p>
    <w:p w:rsidR="00000000" w:rsidDel="00000000" w:rsidP="00000000" w:rsidRDefault="00000000" w:rsidRPr="00000000" w14:paraId="00000C16">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rtl w:val="0"/>
        </w:rPr>
        <w:t xml:space="preserve">The exhibits below are the published results that our measurements are compared against. Each is cropped from the cited paper and carries an adapted-from line. </w:t>
      </w:r>
      <w:r>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17">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Airehrour et al. [70] ran a blackhole attack on a testbed that the paper lists as 14 motes, and </w:t>
      </w:r>
      <w:r>
        <w:rPr>
          <w:b w:val="0"/>
          <w:bCs w:val="0"/>
          <w:i w:val="1"/>
          <w:iCs w:val="1"/>
          <w:sz w:val="22"/>
          <w:szCs w:val="22"/>
          <w:rtl w:val="0"/>
        </w:rPr>
        <w:t xml:space="preserve">Table 4.22</w:t>
      </w:r>
      <w:r>
        <w:rPr>
          <w:b w:val="0"/>
          <w:bCs w:val="0"/>
          <w:sz w:val="22"/>
          <w:szCs w:val="22"/>
          <w:rtl w:val="0"/>
        </w:rPr>
        <w:t xml:space="preserve"> lists their setup.</w:t>
      </w:r>
    </w:p>
    <w:p w:rsidR="00000000" w:rsidDel="00000000" w:rsidP="00000000" w:rsidRDefault="00000000" w:rsidRPr="00000000" w14:paraId="00000C18">
      <w:pPr>
        <w:pStyle w:val="Heading6"/>
        <w:keepNext w:val="0"/>
        <w:keepLines w:val="0"/>
        <w:shd w:fill="ffffff" w:val="clear"/>
        <w:spacing w:after="0" w:before="200" w:line="348.00000000000006" w:lineRule="auto"/>
        <w:rPr>
          <w:b w:val="1"/>
          <w:bCs w:val="1"/>
          <w:i w:val="0"/>
          <w:iCs w:val="0"/>
          <w:color w:val="000000"/>
        </w:rPr>
      </w:pPr>
      <w:bookmarkStart w:colFirst="0" w:colLast="0" w:name="_m7r832o1rd2z" w:id="267"/>
      <w:bookmarkEnd w:id="267"/>
      <w:r>
        <w:rPr>
          <w:b w:val="1"/>
          <w:bCs w:val="1"/>
          <w:i w:val="0"/>
          <w:iCs w:val="0"/>
          <w:color w:val="000000"/>
          <w:rtl w:val="0"/>
        </w:rPr>
        <w:t xml:space="preserve">Table 4.22 Testbed Parameters. Adapted from Airehrour et al. [70, Table 2]</w:t>
      </w:r>
    </w:p>
    <w:p w:rsidR="00000000" w:rsidDel="00000000" w:rsidP="00000000" w:rsidRDefault="00000000" w:rsidRPr="00000000" w14:paraId="00000C1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testbed parameters table of Airehrour et al.]</w:t>
      </w:r>
    </w:p>
    <w:p w:rsidR="00000000" w:rsidDel="00000000" w:rsidP="00000000" w:rsidRDefault="00000000" w:rsidRPr="00000000" w14:paraId="00000C1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1B">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packet loss under blackhole attacks]</w:t>
      </w:r>
    </w:p>
    <w:p w:rsidR="00000000" w:rsidDel="00000000" w:rsidP="00000000" w:rsidRDefault="00000000" w:rsidRPr="00000000" w14:paraId="00000C1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e0atkwjwv4q" w:id="268"/>
      <w:bookmarkEnd w:id="268"/>
      <w:r>
        <w:rPr>
          <w:b w:val="1"/>
          <w:bCs w:val="1"/>
          <w:i w:val="0"/>
          <w:iCs w:val="0"/>
          <w:color w:val="000000"/>
          <w:rtl w:val="0"/>
        </w:rPr>
        <w:t xml:space="preserve">Figure 4.48 Packet Loss under Blackhole Attacks. Adapted from Airehrour et al. [70, Figure 10]</w:t>
      </w:r>
    </w:p>
    <w:p w:rsidR="00000000" w:rsidDel="00000000" w:rsidP="00000000" w:rsidRDefault="00000000" w:rsidRPr="00000000" w14:paraId="00000C1D">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1E">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rank changes per mote]</w:t>
      </w:r>
    </w:p>
    <w:p w:rsidR="00000000" w:rsidDel="00000000" w:rsidP="00000000" w:rsidRDefault="00000000" w:rsidRPr="00000000" w14:paraId="00000C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ixd93i7qya3" w:id="269"/>
      <w:bookmarkEnd w:id="269"/>
      <w:r>
        <w:rPr>
          <w:b w:val="1"/>
          <w:bCs w:val="1"/>
          <w:i w:val="0"/>
          <w:iCs w:val="0"/>
          <w:color w:val="000000"/>
          <w:rtl w:val="0"/>
        </w:rPr>
        <w:t xml:space="preserve">Figure 4.49 Frequency of Mote Rank Changes under Blackhole Attacks. Adapted from Airehrour et al. [70, Figure 8]</w:t>
      </w:r>
    </w:p>
    <w:p w:rsidR="00000000" w:rsidDel="00000000" w:rsidP="00000000" w:rsidRDefault="00000000" w:rsidRPr="00000000" w14:paraId="00000C2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Throughput per mote is shown in </w:t>
      </w:r>
      <w:r>
        <w:rPr>
          <w:b w:val="0"/>
          <w:bCs w:val="0"/>
          <w:i w:val="1"/>
          <w:iCs w:val="1"/>
          <w:sz w:val="22"/>
          <w:szCs w:val="22"/>
          <w:rtl w:val="0"/>
        </w:rPr>
        <w:t xml:space="preserve">Figure 4.50</w:t>
      </w:r>
      <w:r>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21">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throughput measurement]</w:t>
      </w:r>
    </w:p>
    <w:p w:rsidR="00000000" w:rsidDel="00000000" w:rsidP="00000000" w:rsidRDefault="00000000" w:rsidRPr="00000000" w14:paraId="00000C2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vsxn371605" w:id="270"/>
      <w:bookmarkEnd w:id="270"/>
      <w:r>
        <w:rPr>
          <w:b w:val="1"/>
          <w:bCs w:val="1"/>
          <w:i w:val="0"/>
          <w:iCs w:val="0"/>
          <w:color w:val="000000"/>
          <w:rtl w:val="0"/>
        </w:rPr>
        <w:t xml:space="preserve">Figure 4.50 Throughput under Blackhole Attacks. Adapted from Airehrour et al. [70, Figure 9]</w:t>
      </w:r>
    </w:p>
    <w:p w:rsidR="00000000" w:rsidDel="00000000" w:rsidP="00000000" w:rsidRDefault="00000000" w:rsidRPr="00000000" w14:paraId="00000C2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Table 4.23</w:t>
      </w:r>
      <w:r>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24">
      <w:pPr>
        <w:pStyle w:val="Heading6"/>
        <w:keepNext w:val="0"/>
        <w:keepLines w:val="0"/>
        <w:shd w:fill="ffffff" w:val="clear"/>
        <w:spacing w:after="0" w:before="200" w:line="348.00000000000006" w:lineRule="auto"/>
        <w:rPr>
          <w:b w:val="1"/>
          <w:bCs w:val="1"/>
          <w:i w:val="0"/>
          <w:iCs w:val="0"/>
          <w:color w:val="000000"/>
        </w:rPr>
      </w:pPr>
      <w:bookmarkStart w:colFirst="0" w:colLast="0" w:name="_w882ro27z8wo" w:id="271"/>
      <w:bookmarkEnd w:id="271"/>
      <w:r>
        <w:rPr>
          <w:b w:val="1"/>
          <w:bCs w:val="1"/>
          <w:i w:val="0"/>
          <w:iCs w:val="0"/>
          <w:color w:val="000000"/>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95"/>
        <w:gridCol w:w="2370"/>
        <w:gridCol w:w="2475"/>
        <w:tblGridChange w:id="0">
          <w:tblGrid>
            <w:gridCol w:w="2040"/>
            <w:gridCol w:w="2295"/>
            <w:gridCol w:w="2370"/>
            <w:gridCol w:w="247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sz w:val="22"/>
                <w:szCs w:val="22"/>
              </w:rPr>
            </w:pPr>
            <w:bookmarkStart w:colFirst="0" w:colLast="0" w:name="_xae0nj2g3ryc" w:id="219"/>
            <w:bookmarkEnd w:id="219"/>
            <w:r>
              <w:rPr>
                <w:sz w:val="22"/>
                <w:szCs w:val="22"/>
                <w:rtl w:val="0"/>
              </w:rPr>
              <w:t xml:space="preserve">Reading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100% (PDR of all six victims 1.000 to 0.000,</w:t>
            </w:r>
            <w:r>
              <w:rPr>
                <w:b w:val="0"/>
                <w:bCs w:val="0"/>
                <w:sz w:val="22"/>
                <w:szCs w:val="22"/>
                <w:rtl w:val="0"/>
              </w:rPr>
              <w:t xml:space="preserve"> G402 linear stationary)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Above the published range, because every probe routed through the attacker is lost and no defence is in place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PDR 1.000 in the G402 baseline and </w:t>
            </w:r>
            <w:r>
              <w:rPr>
                <w:b w:val="0"/>
                <w:bCs w:val="0"/>
                <w:sz w:val="22"/>
                <w:szCs w:val="22"/>
                <w:highlight w:val="green"/>
                <w:rtl w:val="0"/>
              </w:rPr>
              <w:t xml:space="preserve">0.998 on average over the victims of all campus blackhole runs</w:t>
            </w:r>
            <w:r>
              <w:rPr>
                <w:b w:val="0"/>
                <w:bCs w:val="0"/>
                <w:sz w:val="22"/>
                <w:szCs w:val="22"/>
                <w:highlight w:val="yellow"/>
                <w:rtl w:val="0"/>
              </w:rPr>
              <w:t xml:space="preserve"> (one-second windows)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0">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green"/>
                <w:rtl w:val="0"/>
              </w:rPr>
              <w:t xml:space="preserve">At or above the benchmark. Their delivery figure comes from a stability test that sent every 60 s over five days, and ours is measured in one-second windows, so the two agree in direction and are not claimed equal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1">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2">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3">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4">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Does not match. Explained by the attack design, because forwarding suppression does not change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5">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6">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7">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highlight w:val="yellow"/>
                <w:rtl w:val="0"/>
              </w:rPr>
              <w:t xml:space="preserve">8</w:t>
            </w:r>
            <w:r>
              <w:rPr>
                <w:b w:val="0"/>
                <w:bCs w:val="0"/>
                <w:sz w:val="22"/>
                <w:szCs w:val="22"/>
                <w:rtl w:val="0"/>
              </w:rPr>
              <w:t xml:space="preserve"> boards, 1 attacker, three indoor sites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8">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Smaller, with a single attacker</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9">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Hop count 4 to </w:t>
            </w:r>
            <w:r>
              <w:rPr>
                <w:b w:val="0"/>
                <w:bCs w:val="0"/>
                <w:sz w:val="22"/>
                <w:szCs w:val="22"/>
                <w:highlight w:val="green"/>
                <w:rtl w:val="0"/>
              </w:rPr>
              <w:t xml:space="preserve">3; average delay up about 40% and false readings in over 30% of cases (abstract); delay 120 to 200 ms and 20 to 30% of data modified (Table 7, route-change row)</w:t>
            </w:r>
            <w:r>
              <w:rPr>
                <w:b w:val="0"/>
                <w:bCs w:val="0"/>
                <w:sz w:val="22"/>
                <w:szCs w:val="22"/>
                <w:rtl w:val="0"/>
              </w:rPr>
              <w:t xml:space="preserve"> [71]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B">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pStyle w:val="Heading3"/>
              <w:keepNext w:val="0"/>
              <w:keepLines w:val="0"/>
              <w:spacing w:before="0" w:lineRule="auto"/>
              <w:ind w:left="-160" w:firstLine="0"/>
              <w:jc w:val="left"/>
              <w:rPr>
                <w:b w:val="0"/>
                <w:bCs w:val="0"/>
                <w:sz w:val="22"/>
                <w:szCs w:val="22"/>
              </w:rPr>
            </w:pPr>
            <w:bookmarkStart w:colFirst="0" w:colLast="0" w:name="_xae0nj2g3ryc" w:id="219"/>
            <w:bookmarkEnd w:id="219"/>
            <w:r>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3D">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Pr>
          <w:b w:val="0"/>
          <w:bCs w:val="0"/>
          <w:sz w:val="22"/>
          <w:szCs w:val="22"/>
          <w:rtl w:val="0"/>
        </w:rPr>
        <w:t xml:space="preserve"> </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Khan et al. [22] measured a healthy ESP-WIFI-MESH network with the same ESP32 platform. </w:t>
      </w:r>
      <w:r>
        <w:rPr>
          <w:b w:val="0"/>
          <w:bCs w:val="0"/>
          <w:sz w:val="22"/>
          <w:szCs w:val="22"/>
          <w:highlight w:val="green"/>
          <w:rtl w:val="0"/>
        </w:rPr>
        <w:t xml:space="preserve">Their sensor readings were taken every 2 minutes, and their delivery figures come from a stability test that sent every 60 s over five days. They</w:t>
      </w:r>
      <w:r>
        <w:rPr>
          <w:b w:val="0"/>
          <w:bCs w:val="0"/>
          <w:sz w:val="22"/>
          <w:szCs w:val="22"/>
          <w:rtl w:val="0"/>
        </w:rPr>
        <w:t xml:space="preserve"> report </w:t>
      </w:r>
      <w:r>
        <w:rPr>
          <w:b w:val="0"/>
          <w:bCs w:val="0"/>
          <w:i w:val="1"/>
          <w:iCs w:val="1"/>
          <w:sz w:val="22"/>
          <w:szCs w:val="22"/>
          <w:rtl w:val="0"/>
        </w:rPr>
        <w:t xml:space="preserve">Figure 4.51</w:t>
      </w:r>
      <w:r>
        <w:rPr>
          <w:b w:val="0"/>
          <w:bCs w:val="0"/>
          <w:sz w:val="22"/>
          <w:szCs w:val="22"/>
          <w:rtl w:val="0"/>
        </w:rPr>
        <w:t xml:space="preserve"> and </w:t>
      </w:r>
      <w:r>
        <w:rPr>
          <w:b w:val="0"/>
          <w:bCs w:val="0"/>
          <w:i w:val="1"/>
          <w:iCs w:val="1"/>
          <w:sz w:val="22"/>
          <w:szCs w:val="22"/>
          <w:rtl w:val="0"/>
        </w:rPr>
        <w:t xml:space="preserve">Table 4.24</w:t>
      </w:r>
      <w:r>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3F">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n822fdsvghja" w:id="272"/>
      <w:bookmarkEnd w:id="272"/>
      <w:r>
        <w:rPr>
          <w:b w:val="1"/>
          <w:bCs w:val="1"/>
          <w:i w:val="0"/>
          <w:iCs w:val="0"/>
          <w:color w:val="000000"/>
          <w:rtl w:val="0"/>
        </w:rPr>
        <w:t xml:space="preserve">Figure 4.51 Received Packet Delivery, Packet Loss and Package Fault Rate per Node. Adapted from Khan et al. [22, Figure 20]</w:t>
      </w:r>
    </w:p>
    <w:p w:rsidR="00000000" w:rsidDel="00000000" w:rsidP="00000000" w:rsidRDefault="00000000" w:rsidRPr="00000000" w14:paraId="00000C41">
      <w:pPr>
        <w:pStyle w:val="Heading6"/>
        <w:keepNext w:val="0"/>
        <w:keepLines w:val="0"/>
        <w:shd w:fill="ffffff" w:val="clear"/>
        <w:spacing w:after="0" w:before="200" w:line="348.00000000000006" w:lineRule="auto"/>
        <w:rPr>
          <w:b w:val="1"/>
          <w:bCs w:val="1"/>
          <w:i w:val="0"/>
          <w:iCs w:val="0"/>
          <w:color w:val="000000"/>
        </w:rPr>
      </w:pPr>
      <w:bookmarkStart w:colFirst="0" w:colLast="0" w:name="_cpow4uruhdpr" w:id="273"/>
      <w:bookmarkEnd w:id="273"/>
      <w:r>
        <w:rPr>
          <w:b w:val="1"/>
          <w:bCs w:val="1"/>
          <w:i w:val="0"/>
          <w:iCs w:val="0"/>
          <w:color w:val="000000"/>
          <w:rtl w:val="0"/>
        </w:rPr>
        <w:t xml:space="preserve">Table 4.24 Network Performance. Adapted from Khan et al. [22, Table 6]</w:t>
      </w:r>
    </w:p>
    <w:p w:rsidR="00000000" w:rsidDel="00000000" w:rsidP="00000000" w:rsidRDefault="00000000" w:rsidRPr="00000000" w14:paraId="00000C42">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Khan et al. network performance table]</w:t>
      </w:r>
    </w:p>
    <w:p w:rsidR="00000000" w:rsidDel="00000000" w:rsidP="00000000" w:rsidRDefault="00000000" w:rsidRPr="00000000" w14:paraId="00000C4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Zhukabayeva et al. [71] attacked a wireless sensor network with a wormhole and report how the route changed. </w:t>
      </w:r>
      <w:r>
        <w:rPr>
          <w:b w:val="0"/>
          <w:bCs w:val="0"/>
          <w:i w:val="1"/>
          <w:iCs w:val="1"/>
          <w:sz w:val="22"/>
          <w:szCs w:val="22"/>
          <w:rtl w:val="0"/>
        </w:rPr>
        <w:t xml:space="preserve">Figure 4.52</w:t>
      </w:r>
      <w:r>
        <w:rPr>
          <w:b w:val="0"/>
          <w:bCs w:val="0"/>
          <w:sz w:val="22"/>
          <w:szCs w:val="22"/>
          <w:rtl w:val="0"/>
        </w:rPr>
        <w:t xml:space="preserve"> shows the hop count between the two ends and </w:t>
      </w:r>
      <w:r>
        <w:rPr>
          <w:b w:val="0"/>
          <w:bCs w:val="0"/>
          <w:i w:val="1"/>
          <w:iCs w:val="1"/>
          <w:sz w:val="22"/>
          <w:szCs w:val="22"/>
          <w:rtl w:val="0"/>
        </w:rPr>
        <w:t xml:space="preserve">Table 4.25</w:t>
      </w:r>
      <w:r>
        <w:rPr>
          <w:b w:val="0"/>
          <w:bCs w:val="0"/>
          <w:sz w:val="22"/>
          <w:szCs w:val="22"/>
          <w:rtl w:val="0"/>
        </w:rPr>
        <w:t xml:space="preserve"> lists the measured changes. Hop count fell from four to </w:t>
      </w:r>
      <w:r>
        <w:rPr>
          <w:b w:val="0"/>
          <w:bCs w:val="0"/>
          <w:sz w:val="22"/>
          <w:szCs w:val="22"/>
          <w:highlight w:val="green"/>
          <w:rtl w:val="0"/>
        </w:rPr>
        <w:t xml:space="preserve">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rsidR="00000000" w:rsidDel="00000000" w:rsidP="00000000" w:rsidRDefault="00000000" w:rsidRPr="00000000" w14:paraId="00000C44">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4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9kpjya36q4f8" w:id="274"/>
      <w:bookmarkEnd w:id="274"/>
      <w:r>
        <w:rPr>
          <w:b w:val="1"/>
          <w:bCs w:val="1"/>
          <w:i w:val="0"/>
          <w:iCs w:val="0"/>
          <w:color w:val="000000"/>
          <w:rtl w:val="0"/>
        </w:rPr>
        <w:t xml:space="preserve">Figure 4.52 Hop Count under the Wormhole Attack. Adapted from Zhukabayeva et al. [71, Figure 4]</w:t>
      </w:r>
    </w:p>
    <w:p w:rsidR="00000000" w:rsidDel="00000000" w:rsidP="00000000" w:rsidRDefault="00000000" w:rsidRPr="00000000" w14:paraId="00000C46">
      <w:pPr>
        <w:pStyle w:val="Heading6"/>
        <w:keepNext w:val="0"/>
        <w:keepLines w:val="0"/>
        <w:shd w:fill="ffffff" w:val="clear"/>
        <w:spacing w:after="0" w:before="200" w:line="348.00000000000006" w:lineRule="auto"/>
        <w:rPr>
          <w:b w:val="1"/>
          <w:bCs w:val="1"/>
          <w:i w:val="0"/>
          <w:iCs w:val="0"/>
          <w:color w:val="000000"/>
        </w:rPr>
      </w:pPr>
      <w:bookmarkStart w:colFirst="0" w:colLast="0" w:name="_yqdp109nwue7" w:id="275"/>
      <w:bookmarkEnd w:id="275"/>
      <w:r>
        <w:rPr>
          <w:b w:val="1"/>
          <w:bCs w:val="1"/>
          <w:i w:val="0"/>
          <w:iCs w:val="0"/>
          <w:color w:val="000000"/>
          <w:rtl w:val="0"/>
        </w:rPr>
        <w:t xml:space="preserve">Table 4.25 Changes in Network Parameters under a Wormhole Attack. Adapted from Zhukabayeva et al. [71, Table </w:t>
      </w:r>
      <w:r>
        <w:rPr>
          <w:b w:val="1"/>
          <w:bCs w:val="1"/>
          <w:i w:val="0"/>
          <w:iCs w:val="0"/>
          <w:color w:val="000000"/>
          <w:highlight w:val="green"/>
          <w:rtl w:val="0"/>
        </w:rPr>
        <w:t xml:space="preserve">7, route-change row]</w:t>
      </w:r>
    </w:p>
    <w:p w:rsidR="00000000" w:rsidDel="00000000" w:rsidP="00000000" w:rsidRDefault="00000000" w:rsidRPr="00000000" w14:paraId="00000C4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4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i w:val="1"/>
          <w:iCs w:val="1"/>
          <w:sz w:val="22"/>
          <w:szCs w:val="22"/>
          <w:rtl w:val="0"/>
        </w:rPr>
        <w:t xml:space="preserve">Figure 4.53</w:t>
      </w:r>
      <w:r>
        <w:rPr>
          <w:b w:val="0"/>
          <w:bCs w:val="0"/>
          <w:sz w:val="22"/>
          <w:szCs w:val="22"/>
          <w:rtl w:val="0"/>
        </w:rPr>
        <w:t xml:space="preserve"> compares the same network before and after the attack.</w:t>
      </w:r>
    </w:p>
    <w:p w:rsidR="00000000" w:rsidDel="00000000" w:rsidP="00000000" w:rsidRDefault="00000000" w:rsidRPr="00000000" w14:paraId="00000C4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4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7iyxy8ujdaw" w:id="276"/>
      <w:bookmarkEnd w:id="276"/>
      <w:r>
        <w:rPr>
          <w:b w:val="1"/>
          <w:bCs w:val="1"/>
          <w:i w:val="0"/>
          <w:iCs w:val="0"/>
          <w:color w:val="000000"/>
          <w:rtl w:val="0"/>
        </w:rPr>
        <w:t xml:space="preserve">Figure 4.53 Network Behaviour before and after the Attack. Adapted from Zhukabayeva et al. [71, Figure 19]</w:t>
      </w:r>
    </w:p>
    <w:p w:rsidR="00000000" w:rsidDel="00000000" w:rsidP="00000000" w:rsidRDefault="00000000" w:rsidRPr="00000000" w14:paraId="00000C4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Ramírez Gómez et al. [72] implemented a wormhole on a ZigBee network of XBee S2C devices, using a single malicious node. </w:t>
      </w:r>
      <w:r>
        <w:rPr>
          <w:b w:val="0"/>
          <w:bCs w:val="0"/>
          <w:i w:val="1"/>
          <w:iCs w:val="1"/>
          <w:sz w:val="22"/>
          <w:szCs w:val="22"/>
          <w:rtl w:val="0"/>
        </w:rPr>
        <w:t xml:space="preserve">Figure 4.54</w:t>
      </w:r>
      <w:r>
        <w:rPr>
          <w:b w:val="0"/>
          <w:bCs w:val="0"/>
          <w:sz w:val="22"/>
          <w:szCs w:val="22"/>
          <w:rtl w:val="0"/>
        </w:rPr>
        <w:t xml:space="preserve"> shows their </w:t>
      </w:r>
      <w:r>
        <w:rPr>
          <w:b w:val="0"/>
          <w:bCs w:val="0"/>
          <w:sz w:val="22"/>
          <w:szCs w:val="22"/>
          <w:highlight w:val="green"/>
          <w:rtl w:val="0"/>
        </w:rPr>
        <w:t xml:space="preserve">diagram of the attack, and their test setups are in their Figures 7 and 8.</w:t>
      </w:r>
      <w:r>
        <w:rPr>
          <w:b w:val="0"/>
          <w:bCs w:val="0"/>
          <w:sz w:val="22"/>
          <w:szCs w:val="22"/>
          <w:rtl w:val="0"/>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4C">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Pr>
          <w:b w:val="0"/>
          <w:bCs w:val="0"/>
          <w:sz w:val="22"/>
          <w:szCs w:val="22"/>
          <w:highlight w:val="cyan"/>
          <w:rtl w:val="0"/>
        </w:rPr>
        <w:t xml:space="preserve">[Insert picture: Ramírez Gómez et al. wormhole attack setup]</w:t>
      </w:r>
    </w:p>
    <w:p w:rsidR="00000000" w:rsidDel="00000000" w:rsidP="00000000" w:rsidRDefault="00000000" w:rsidRPr="00000000" w14:paraId="00000C4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m1gul42pioti" w:id="277"/>
      <w:bookmarkEnd w:id="277"/>
      <w:r>
        <w:rPr>
          <w:b w:val="1"/>
          <w:bCs w:val="1"/>
          <w:i w:val="0"/>
          <w:iCs w:val="0"/>
          <w:color w:val="000000"/>
          <w:rtl w:val="0"/>
        </w:rPr>
        <w:t xml:space="preserve">Figure 4.54 Wormhole Attack </w:t>
      </w:r>
      <w:r>
        <w:rPr>
          <w:b w:val="1"/>
          <w:bCs w:val="1"/>
          <w:i w:val="0"/>
          <w:iCs w:val="0"/>
          <w:color w:val="000000"/>
          <w:highlight w:val="green"/>
          <w:rtl w:val="0"/>
        </w:rPr>
        <w:t xml:space="preserve">with a Malicious Node.</w:t>
      </w:r>
      <w:r>
        <w:rPr>
          <w:b w:val="1"/>
          <w:bCs w:val="1"/>
          <w:i w:val="0"/>
          <w:iCs w:val="0"/>
          <w:color w:val="000000"/>
          <w:rtl w:val="0"/>
        </w:rPr>
        <w:t xml:space="preserve"> Adapted from Ramírez Gómez et al. [72, Figure 2]</w:t>
      </w:r>
    </w:p>
    <w:p w:rsidR="00000000" w:rsidDel="00000000" w:rsidP="00000000" w:rsidRDefault="00000000" w:rsidRPr="00000000" w14:paraId="00000C4E">
      <w:pPr>
        <w:pStyle w:val="Heading2"/>
        <w:keepNext w:val="0"/>
        <w:keepLines w:val="0"/>
        <w:ind w:left="1800" w:hanging="900"/>
        <w:rPr>
          <w:sz w:val="22"/>
          <w:szCs w:val="22"/>
        </w:rPr>
      </w:pPr>
      <w:bookmarkStart w:colFirst="0" w:colLast="0" w:name="_6dg3sigbfa7" w:id="278"/>
      <w:bookmarkEnd w:id="278"/>
      <w:r>
        <w:rPr>
          <w:b w:val="0"/>
          <w:bCs w:val="0"/>
          <w:sz w:val="22"/>
          <w:szCs w:val="22"/>
          <w:rtl w:val="0"/>
        </w:rPr>
        <w:t xml:space="preserve"> </w:t>
      </w:r>
      <w:r>
        <w:rPr>
          <w:sz w:val="22"/>
          <w:szCs w:val="22"/>
          <w:highlight w:val="green"/>
          <w:rtl w:val="0"/>
        </w:rPr>
        <w:t xml:space="preserve">4.3.</w:t>
      </w:r>
      <w:r>
        <w:rPr>
          <w:b w:val="0"/>
          <w:bCs w:val="0"/>
          <w:sz w:val="22"/>
          <w:szCs w:val="22"/>
          <w:rtl w:val="0"/>
        </w:rPr>
        <w:t xml:space="preserve">          </w:t>
      </w:r>
      <w:r>
        <w:rPr>
          <w:sz w:val="22"/>
          <w:szCs w:val="22"/>
          <w:rtl w:val="0"/>
        </w:rPr>
        <w:t xml:space="preserve">Theoretical Analysis</w:t>
      </w:r>
    </w:p>
    <w:p w:rsidR="00000000" w:rsidDel="00000000" w:rsidP="00000000" w:rsidRDefault="00000000" w:rsidRPr="00000000" w14:paraId="00000C4F">
      <w:pPr>
        <w:pStyle w:val="Heading3"/>
        <w:keepNext w:val="0"/>
        <w:keepLines w:val="0"/>
        <w:spacing w:after="240"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50">
      <w:pPr>
        <w:pStyle w:val="Heading3"/>
        <w:keepNext w:val="0"/>
        <w:keepLines w:val="0"/>
        <w:spacing w:after="80" w:before="280" w:lineRule="auto"/>
        <w:ind w:firstLine="1080"/>
        <w:rPr>
          <w:sz w:val="22"/>
          <w:szCs w:val="22"/>
        </w:rPr>
      </w:pPr>
      <w:bookmarkStart w:colFirst="0" w:colLast="0" w:name="_1vc8mtyqjp1g" w:id="279"/>
      <w:bookmarkEnd w:id="279"/>
      <w:r>
        <w:rPr>
          <w:b w:val="0"/>
          <w:bCs w:val="0"/>
          <w:sz w:val="22"/>
          <w:szCs w:val="22"/>
          <w:rtl w:val="0"/>
        </w:rPr>
        <w:t xml:space="preserve">  </w:t>
      </w:r>
      <w:r>
        <w:rPr>
          <w:sz w:val="22"/>
          <w:szCs w:val="22"/>
          <w:highlight w:val="green"/>
          <w:rtl w:val="0"/>
        </w:rPr>
        <w:t xml:space="preserve">4.3.1.</w:t>
      </w:r>
      <w:r>
        <w:rPr>
          <w:b w:val="0"/>
          <w:bCs w:val="0"/>
          <w:sz w:val="22"/>
          <w:szCs w:val="22"/>
          <w:rtl w:val="0"/>
        </w:rPr>
        <w:t xml:space="preserve">          </w:t>
      </w:r>
      <w:r>
        <w:rPr>
          <w:sz w:val="22"/>
          <w:szCs w:val="22"/>
          <w:rtl w:val="0"/>
        </w:rPr>
        <w:t xml:space="preserve">Theoretical Justification of Selected Features</w:t>
      </w:r>
    </w:p>
    <w:p w:rsidR="00000000" w:rsidDel="00000000" w:rsidP="00000000" w:rsidRDefault="00000000" w:rsidRPr="00000000" w14:paraId="00000C5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52">
      <w:pPr>
        <w:pStyle w:val="Heading4"/>
        <w:keepNext w:val="0"/>
        <w:keepLines w:val="0"/>
        <w:shd w:fill="auto" w:val="clear"/>
        <w:spacing w:after="40" w:before="240" w:line="276" w:lineRule="auto"/>
        <w:ind w:left="2340" w:hanging="1160"/>
        <w:rPr/>
      </w:pPr>
      <w:bookmarkStart w:colFirst="0" w:colLast="0" w:name="_lglj1vot8sze" w:id="280"/>
      <w:bookmarkEnd w:id="280"/>
      <w:r>
        <w:rPr>
          <w:b w:val="0"/>
          <w:bCs w:val="0"/>
          <w:rtl w:val="0"/>
        </w:rPr>
        <w:t xml:space="preserve"> </w:t>
      </w:r>
      <w:r>
        <w:rPr>
          <w:highlight w:val="green"/>
          <w:rtl w:val="0"/>
        </w:rPr>
        <w:t xml:space="preserve">4.3.1.1.</w:t>
      </w:r>
      <w:r>
        <w:rPr>
          <w:b w:val="0"/>
          <w:bCs w:val="0"/>
          <w:rtl w:val="0"/>
        </w:rPr>
        <w:t xml:space="preserve">          </w:t>
      </w:r>
      <w:r>
        <w:rPr>
          <w:rtl w:val="0"/>
        </w:rPr>
        <w:t xml:space="preserve">Forwarding Behavior Features (Blackhole Theory)</w:t>
      </w:r>
    </w:p>
    <w:p w:rsidR="00000000" w:rsidDel="00000000" w:rsidP="00000000" w:rsidRDefault="00000000" w:rsidRPr="00000000" w14:paraId="00000C53">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54">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operationalize this invariant:</w:t>
      </w:r>
    </w:p>
    <w:p w:rsidR="00000000" w:rsidDel="00000000" w:rsidP="00000000" w:rsidRDefault="00000000" w:rsidRPr="00000000" w14:paraId="00000C5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Ratio</w:t>
      </w:r>
      <w:r>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56">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Ingress‑Egress Delta </w:t>
      </w:r>
      <w:r>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57">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Forwarding Consistency Score</w:t>
      </w:r>
      <w:r>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5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59">
      <w:pPr>
        <w:pStyle w:val="Heading4"/>
        <w:keepNext w:val="0"/>
        <w:keepLines w:val="0"/>
        <w:shd w:fill="auto" w:val="clear"/>
        <w:spacing w:after="40" w:before="240" w:line="276" w:lineRule="auto"/>
        <w:ind w:left="2340" w:hanging="1160"/>
        <w:rPr/>
      </w:pPr>
      <w:bookmarkStart w:colFirst="0" w:colLast="0" w:name="_4nb8dx5nmsgq" w:id="281"/>
      <w:bookmarkEnd w:id="281"/>
      <w:r>
        <w:rPr>
          <w:b w:val="0"/>
          <w:bCs w:val="0"/>
          <w:rtl w:val="0"/>
        </w:rPr>
        <w:t xml:space="preserve"> </w:t>
      </w:r>
      <w:r>
        <w:rPr>
          <w:highlight w:val="green"/>
          <w:rtl w:val="0"/>
        </w:rPr>
        <w:t xml:space="preserve">4.3.1.2.</w:t>
      </w:r>
      <w:r>
        <w:rPr>
          <w:b w:val="0"/>
          <w:bCs w:val="0"/>
          <w:rtl w:val="0"/>
        </w:rPr>
        <w:t xml:space="preserve">          </w:t>
      </w:r>
      <w:r>
        <w:rPr>
          <w:rtl w:val="0"/>
        </w:rPr>
        <w:t xml:space="preserve">Link Reliability Features (Indirect Propagation Theory)</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5B">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these second‑order effects:</w:t>
      </w:r>
    </w:p>
    <w:p w:rsidR="00000000" w:rsidDel="00000000" w:rsidP="00000000" w:rsidRDefault="00000000" w:rsidRPr="00000000" w14:paraId="00000C5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5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5F">
      <w:pPr>
        <w:pStyle w:val="Heading4"/>
        <w:keepNext w:val="0"/>
        <w:keepLines w:val="0"/>
        <w:shd w:fill="auto" w:val="clear"/>
        <w:spacing w:after="40" w:before="240" w:line="276" w:lineRule="auto"/>
        <w:ind w:left="2340" w:hanging="1160"/>
        <w:rPr/>
      </w:pPr>
      <w:bookmarkStart w:colFirst="0" w:colLast="0" w:name="_ichflggbp32p" w:id="282"/>
      <w:bookmarkEnd w:id="282"/>
      <w:r>
        <w:rPr>
          <w:b w:val="0"/>
          <w:bCs w:val="0"/>
          <w:rtl w:val="0"/>
        </w:rPr>
        <w:t xml:space="preserve"> </w:t>
      </w:r>
      <w:r>
        <w:rPr>
          <w:highlight w:val="green"/>
          <w:rtl w:val="0"/>
        </w:rPr>
        <w:t xml:space="preserve">4.3.1.3.</w:t>
      </w:r>
      <w:r>
        <w:rPr>
          <w:b w:val="0"/>
          <w:bCs w:val="0"/>
          <w:rtl w:val="0"/>
        </w:rPr>
        <w:t xml:space="preserve">          </w:t>
      </w:r>
      <w:r>
        <w:rPr>
          <w:rtl w:val="0"/>
        </w:rPr>
        <w:t xml:space="preserve">Topology Stability Features (Routing Adaptation Theory)</w:t>
      </w:r>
    </w:p>
    <w:p w:rsidR="00000000" w:rsidDel="00000000" w:rsidP="00000000" w:rsidRDefault="00000000" w:rsidRPr="00000000" w14:paraId="00000C6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61">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6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64">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Change Count captures fluctuations in hop count, reflecting nodes moving up or down in the routing hierarchy.</w:t>
      </w:r>
    </w:p>
    <w:p w:rsidR="00000000" w:rsidDel="00000000" w:rsidP="00000000" w:rsidRDefault="00000000" w:rsidRPr="00000000" w14:paraId="00000C65">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Hop Stability Duration quantifies the longest continuous period of stable topology and provides a complementary measure of instability intensity.</w:t>
      </w:r>
    </w:p>
    <w:p w:rsidR="00000000" w:rsidDel="00000000" w:rsidP="00000000" w:rsidRDefault="00000000" w:rsidRPr="00000000" w14:paraId="00000C6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67">
      <w:pPr>
        <w:pStyle w:val="Heading4"/>
        <w:keepNext w:val="0"/>
        <w:keepLines w:val="0"/>
        <w:shd w:fill="auto" w:val="clear"/>
        <w:spacing w:after="40" w:before="240" w:line="276" w:lineRule="auto"/>
        <w:ind w:left="2340" w:hanging="1160"/>
        <w:rPr/>
      </w:pPr>
      <w:bookmarkStart w:colFirst="0" w:colLast="0" w:name="_7gi52hexupbm" w:id="283"/>
      <w:bookmarkEnd w:id="283"/>
      <w:r>
        <w:rPr>
          <w:b w:val="0"/>
          <w:bCs w:val="0"/>
          <w:rtl w:val="0"/>
        </w:rPr>
        <w:t xml:space="preserve"> </w:t>
      </w:r>
      <w:r>
        <w:rPr>
          <w:highlight w:val="green"/>
          <w:rtl w:val="0"/>
        </w:rPr>
        <w:t xml:space="preserve">4.3.1.4.</w:t>
      </w:r>
      <w:r>
        <w:rPr>
          <w:b w:val="0"/>
          <w:bCs w:val="0"/>
          <w:rtl w:val="0"/>
        </w:rPr>
        <w:t xml:space="preserve">          </w:t>
      </w:r>
      <w:r>
        <w:rPr>
          <w:rtl w:val="0"/>
        </w:rPr>
        <w:t xml:space="preserve">Physical Layer Features (Signal Consistency Theory)</w:t>
      </w:r>
    </w:p>
    <w:p w:rsidR="00000000" w:rsidDel="00000000" w:rsidP="00000000" w:rsidRDefault="00000000" w:rsidRPr="00000000" w14:paraId="00000C68">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6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6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 following features capture this inconsistency:</w:t>
      </w:r>
    </w:p>
    <w:p w:rsidR="00000000" w:rsidDel="00000000" w:rsidP="00000000" w:rsidRDefault="00000000" w:rsidRPr="00000000" w14:paraId="00000C6B">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Mean</w:t>
      </w:r>
      <w:r>
        <w:rPr>
          <w:b w:val="0"/>
          <w:bCs w:val="0"/>
          <w:sz w:val="22"/>
          <w:szCs w:val="22"/>
          <w:rtl w:val="0"/>
        </w:rPr>
        <w:t xml:space="preserve"> provides the average signal strength, serving as a baseline for link quality.</w:t>
      </w:r>
    </w:p>
    <w:p w:rsidR="00000000" w:rsidDel="00000000" w:rsidP="00000000" w:rsidRDefault="00000000" w:rsidRPr="00000000" w14:paraId="00000C6C">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 Variance </w:t>
      </w:r>
      <w:r>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6D">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RSSI‑Hop Inconsistency</w:t>
      </w:r>
      <w:r>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6E">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6F">
      <w:pPr>
        <w:pStyle w:val="Heading4"/>
        <w:keepNext w:val="0"/>
        <w:keepLines w:val="0"/>
        <w:shd w:fill="auto" w:val="clear"/>
        <w:spacing w:after="40" w:before="240" w:line="276" w:lineRule="auto"/>
        <w:ind w:left="2340" w:hanging="1160"/>
        <w:rPr/>
      </w:pPr>
      <w:bookmarkStart w:colFirst="0" w:colLast="0" w:name="_fne2g496hbqc" w:id="284"/>
      <w:bookmarkEnd w:id="284"/>
      <w:r>
        <w:rPr>
          <w:b w:val="0"/>
          <w:bCs w:val="0"/>
          <w:rtl w:val="0"/>
        </w:rPr>
        <w:t xml:space="preserve"> </w:t>
      </w:r>
      <w:r>
        <w:rPr>
          <w:highlight w:val="green"/>
          <w:rtl w:val="0"/>
        </w:rPr>
        <w:t xml:space="preserve">4.3.1.5.</w:t>
      </w:r>
      <w:r>
        <w:rPr>
          <w:b w:val="0"/>
          <w:bCs w:val="0"/>
          <w:rtl w:val="0"/>
        </w:rPr>
        <w:t xml:space="preserve">          </w:t>
      </w:r>
      <w:r>
        <w:rPr>
          <w:rtl w:val="0"/>
        </w:rPr>
        <w:t xml:space="preserve">Cross‑Layer Inconsistency Theory</w:t>
      </w:r>
    </w:p>
    <w:p w:rsidR="00000000" w:rsidDel="00000000" w:rsidP="00000000" w:rsidRDefault="00000000" w:rsidRPr="00000000" w14:paraId="00000C70">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71">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Forwarding invariant violation (Network layer)</w:t>
      </w:r>
    </w:p>
    <w:p w:rsidR="00000000" w:rsidDel="00000000" w:rsidP="00000000" w:rsidRDefault="00000000" w:rsidRPr="00000000" w14:paraId="00000C72">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Latency‑to‑hop mismatch (Cross‑layer)</w:t>
      </w:r>
    </w:p>
    <w:p w:rsidR="00000000" w:rsidDel="00000000" w:rsidP="00000000" w:rsidRDefault="00000000" w:rsidRPr="00000000" w14:paraId="00000C73">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RSSI‑to‑hop mismatch (Cross‑layer)</w:t>
      </w:r>
    </w:p>
    <w:p w:rsidR="00000000" w:rsidDel="00000000" w:rsidP="00000000" w:rsidRDefault="00000000" w:rsidRPr="00000000" w14:paraId="00000C7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75">
      <w:pPr>
        <w:pStyle w:val="Heading4"/>
        <w:keepNext w:val="0"/>
        <w:keepLines w:val="0"/>
        <w:shd w:fill="auto" w:val="clear"/>
        <w:spacing w:after="40" w:before="240" w:line="276" w:lineRule="auto"/>
        <w:ind w:left="2340" w:hanging="1160"/>
        <w:rPr/>
      </w:pPr>
      <w:bookmarkStart w:colFirst="0" w:colLast="0" w:name="_kzknrz0hglp" w:id="285"/>
      <w:bookmarkEnd w:id="285"/>
      <w:r>
        <w:rPr>
          <w:b w:val="0"/>
          <w:bCs w:val="0"/>
          <w:rtl w:val="0"/>
        </w:rPr>
        <w:t xml:space="preserve"> </w:t>
      </w:r>
      <w:r>
        <w:rPr>
          <w:highlight w:val="green"/>
          <w:rtl w:val="0"/>
        </w:rPr>
        <w:t xml:space="preserve">4.3.1.6.</w:t>
      </w:r>
      <w:r>
        <w:rPr>
          <w:b w:val="0"/>
          <w:bCs w:val="0"/>
          <w:rtl w:val="0"/>
        </w:rPr>
        <w:t xml:space="preserve">          </w:t>
      </w:r>
      <w:r>
        <w:rPr>
          <w:rtl w:val="0"/>
        </w:rPr>
        <w:t xml:space="preserve">Cross‑Layer Feature Relationship Preservation</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7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Two examples illustrate this design principle:</w:t>
      </w:r>
    </w:p>
    <w:p w:rsidR="00000000" w:rsidDel="00000000" w:rsidP="00000000" w:rsidRDefault="00000000" w:rsidRPr="00000000" w14:paraId="00000C78">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Receive–forward relationship:</w:t>
      </w:r>
      <w:r>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79">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7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7B">
      <w:pPr>
        <w:pStyle w:val="Heading3"/>
        <w:keepNext w:val="0"/>
        <w:keepLines w:val="0"/>
        <w:spacing w:after="80" w:before="280" w:lineRule="auto"/>
        <w:ind w:firstLine="1080"/>
        <w:rPr>
          <w:sz w:val="22"/>
          <w:szCs w:val="22"/>
        </w:rPr>
      </w:pPr>
      <w:bookmarkStart w:colFirst="0" w:colLast="0" w:name="_csi8zaoy2p7u" w:id="286"/>
      <w:bookmarkEnd w:id="286"/>
      <w:r>
        <w:rPr>
          <w:b w:val="0"/>
          <w:bCs w:val="0"/>
          <w:sz w:val="22"/>
          <w:szCs w:val="22"/>
          <w:rtl w:val="0"/>
        </w:rPr>
        <w:t xml:space="preserve">  </w:t>
      </w:r>
      <w:r>
        <w:rPr>
          <w:sz w:val="22"/>
          <w:szCs w:val="22"/>
          <w:highlight w:val="green"/>
          <w:rtl w:val="0"/>
        </w:rPr>
        <w:t xml:space="preserve">4.3.2.</w:t>
      </w:r>
      <w:r>
        <w:rPr>
          <w:b w:val="0"/>
          <w:bCs w:val="0"/>
          <w:sz w:val="22"/>
          <w:szCs w:val="22"/>
          <w:rtl w:val="0"/>
        </w:rPr>
        <w:t xml:space="preserve">          </w:t>
      </w:r>
      <w:r>
        <w:rPr>
          <w:sz w:val="22"/>
          <w:szCs w:val="22"/>
          <w:rtl w:val="0"/>
        </w:rPr>
        <w:t xml:space="preserve">Theoretical Basis for Data Clustering</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7D">
      <w:pPr>
        <w:pStyle w:val="Heading4"/>
        <w:keepNext w:val="0"/>
        <w:keepLines w:val="0"/>
        <w:shd w:fill="auto" w:val="clear"/>
        <w:spacing w:after="40" w:before="240" w:line="276" w:lineRule="auto"/>
        <w:ind w:left="2340" w:hanging="1160"/>
        <w:rPr/>
      </w:pPr>
      <w:bookmarkStart w:colFirst="0" w:colLast="0" w:name="_vvo5lsno0cr3" w:id="287"/>
      <w:bookmarkEnd w:id="287"/>
      <w:r>
        <w:rPr>
          <w:b w:val="0"/>
          <w:bCs w:val="0"/>
          <w:rtl w:val="0"/>
        </w:rPr>
        <w:t xml:space="preserve"> </w:t>
      </w:r>
      <w:r>
        <w:rPr>
          <w:highlight w:val="green"/>
          <w:rtl w:val="0"/>
        </w:rPr>
        <w:t xml:space="preserve">4.3.2.1.</w:t>
      </w:r>
      <w:r>
        <w:rPr>
          <w:b w:val="0"/>
          <w:bCs w:val="0"/>
          <w:rtl w:val="0"/>
        </w:rPr>
        <w:t xml:space="preserve">          </w:t>
      </w:r>
      <w:r>
        <w:rPr>
          <w:rtl w:val="0"/>
        </w:rPr>
        <w:t xml:space="preserve">Behavioral State Hypothesis</w:t>
      </w:r>
    </w:p>
    <w:p w:rsidR="00000000" w:rsidDel="00000000" w:rsidP="00000000" w:rsidRDefault="00000000" w:rsidRPr="00000000" w14:paraId="00000C7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7F">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80">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81">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8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83">
      <w:pPr>
        <w:pStyle w:val="Heading4"/>
        <w:keepNext w:val="0"/>
        <w:keepLines w:val="0"/>
        <w:shd w:fill="auto" w:val="clear"/>
        <w:spacing w:after="40" w:before="240" w:line="276" w:lineRule="auto"/>
        <w:ind w:left="2340" w:hanging="1160"/>
        <w:rPr/>
      </w:pPr>
      <w:bookmarkStart w:colFirst="0" w:colLast="0" w:name="_7mefvnlgfi8i" w:id="288"/>
      <w:bookmarkEnd w:id="288"/>
      <w:r>
        <w:rPr>
          <w:b w:val="0"/>
          <w:bCs w:val="0"/>
          <w:rtl w:val="0"/>
        </w:rPr>
        <w:t xml:space="preserve"> </w:t>
      </w:r>
      <w:r>
        <w:rPr>
          <w:highlight w:val="green"/>
          <w:rtl w:val="0"/>
        </w:rPr>
        <w:t xml:space="preserve">4.3.2.2.</w:t>
      </w:r>
      <w:r>
        <w:rPr>
          <w:b w:val="0"/>
          <w:bCs w:val="0"/>
          <w:rtl w:val="0"/>
        </w:rPr>
        <w:t xml:space="preserve">          </w:t>
      </w:r>
      <w:r>
        <w:rPr>
          <w:rtl w:val="0"/>
        </w:rPr>
        <w:t xml:space="preserve">Absence of Pre‑Defined Signatures</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85">
      <w:pPr>
        <w:pStyle w:val="Heading4"/>
        <w:keepNext w:val="0"/>
        <w:keepLines w:val="0"/>
        <w:shd w:fill="auto" w:val="clear"/>
        <w:spacing w:after="40" w:before="240" w:line="276" w:lineRule="auto"/>
        <w:ind w:left="2340" w:hanging="1160"/>
        <w:rPr/>
      </w:pPr>
      <w:bookmarkStart w:colFirst="0" w:colLast="0" w:name="_vq6be4umcep9" w:id="289"/>
      <w:bookmarkEnd w:id="289"/>
      <w:r>
        <w:rPr>
          <w:b w:val="0"/>
          <w:bCs w:val="0"/>
          <w:rtl w:val="0"/>
        </w:rPr>
        <w:t xml:space="preserve"> </w:t>
      </w:r>
      <w:r>
        <w:rPr>
          <w:highlight w:val="green"/>
          <w:rtl w:val="0"/>
        </w:rPr>
        <w:t xml:space="preserve">4.3.2.3.</w:t>
      </w:r>
      <w:r>
        <w:rPr>
          <w:b w:val="0"/>
          <w:bCs w:val="0"/>
          <w:rtl w:val="0"/>
        </w:rPr>
        <w:t xml:space="preserve">          </w:t>
      </w:r>
      <w:r>
        <w:rPr>
          <w:rtl w:val="0"/>
        </w:rPr>
        <w:t xml:space="preserve">Density‑Based Justification (DBSCAN)</w:t>
      </w:r>
    </w:p>
    <w:p w:rsidR="00000000" w:rsidDel="00000000" w:rsidP="00000000" w:rsidRDefault="00000000" w:rsidRPr="00000000" w14:paraId="00000C8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8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88">
      <w:pPr>
        <w:pStyle w:val="Heading4"/>
        <w:keepNext w:val="0"/>
        <w:keepLines w:val="0"/>
        <w:shd w:fill="auto" w:val="clear"/>
        <w:spacing w:after="40" w:before="240" w:line="276" w:lineRule="auto"/>
        <w:ind w:left="2340" w:hanging="1160"/>
        <w:rPr/>
      </w:pPr>
      <w:bookmarkStart w:colFirst="0" w:colLast="0" w:name="_32bmdu7xhjat" w:id="290"/>
      <w:bookmarkEnd w:id="290"/>
      <w:r>
        <w:rPr>
          <w:b w:val="0"/>
          <w:bCs w:val="0"/>
          <w:rtl w:val="0"/>
        </w:rPr>
        <w:t xml:space="preserve"> </w:t>
      </w:r>
      <w:r>
        <w:rPr>
          <w:highlight w:val="green"/>
          <w:rtl w:val="0"/>
        </w:rPr>
        <w:t xml:space="preserve">4.3.2.4.</w:t>
      </w:r>
      <w:r>
        <w:rPr>
          <w:b w:val="0"/>
          <w:bCs w:val="0"/>
          <w:rtl w:val="0"/>
        </w:rPr>
        <w:t xml:space="preserve">          </w:t>
      </w:r>
      <w:r>
        <w:rPr>
          <w:rtl w:val="0"/>
        </w:rPr>
        <w:t xml:space="preserve">Partition-Based Justification (K-Means)</w:t>
      </w:r>
    </w:p>
    <w:p w:rsidR="00000000" w:rsidDel="00000000" w:rsidP="00000000" w:rsidRDefault="00000000" w:rsidRPr="00000000" w14:paraId="00000C89">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8A">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8B">
      <w:pPr>
        <w:pStyle w:val="Heading4"/>
        <w:keepNext w:val="0"/>
        <w:keepLines w:val="0"/>
        <w:shd w:fill="auto" w:val="clear"/>
        <w:spacing w:after="40" w:before="240" w:line="276" w:lineRule="auto"/>
        <w:ind w:left="2340" w:hanging="1160"/>
        <w:rPr/>
      </w:pPr>
      <w:bookmarkStart w:colFirst="0" w:colLast="0" w:name="_ffrnl3x9h5rx" w:id="291"/>
      <w:bookmarkEnd w:id="291"/>
      <w:r>
        <w:rPr>
          <w:b w:val="0"/>
          <w:bCs w:val="0"/>
          <w:rtl w:val="0"/>
        </w:rPr>
        <w:t xml:space="preserve"> </w:t>
      </w:r>
      <w:r>
        <w:rPr>
          <w:highlight w:val="green"/>
          <w:rtl w:val="0"/>
        </w:rPr>
        <w:t xml:space="preserve">4.3.2.5.</w:t>
      </w:r>
      <w:r>
        <w:rPr>
          <w:b w:val="0"/>
          <w:bCs w:val="0"/>
          <w:rtl w:val="0"/>
        </w:rPr>
        <w:t xml:space="preserve">          </w:t>
      </w:r>
      <w:r>
        <w:rPr>
          <w:rtl w:val="0"/>
        </w:rPr>
        <w:t xml:space="preserve">Justification for the Other Algorithms</w:t>
      </w:r>
    </w:p>
    <w:p w:rsidR="00000000" w:rsidDel="00000000" w:rsidP="00000000" w:rsidRDefault="00000000" w:rsidRPr="00000000" w14:paraId="00000C8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8D">
      <w:pPr>
        <w:pStyle w:val="Heading4"/>
        <w:keepNext w:val="0"/>
        <w:keepLines w:val="0"/>
        <w:shd w:fill="auto" w:val="clear"/>
        <w:spacing w:after="40" w:before="240" w:line="276" w:lineRule="auto"/>
        <w:ind w:left="2340" w:hanging="1160"/>
        <w:rPr/>
      </w:pPr>
      <w:bookmarkStart w:colFirst="0" w:colLast="0" w:name="_wtv1qswrmn7q" w:id="292"/>
      <w:bookmarkEnd w:id="292"/>
      <w:r>
        <w:rPr>
          <w:b w:val="0"/>
          <w:bCs w:val="0"/>
          <w:rtl w:val="0"/>
        </w:rPr>
        <w:t xml:space="preserve"> </w:t>
      </w:r>
      <w:r>
        <w:rPr>
          <w:highlight w:val="green"/>
          <w:rtl w:val="0"/>
        </w:rPr>
        <w:t xml:space="preserve">4.3.2.6.</w:t>
      </w:r>
      <w:r>
        <w:rPr>
          <w:b w:val="0"/>
          <w:bCs w:val="0"/>
          <w:rtl w:val="0"/>
        </w:rPr>
        <w:t xml:space="preserve">          </w:t>
      </w:r>
      <w:r>
        <w:rPr>
          <w:rtl w:val="0"/>
        </w:rPr>
        <w:t xml:space="preserve">Validation Theory</w:t>
      </w:r>
    </w:p>
    <w:p w:rsidR="00000000" w:rsidDel="00000000" w:rsidP="00000000" w:rsidRDefault="00000000" w:rsidRPr="00000000" w14:paraId="00000C8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Internal validation metrics assess cluster quality independently of ground truth:</w:t>
      </w:r>
    </w:p>
    <w:p w:rsidR="00000000" w:rsidDel="00000000" w:rsidP="00000000" w:rsidRDefault="00000000" w:rsidRPr="00000000" w14:paraId="00000C8F">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Silhouette Score</w:t>
      </w:r>
      <w:r>
        <w:rPr>
          <w:b w:val="0"/>
          <w:bCs w:val="0"/>
          <w:sz w:val="22"/>
          <w:szCs w:val="22"/>
          <w:rtl w:val="0"/>
        </w:rPr>
        <w:t xml:space="preserve"> measures how similar points are to their own cluster compared to other clusters.</w:t>
      </w:r>
    </w:p>
    <w:p w:rsidR="00000000" w:rsidDel="00000000" w:rsidP="00000000" w:rsidRDefault="00000000" w:rsidRPr="00000000" w14:paraId="00000C90">
      <w:pPr>
        <w:pStyle w:val="Heading3"/>
        <w:keepNext w:val="0"/>
        <w:keepLines w:val="0"/>
        <w:spacing w:before="0" w:lineRule="auto"/>
        <w:ind w:left="1080" w:hanging="360"/>
        <w:rPr>
          <w:b w:val="0"/>
          <w:bCs w:val="0"/>
          <w:sz w:val="22"/>
          <w:szCs w:val="22"/>
        </w:rPr>
      </w:pPr>
      <w:bookmarkStart w:colFirst="0" w:colLast="0" w:name="_xae0nj2g3ryc" w:id="219"/>
      <w:bookmarkEnd w:id="219"/>
      <w:r>
        <w:rPr>
          <w:b w:val="0"/>
          <w:bCs w:val="0"/>
          <w:sz w:val="22"/>
          <w:szCs w:val="22"/>
          <w:rtl w:val="0"/>
        </w:rPr>
        <w:t xml:space="preserve">●       </w:t>
      </w:r>
      <w:r>
        <w:rPr>
          <w:sz w:val="22"/>
          <w:szCs w:val="22"/>
          <w:rtl w:val="0"/>
        </w:rPr>
        <w:t xml:space="preserve">The Davies‑Bouldin Index</w:t>
      </w:r>
      <w:r>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91">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These metrics provide evidence that the intra-cluster distance is coherent.</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93">
      <w:pPr>
        <w:pStyle w:val="Heading4"/>
        <w:keepNext w:val="0"/>
        <w:keepLines w:val="0"/>
        <w:shd w:fill="auto" w:val="clear"/>
        <w:spacing w:after="40" w:before="240" w:line="276" w:lineRule="auto"/>
        <w:ind w:left="2340" w:hanging="1160"/>
        <w:rPr/>
      </w:pPr>
      <w:bookmarkStart w:colFirst="0" w:colLast="0" w:name="_347koyi22mnw" w:id="293"/>
      <w:bookmarkEnd w:id="293"/>
      <w:r>
        <w:rPr>
          <w:b w:val="0"/>
          <w:bCs w:val="0"/>
          <w:rtl w:val="0"/>
        </w:rPr>
        <w:t xml:space="preserve"> </w:t>
      </w:r>
      <w:r>
        <w:rPr>
          <w:highlight w:val="green"/>
          <w:rtl w:val="0"/>
        </w:rPr>
        <w:t xml:space="preserve">4.3.2.7.</w:t>
      </w:r>
      <w:r>
        <w:rPr>
          <w:b w:val="0"/>
          <w:bCs w:val="0"/>
          <w:rtl w:val="0"/>
        </w:rPr>
        <w:t xml:space="preserve">          </w:t>
      </w:r>
      <w:r>
        <w:rPr>
          <w:rtl w:val="0"/>
        </w:rPr>
        <w:t xml:space="preserve">Alignment with Research Objectives</w:t>
      </w:r>
    </w:p>
    <w:p w:rsidR="00000000" w:rsidDel="00000000" w:rsidP="00000000" w:rsidRDefault="00000000" w:rsidRPr="00000000" w14:paraId="00000C94">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95">
      <w:pPr>
        <w:pStyle w:val="Heading4"/>
        <w:keepNext w:val="0"/>
        <w:keepLines w:val="0"/>
        <w:shd w:fill="auto" w:val="clear"/>
        <w:spacing w:after="40" w:before="240" w:line="276" w:lineRule="auto"/>
        <w:ind w:left="2340" w:hanging="1160"/>
        <w:rPr/>
      </w:pPr>
      <w:bookmarkStart w:colFirst="0" w:colLast="0" w:name="_iigxmxipc4j5" w:id="294"/>
      <w:bookmarkEnd w:id="294"/>
      <w:r>
        <w:rPr>
          <w:b w:val="0"/>
          <w:bCs w:val="0"/>
          <w:rtl w:val="0"/>
        </w:rPr>
        <w:t xml:space="preserve"> </w:t>
      </w:r>
      <w:r>
        <w:rPr>
          <w:highlight w:val="green"/>
          <w:rtl w:val="0"/>
        </w:rPr>
        <w:t xml:space="preserve">4.3.2.8.</w:t>
      </w:r>
      <w:r>
        <w:rPr>
          <w:b w:val="0"/>
          <w:bCs w:val="0"/>
          <w:rtl w:val="0"/>
        </w:rPr>
        <w:t xml:space="preserve">          </w:t>
      </w:r>
      <w:r>
        <w:rPr>
          <w:rtl w:val="0"/>
        </w:rPr>
        <w:t xml:space="preserve">Theoretical Expectation</w:t>
      </w:r>
    </w:p>
    <w:p w:rsidR="00000000" w:rsidDel="00000000" w:rsidP="00000000" w:rsidRDefault="00000000" w:rsidRPr="00000000" w14:paraId="00000C96">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97">
      <w:pPr>
        <w:pStyle w:val="Heading2"/>
        <w:keepNext w:val="0"/>
        <w:keepLines w:val="0"/>
        <w:ind w:left="1800" w:hanging="900"/>
        <w:rPr>
          <w:sz w:val="22"/>
          <w:szCs w:val="22"/>
        </w:rPr>
      </w:pPr>
      <w:bookmarkStart w:colFirst="0" w:colLast="0" w:name="_a4ynrr1jjjik" w:id="295"/>
      <w:bookmarkEnd w:id="295"/>
      <w:r>
        <w:rPr>
          <w:b w:val="0"/>
          <w:bCs w:val="0"/>
          <w:sz w:val="22"/>
          <w:szCs w:val="22"/>
          <w:rtl w:val="0"/>
        </w:rPr>
        <w:t xml:space="preserve"> </w:t>
      </w:r>
      <w:r>
        <w:rPr>
          <w:sz w:val="22"/>
          <w:szCs w:val="22"/>
          <w:highlight w:val="green"/>
          <w:rtl w:val="0"/>
        </w:rPr>
        <w:t xml:space="preserve">4.4.</w:t>
      </w:r>
      <w:r>
        <w:rPr>
          <w:b w:val="0"/>
          <w:bCs w:val="0"/>
          <w:sz w:val="22"/>
          <w:szCs w:val="22"/>
          <w:rtl w:val="0"/>
        </w:rPr>
        <w:t xml:space="preserve">          </w:t>
      </w:r>
      <w:r>
        <w:rPr>
          <w:sz w:val="22"/>
          <w:szCs w:val="22"/>
          <w:rtl w:val="0"/>
        </w:rPr>
        <w:t xml:space="preserve">Cluster Visualization and Interpretation</w:t>
      </w:r>
    </w:p>
    <w:p w:rsidR="00000000" w:rsidDel="00000000" w:rsidP="00000000" w:rsidRDefault="00000000" w:rsidRPr="00000000" w14:paraId="00000C98">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99">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9A">
      <w:pPr>
        <w:pStyle w:val="Heading3"/>
        <w:keepNext w:val="0"/>
        <w:keepLines w:val="0"/>
        <w:spacing w:after="240" w:lineRule="auto"/>
        <w:ind w:left="0" w:firstLine="0"/>
        <w:jc w:val="center"/>
        <w:rPr>
          <w:b w:val="0"/>
          <w:bCs w:val="0"/>
          <w:sz w:val="22"/>
          <w:szCs w:val="22"/>
        </w:rPr>
      </w:pPr>
      <w:bookmarkStart w:colFirst="0" w:colLast="0" w:name="_xae0nj2g3ryc" w:id="219"/>
      <w:bookmarkEnd w:id="219"/>
      <w:r>
        <w:rPr>
          <w:b w:val="0"/>
          <w:bCs w:val="0"/>
          <w:sz w:val="22"/>
          <w:szCs w:val="22"/>
        </w:rPr>
        <w:drawing>
          <wp:inline distB="114300" distT="114300" distL="114300" distR="114300">
            <wp:extent cx="3416300" cy="2603500"/>
            <wp:effectExtent b="0" l="0" r="0" t="0"/>
            <wp:docPr id="48" name="image49.jpg"/>
            <a:graphic>
              <a:graphicData uri="http://schemas.openxmlformats.org/drawingml/2006/picture">
                <pic:pic>
                  <pic:nvPicPr>
                    <pic:cNvPr id="0" name="image49.jpg"/>
                    <pic:cNvPicPr preferRelativeResize="0"/>
                  </pic:nvPicPr>
                  <pic:blipFill>
                    <a:blip r:embed="rId68"/>
                    <a:srcRect b="0" l="0" r="0" t="0"/>
                    <a:stretch>
                      <a:fillRect/>
                    </a:stretch>
                  </pic:blipFill>
                  <pic:spPr>
                    <a:xfrm>
                      <a:off x="0" y="0"/>
                      <a:ext cx="3416300" cy="2603500"/>
                    </a:xfrm>
                    <a:prstGeom prst="rect"/>
                    <a:ln/>
                  </pic:spPr>
                </pic:pic>
              </a:graphicData>
            </a:graphic>
          </wp:inline>
        </w:drawing>
      </w:r>
      <w:r>
        <w:rPr>
          <w:rtl w:val="0"/>
        </w:rPr>
      </w:r>
    </w:p>
    <w:p w:rsidR="00000000" w:rsidDel="00000000" w:rsidP="00000000" w:rsidRDefault="00000000" w:rsidRPr="00000000" w14:paraId="00000C9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tmqqpbxle20u" w:id="296"/>
      <w:bookmarkEnd w:id="296"/>
      <w:r>
        <w:rPr>
          <w:b w:val="1"/>
          <w:bCs w:val="1"/>
          <w:i w:val="0"/>
          <w:iCs w:val="0"/>
          <w:color w:val="000000"/>
          <w:rtl w:val="0"/>
        </w:rPr>
        <w:t xml:space="preserve">Figure 4.55 t-SNE Cluster Visualization (Illustrative Example)</w:t>
      </w:r>
    </w:p>
    <w:p w:rsidR="00000000" w:rsidDel="00000000" w:rsidP="00000000" w:rsidRDefault="00000000" w:rsidRPr="00000000" w14:paraId="00000C9C">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Pr>
          <w:b w:val="0"/>
          <w:bCs w:val="0"/>
          <w:sz w:val="22"/>
          <w:szCs w:val="22"/>
          <w:highlight w:val="cyan"/>
          <w:rtl w:val="0"/>
        </w:rPr>
        <w:t xml:space="preserve">(van der Maaten &amp; Hinton, 2008)</w:t>
      </w:r>
      <w:r>
        <w:rPr>
          <w:b w:val="0"/>
          <w:bCs w:val="0"/>
          <w:sz w:val="22"/>
          <w:szCs w:val="22"/>
          <w:rtl w:val="0"/>
        </w:rPr>
        <w:t xml:space="preserve">.</w:t>
      </w:r>
    </w:p>
    <w:p w:rsidR="00000000" w:rsidDel="00000000" w:rsidP="00000000" w:rsidRDefault="00000000" w:rsidRPr="00000000" w14:paraId="00000C9D">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In the figure, each </w:t>
      </w:r>
      <w:r>
        <w:rPr>
          <w:sz w:val="22"/>
          <w:szCs w:val="22"/>
          <w:rtl w:val="0"/>
        </w:rPr>
        <w:t xml:space="preserve">dot represents a data point</w:t>
      </w:r>
      <w:r>
        <w:rPr>
          <w:b w:val="0"/>
          <w:bCs w:val="0"/>
          <w:sz w:val="22"/>
          <w:szCs w:val="22"/>
          <w:rtl w:val="0"/>
        </w:rPr>
        <w:t xml:space="preserve"> projected into two dimensions using the t-SNE embedding. The </w:t>
      </w:r>
      <w:r>
        <w:rPr>
          <w:sz w:val="22"/>
          <w:szCs w:val="22"/>
          <w:rtl w:val="0"/>
        </w:rPr>
        <w:t xml:space="preserve">horizontal and vertical axes correspond to the two t-SNE dimensions</w:t>
      </w:r>
      <w:r>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9E">
      <w:pPr>
        <w:pStyle w:val="Heading3"/>
        <w:keepNext w:val="0"/>
        <w:keepLines w:val="0"/>
        <w:spacing w:before="0" w:lineRule="auto"/>
        <w:ind w:left="0" w:firstLine="0"/>
        <w:rPr>
          <w:b w:val="0"/>
          <w:bCs w:val="0"/>
          <w:sz w:val="22"/>
          <w:szCs w:val="22"/>
        </w:rPr>
      </w:pPr>
      <w:bookmarkStart w:colFirst="0" w:colLast="0" w:name="_xae0nj2g3ryc" w:id="219"/>
      <w:bookmarkEnd w:id="219"/>
      <w:r>
        <w:rPr>
          <w:b w:val="0"/>
          <w:bCs w:val="0"/>
          <w:sz w:val="22"/>
          <w:szCs w:val="22"/>
          <w:rtl w:val="0"/>
        </w:rPr>
        <w:t xml:space="preserve">The figure shows several </w:t>
      </w:r>
      <w:r>
        <w:rPr>
          <w:sz w:val="22"/>
          <w:szCs w:val="22"/>
          <w:rtl w:val="0"/>
        </w:rPr>
        <w:t xml:space="preserve">distinct clusters of points</w:t>
      </w:r>
      <w:r>
        <w:rPr>
          <w:b w:val="0"/>
          <w:bCs w:val="0"/>
          <w:sz w:val="22"/>
          <w:szCs w:val="22"/>
          <w:rtl w:val="0"/>
        </w:rPr>
        <w:t xml:space="preserve">, indicating groups of data observations that share similar characteristics:</w:t>
      </w:r>
    </w:p>
    <w:p w:rsidR="00000000" w:rsidDel="00000000" w:rsidP="00000000" w:rsidRDefault="00000000" w:rsidRPr="00000000" w14:paraId="00000C9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large dark-blue cluster near the center</w:t>
      </w:r>
      <w:r>
        <w:rPr>
          <w:b w:val="0"/>
          <w:bCs w:val="0"/>
          <w:sz w:val="22"/>
          <w:szCs w:val="22"/>
          <w:rtl w:val="0"/>
        </w:rPr>
        <w:t xml:space="preserve"> represents a dense grouping of closely related observations.</w:t>
      </w:r>
    </w:p>
    <w:p w:rsidR="00000000" w:rsidDel="00000000" w:rsidP="00000000" w:rsidRDefault="00000000" w:rsidRPr="00000000" w14:paraId="00000CA0">
      <w:pPr>
        <w:pStyle w:val="Heading3"/>
        <w:keepNext w:val="0"/>
        <w:keepLines w:val="0"/>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cyan cluster on the left side</w:t>
      </w:r>
      <w:r>
        <w:rPr>
          <w:b w:val="0"/>
          <w:bCs w:val="0"/>
          <w:sz w:val="22"/>
          <w:szCs w:val="22"/>
          <w:rtl w:val="0"/>
        </w:rPr>
        <w:t xml:space="preserve"> and the </w:t>
      </w:r>
      <w:r>
        <w:rPr>
          <w:sz w:val="22"/>
          <w:szCs w:val="22"/>
          <w:rtl w:val="0"/>
        </w:rPr>
        <w:t xml:space="preserve">light-blue cluster on the right side</w:t>
      </w:r>
      <w:r>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A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The </w:t>
      </w:r>
      <w:r>
        <w:rPr>
          <w:sz w:val="22"/>
          <w:szCs w:val="22"/>
          <w:rtl w:val="0"/>
        </w:rPr>
        <w:t xml:space="preserve">green cluster located near the top of the plot</w:t>
      </w:r>
      <w:r>
        <w:rPr>
          <w:b w:val="0"/>
          <w:bCs w:val="0"/>
          <w:sz w:val="22"/>
          <w:szCs w:val="22"/>
          <w:rtl w:val="0"/>
        </w:rPr>
        <w:t xml:space="preserve"> forms another clearly separated group.</w:t>
      </w:r>
    </w:p>
    <w:p w:rsidR="00000000" w:rsidDel="00000000" w:rsidP="00000000" w:rsidRDefault="00000000" w:rsidRPr="00000000" w14:paraId="00000CA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Pr>
          <w:b w:val="0"/>
          <w:bCs w:val="0"/>
          <w:sz w:val="22"/>
          <w:szCs w:val="22"/>
          <w:rtl w:val="0"/>
        </w:rPr>
        <w:t xml:space="preserve">●       A </w:t>
      </w:r>
      <w:r>
        <w:rPr>
          <w:sz w:val="22"/>
          <w:szCs w:val="22"/>
          <w:rtl w:val="0"/>
        </w:rPr>
        <w:t xml:space="preserve">small cluster near the bottom of the plot</w:t>
      </w:r>
      <w:r>
        <w:rPr>
          <w:b w:val="0"/>
          <w:bCs w:val="0"/>
          <w:sz w:val="22"/>
          <w:szCs w:val="22"/>
          <w:rtl w:val="0"/>
        </w:rPr>
        <w:t xml:space="preserve"> represents another localized grouping of similar data points.</w:t>
      </w:r>
    </w:p>
    <w:p w:rsidR="00000000" w:rsidDel="00000000" w:rsidP="00000000" w:rsidRDefault="00000000" w:rsidRPr="00000000" w14:paraId="00000CA3">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w:t>
      </w:r>
      <w:r>
        <w:rPr>
          <w:sz w:val="22"/>
          <w:szCs w:val="22"/>
          <w:rtl w:val="0"/>
        </w:rPr>
        <w:t xml:space="preserve">color bar on the right side of the figure</w:t>
      </w:r>
      <w:r>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A4">
      <w:pPr>
        <w:pStyle w:val="Heading3"/>
        <w:keepNext w:val="0"/>
        <w:keepLines w:val="0"/>
        <w:spacing w:after="240" w:lineRule="auto"/>
        <w:ind w:left="0" w:firstLine="0"/>
        <w:rPr>
          <w:b w:val="0"/>
          <w:bCs w:val="0"/>
          <w:sz w:val="22"/>
          <w:szCs w:val="22"/>
        </w:rPr>
      </w:pPr>
      <w:bookmarkStart w:colFirst="0" w:colLast="0" w:name="_xae0nj2g3ryc" w:id="219"/>
      <w:bookmarkEnd w:id="219"/>
      <w:r>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A6">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A7">
      <w:pPr>
        <w:pStyle w:val="Heading3"/>
        <w:keepNext w:val="0"/>
        <w:keepLines w:val="0"/>
        <w:spacing w:before="200" w:lineRule="auto"/>
        <w:ind w:left="0" w:firstLine="0"/>
        <w:rPr>
          <w:b w:val="0"/>
          <w:bCs w:val="0"/>
          <w:sz w:val="22"/>
          <w:szCs w:val="22"/>
        </w:rPr>
      </w:pPr>
      <w:bookmarkStart w:colFirst="0" w:colLast="0" w:name="_xae0nj2g3ryc" w:id="219"/>
      <w:bookmarkEnd w:id="219"/>
      <w:r>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A8">
      <w:pPr>
        <w:pStyle w:val="Heading3"/>
        <w:keepNext w:val="0"/>
        <w:keepLines w:val="0"/>
        <w:spacing w:before="200" w:lineRule="auto"/>
        <w:ind w:left="0" w:firstLine="0"/>
        <w:rPr>
          <w:b w:val="0"/>
          <w:bCs w:val="0"/>
          <w:sz w:val="22"/>
          <w:szCs w:val="22"/>
        </w:rPr>
      </w:pPr>
      <w:bookmarkStart w:colFirst="0" w:colLast="0" w:name="_yjnmiidar5yu" w:id="297"/>
      <w:bookmarkEnd w:id="297"/>
      <w:r>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A9">
      <w:pPr>
        <w:pStyle w:val="Heading3"/>
        <w:keepNext w:val="0"/>
        <w:keepLines w:val="0"/>
        <w:spacing w:after="80" w:before="280" w:lineRule="auto"/>
        <w:ind w:firstLine="1080"/>
        <w:rPr>
          <w:sz w:val="22"/>
          <w:szCs w:val="22"/>
          <w:shd w:fill="c9daf8" w:val="clear"/>
        </w:rPr>
      </w:pPr>
      <w:bookmarkStart w:colFirst="0" w:colLast="0" w:name="_aq3cco6i5hnx" w:id="298"/>
      <w:bookmarkEnd w:id="298"/>
      <w:r>
        <w:rPr>
          <w:rtl w:val="0"/>
        </w:rPr>
      </w:r>
    </w:p>
    <w:p w:rsidR="00000000" w:rsidDel="00000000" w:rsidP="00000000" w:rsidRDefault="00000000" w:rsidRPr="00000000" w14:paraId="00000CAA">
      <w:pPr>
        <w:spacing w:after="180" w:before="180" w:lineRule="auto"/>
        <w:rPr>
          <w:b w:val="1"/>
          <w:bCs w:val="1"/>
          <w:highlight w:val="cyan"/>
        </w:rPr>
      </w:pPr>
      <w:r>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AB">
      <w:pPr>
        <w:pStyle w:val="Heading1"/>
        <w:keepNext w:val="0"/>
        <w:keepLines w:val="0"/>
        <w:spacing w:after="120" w:before="480" w:lineRule="auto"/>
        <w:ind w:left="1440" w:hanging="720"/>
        <w:rPr>
          <w:highlight w:val="yellow"/>
        </w:rPr>
      </w:pPr>
      <w:bookmarkStart w:colFirst="0" w:colLast="0" w:name="_9wbyu8tf1w" w:id="299"/>
      <w:bookmarkEnd w:id="299"/>
      <w:r>
        <w:rPr>
          <w:b w:val="0"/>
          <w:bCs w:val="0"/>
          <w:sz w:val="14"/>
          <w:szCs w:val="14"/>
          <w:rtl w:val="0"/>
        </w:rPr>
        <w:t xml:space="preserve"> </w:t>
      </w:r>
      <w:r>
        <w:rPr>
          <w:rtl w:val="0"/>
        </w:rPr>
        <w:t xml:space="preserve">5.</w:t>
      </w:r>
      <w:r>
        <w:rPr>
          <w:b w:val="0"/>
          <w:bCs w:val="0"/>
          <w:sz w:val="14"/>
          <w:szCs w:val="14"/>
          <w:rtl w:val="0"/>
        </w:rPr>
        <w:t xml:space="preserve">          </w:t>
      </w:r>
      <w:r>
        <w:rPr>
          <w:highlight w:val="yellow"/>
          <w:rtl w:val="0"/>
        </w:rPr>
        <w:t xml:space="preserve">Results, Discussion and Conclusion</w:t>
      </w:r>
    </w:p>
    <w:p w:rsidR="00000000" w:rsidDel="00000000" w:rsidP="00000000" w:rsidRDefault="00000000" w:rsidRPr="00000000" w14:paraId="00000CAC">
      <w:pPr>
        <w:spacing w:after="180" w:before="180" w:lineRule="auto"/>
        <w:rPr>
          <w:b w:val="1"/>
          <w:bCs w:val="1"/>
          <w:highlight w:val="cyan"/>
        </w:rPr>
      </w:pPr>
      <w:r>
        <w:rPr>
          <w:b w:val="1"/>
          <w:bCs w:val="1"/>
          <w:highlight w:val="cyan"/>
          <w:rtl w:val="0"/>
        </w:rPr>
        <w:t xml:space="preserve">[PENDING: write this chapter after all 81 runs are captured and analysed. Write from the final tables only. Claims about separation come from the clustering step (Section </w:t>
      </w:r>
      <w:r>
        <w:rPr>
          <w:b w:val="1"/>
          <w:bCs w:val="1"/>
          <w:highlight w:val="green"/>
          <w:rtl w:val="0"/>
        </w:rPr>
        <w:t xml:space="preserve">4.2.5),</w:t>
      </w:r>
      <w:r>
        <w:rPr>
          <w:b w:val="1"/>
          <w:bCs w:val="1"/>
          <w:highlight w:val="cyan"/>
          <w:rtl w:val="0"/>
        </w:rPr>
        <w:t xml:space="preserve"> not from the EDA pictures (Section 4.2.6). The headings below are in place so that the chapter can be filled without changing the structure of the paper.]</w:t>
      </w:r>
    </w:p>
    <w:p w:rsidR="00000000" w:rsidDel="00000000" w:rsidP="00000000" w:rsidRDefault="00000000" w:rsidRPr="00000000" w14:paraId="00000CAD">
      <w:pPr>
        <w:pStyle w:val="Heading2"/>
        <w:keepNext w:val="0"/>
        <w:keepLines w:val="0"/>
        <w:spacing w:before="200" w:lineRule="auto"/>
        <w:ind w:left="1800" w:hanging="900"/>
        <w:rPr>
          <w:highlight w:val="yellow"/>
        </w:rPr>
      </w:pPr>
      <w:bookmarkStart w:colFirst="0" w:colLast="0" w:name="_vipv3kh37ord" w:id="300"/>
      <w:bookmarkEnd w:id="300"/>
      <w:r>
        <w:rPr>
          <w:b w:val="0"/>
          <w:bCs w:val="0"/>
          <w:sz w:val="14"/>
          <w:szCs w:val="14"/>
          <w:rtl w:val="0"/>
        </w:rPr>
        <w:t xml:space="preserve"> </w:t>
      </w:r>
      <w:r>
        <w:rPr>
          <w:rtl w:val="0"/>
        </w:rPr>
        <w:t xml:space="preserve">5.1.</w:t>
      </w:r>
      <w:r>
        <w:rPr>
          <w:b w:val="0"/>
          <w:bCs w:val="0"/>
          <w:sz w:val="14"/>
          <w:szCs w:val="14"/>
          <w:rtl w:val="0"/>
        </w:rPr>
        <w:t xml:space="preserve">          </w:t>
      </w:r>
      <w:r>
        <w:rPr>
          <w:highlight w:val="yellow"/>
          <w:rtl w:val="0"/>
        </w:rPr>
        <w:t xml:space="preserve">Dataset Collected</w:t>
      </w:r>
    </w:p>
    <w:p w:rsidR="00000000" w:rsidDel="00000000" w:rsidP="00000000" w:rsidRDefault="00000000" w:rsidRPr="00000000" w14:paraId="00000CAE">
      <w:pPr>
        <w:spacing w:after="180" w:before="180" w:lineRule="auto"/>
        <w:rPr>
          <w:b w:val="1"/>
          <w:bCs w:val="1"/>
          <w:highlight w:val="cyan"/>
        </w:rPr>
      </w:pPr>
      <w:r>
        <w:rPr>
          <w:b w:val="1"/>
          <w:bCs w:val="1"/>
          <w:highlight w:val="cyan"/>
          <w:rtl w:val="0"/>
        </w:rPr>
        <w:t xml:space="preserve">[PENDING: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are in Section 4.2.2.5.]</w:t>
      </w:r>
    </w:p>
    <w:p w:rsidR="00000000" w:rsidDel="00000000" w:rsidP="00000000" w:rsidRDefault="00000000" w:rsidRPr="00000000" w14:paraId="00000CAF">
      <w:pPr>
        <w:pStyle w:val="Heading2"/>
        <w:keepNext w:val="0"/>
        <w:keepLines w:val="0"/>
        <w:spacing w:before="200" w:lineRule="auto"/>
        <w:ind w:left="1800" w:hanging="900"/>
        <w:rPr>
          <w:highlight w:val="yellow"/>
        </w:rPr>
      </w:pPr>
      <w:bookmarkStart w:colFirst="0" w:colLast="0" w:name="_szax6r13ezxi" w:id="301"/>
      <w:bookmarkEnd w:id="301"/>
      <w:r>
        <w:rPr>
          <w:b w:val="0"/>
          <w:bCs w:val="0"/>
          <w:sz w:val="14"/>
          <w:szCs w:val="14"/>
          <w:rtl w:val="0"/>
        </w:rPr>
        <w:t xml:space="preserve"> </w:t>
      </w:r>
      <w:r>
        <w:rPr>
          <w:rtl w:val="0"/>
        </w:rPr>
        <w:t xml:space="preserve">5.2.</w:t>
      </w:r>
      <w:r>
        <w:rPr>
          <w:b w:val="0"/>
          <w:bCs w:val="0"/>
          <w:sz w:val="14"/>
          <w:szCs w:val="14"/>
          <w:rtl w:val="0"/>
        </w:rPr>
        <w:t xml:space="preserve">          </w:t>
      </w:r>
      <w:r>
        <w:rPr>
          <w:highlight w:val="yellow"/>
          <w:rtl w:val="0"/>
        </w:rPr>
        <w:t xml:space="preserve">Attack Validation Results</w:t>
      </w:r>
    </w:p>
    <w:p w:rsidR="00000000" w:rsidDel="00000000" w:rsidP="00000000" w:rsidRDefault="00000000" w:rsidRPr="00000000" w14:paraId="00000CB0">
      <w:pPr>
        <w:spacing w:after="180" w:before="180" w:lineRule="auto"/>
        <w:rPr>
          <w:b w:val="1"/>
          <w:bCs w:val="1"/>
          <w:highlight w:val="cyan"/>
        </w:rPr>
      </w:pPr>
      <w:r>
        <w:rPr>
          <w:b w:val="1"/>
          <w:bCs w:val="1"/>
          <w:highlight w:val="cyan"/>
          <w:rtl w:val="0"/>
        </w:rPr>
        <w:t xml:space="preserve">[PENDING: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rsidR="00000000" w:rsidDel="00000000" w:rsidP="00000000" w:rsidRDefault="00000000" w:rsidRPr="00000000" w14:paraId="00000CB1">
      <w:pPr>
        <w:pStyle w:val="Heading2"/>
        <w:keepNext w:val="0"/>
        <w:keepLines w:val="0"/>
        <w:spacing w:before="200" w:lineRule="auto"/>
        <w:ind w:left="1800" w:hanging="900"/>
        <w:rPr>
          <w:highlight w:val="yellow"/>
        </w:rPr>
      </w:pPr>
      <w:bookmarkStart w:colFirst="0" w:colLast="0" w:name="_4tgbet1imuz2" w:id="302"/>
      <w:bookmarkEnd w:id="302"/>
      <w:r>
        <w:rPr>
          <w:b w:val="0"/>
          <w:bCs w:val="0"/>
          <w:sz w:val="14"/>
          <w:szCs w:val="14"/>
          <w:rtl w:val="0"/>
        </w:rPr>
        <w:t xml:space="preserve"> </w:t>
      </w:r>
      <w:r>
        <w:rPr>
          <w:rtl w:val="0"/>
        </w:rPr>
        <w:t xml:space="preserve">5.3.</w:t>
      </w:r>
      <w:r>
        <w:rPr>
          <w:b w:val="0"/>
          <w:bCs w:val="0"/>
          <w:sz w:val="14"/>
          <w:szCs w:val="14"/>
          <w:rtl w:val="0"/>
        </w:rPr>
        <w:t xml:space="preserve">          </w:t>
      </w:r>
      <w:r>
        <w:rPr>
          <w:highlight w:val="yellow"/>
          <w:rtl w:val="0"/>
        </w:rPr>
        <w:t xml:space="preserve">EDA Results</w:t>
      </w:r>
    </w:p>
    <w:p w:rsidR="00000000" w:rsidDel="00000000" w:rsidP="00000000" w:rsidRDefault="00000000" w:rsidRPr="00000000" w14:paraId="00000CB2">
      <w:pPr>
        <w:spacing w:after="180" w:before="180" w:lineRule="auto"/>
        <w:rPr>
          <w:b w:val="1"/>
          <w:bCs w:val="1"/>
          <w:highlight w:val="cyan"/>
        </w:rPr>
      </w:pPr>
      <w:r>
        <w:rPr>
          <w:b w:val="1"/>
          <w:bCs w:val="1"/>
          <w:highlight w:val="cyan"/>
          <w:rtl w:val="0"/>
        </w:rPr>
        <w:t xml:space="preserve">[PENDING: describe the final EDA figures and Table 4.22, including the 9 matched benign runs against the attack-run baselines. Describe the pictures and do not state detection results.]</w:t>
      </w:r>
    </w:p>
    <w:p w:rsidR="00000000" w:rsidDel="00000000" w:rsidP="00000000" w:rsidRDefault="00000000" w:rsidRPr="00000000" w14:paraId="00000CB3">
      <w:pPr>
        <w:pStyle w:val="Heading2"/>
        <w:keepNext w:val="0"/>
        <w:keepLines w:val="0"/>
        <w:spacing w:before="200" w:lineRule="auto"/>
        <w:ind w:left="1800" w:hanging="900"/>
        <w:rPr>
          <w:highlight w:val="yellow"/>
        </w:rPr>
      </w:pPr>
      <w:bookmarkStart w:colFirst="0" w:colLast="0" w:name="_22m91c9txjji" w:id="303"/>
      <w:bookmarkEnd w:id="303"/>
      <w:r>
        <w:rPr>
          <w:b w:val="0"/>
          <w:bCs w:val="0"/>
          <w:sz w:val="14"/>
          <w:szCs w:val="14"/>
          <w:rtl w:val="0"/>
        </w:rPr>
        <w:t xml:space="preserve"> </w:t>
      </w:r>
      <w:r>
        <w:rPr>
          <w:rtl w:val="0"/>
        </w:rPr>
        <w:t xml:space="preserve">5.4.</w:t>
      </w:r>
      <w:r>
        <w:rPr>
          <w:b w:val="0"/>
          <w:bCs w:val="0"/>
          <w:sz w:val="14"/>
          <w:szCs w:val="14"/>
          <w:rtl w:val="0"/>
        </w:rPr>
        <w:t xml:space="preserve">          </w:t>
      </w:r>
      <w:r>
        <w:rPr>
          <w:highlight w:val="yellow"/>
          <w:rtl w:val="0"/>
        </w:rPr>
        <w:t xml:space="preserve">Clustering Results</w:t>
      </w:r>
    </w:p>
    <w:p w:rsidR="00000000" w:rsidDel="00000000" w:rsidP="00000000" w:rsidRDefault="00000000" w:rsidRPr="00000000" w14:paraId="00000CB4">
      <w:pPr>
        <w:spacing w:after="180" w:before="180" w:lineRule="auto"/>
        <w:rPr>
          <w:b w:val="1"/>
          <w:bCs w:val="1"/>
          <w:highlight w:val="cyan"/>
        </w:rPr>
      </w:pPr>
      <w:r>
        <w:rPr>
          <w:b w:val="1"/>
          <w:bCs w:val="1"/>
          <w:highlight w:val="cyan"/>
          <w:rtl w:val="0"/>
        </w:rPr>
        <w:t xml:space="preserve">[PENDING: report the final Table 4.21 and Figure 4.49 for the pooled 81 runs, the label share and the feature means per cluster, and say, from purity and ARI, whether normal, blackhole and wormhole-inspired windows separate. </w:t>
      </w:r>
      <w:r>
        <w:rPr>
          <w:b w:val="1"/>
          <w:bCs w:val="1"/>
          <w:highlight w:val="green"/>
          <w:rtl w:val="0"/>
        </w:rPr>
        <w:t xml:space="preserve">No provisional reading is given here, because no clustering script or clustering output is in the project repository yet.]</w:t>
      </w:r>
    </w:p>
    <w:p w:rsidR="00000000" w:rsidDel="00000000" w:rsidP="00000000" w:rsidRDefault="00000000" w:rsidRPr="00000000" w14:paraId="00000CB5">
      <w:pPr>
        <w:pStyle w:val="Heading2"/>
        <w:keepNext w:val="0"/>
        <w:keepLines w:val="0"/>
        <w:spacing w:before="200" w:lineRule="auto"/>
        <w:ind w:left="1800" w:hanging="900"/>
        <w:rPr>
          <w:highlight w:val="yellow"/>
        </w:rPr>
      </w:pPr>
      <w:bookmarkStart w:colFirst="0" w:colLast="0" w:name="_envavgb6ifjt" w:id="304"/>
      <w:bookmarkEnd w:id="304"/>
      <w:r>
        <w:rPr>
          <w:b w:val="0"/>
          <w:bCs w:val="0"/>
          <w:sz w:val="14"/>
          <w:szCs w:val="14"/>
          <w:rtl w:val="0"/>
        </w:rPr>
        <w:t xml:space="preserve"> </w:t>
      </w:r>
      <w:r>
        <w:rPr>
          <w:rtl w:val="0"/>
        </w:rPr>
        <w:t xml:space="preserve">5.5.</w:t>
      </w:r>
      <w:r>
        <w:rPr>
          <w:b w:val="0"/>
          <w:bCs w:val="0"/>
          <w:sz w:val="14"/>
          <w:szCs w:val="14"/>
          <w:rtl w:val="0"/>
        </w:rPr>
        <w:t xml:space="preserve">          </w:t>
      </w:r>
      <w:r>
        <w:rPr>
          <w:highlight w:val="yellow"/>
          <w:rtl w:val="0"/>
        </w:rPr>
        <w:t xml:space="preserve">Discussion</w:t>
      </w:r>
    </w:p>
    <w:p w:rsidR="00000000" w:rsidDel="00000000" w:rsidP="00000000" w:rsidRDefault="00000000" w:rsidRPr="00000000" w14:paraId="00000CB6">
      <w:pPr>
        <w:spacing w:after="180" w:before="180" w:lineRule="auto"/>
        <w:rPr>
          <w:b w:val="1"/>
          <w:bCs w:val="1"/>
          <w:highlight w:val="cyan"/>
        </w:rPr>
      </w:pPr>
      <w:r>
        <w:rPr>
          <w:b w:val="1"/>
          <w:bCs w:val="1"/>
          <w:highlight w:val="cyan"/>
          <w:rtl w:val="0"/>
        </w:rPr>
        <w:t xml:space="preserve">[PENDING: relate the final results to the research objectives (Section 1.3) and to the published studies of Section 4.2.7.2 and Tables 4.26 to 4.30. Cover what an application-layer emulation can and cannot show (D-20), the partial-mesh limit, the </w:t>
      </w:r>
      <w:r>
        <w:rPr>
          <w:b w:val="1"/>
          <w:bCs w:val="1"/>
          <w:highlight w:val="green"/>
          <w:rtl w:val="0"/>
        </w:rPr>
        <w:t xml:space="preserve">early highload logging limit (fixed on 7 October),</w:t>
      </w:r>
      <w:r>
        <w:rPr>
          <w:b w:val="1"/>
          <w:bCs w:val="1"/>
          <w:highlight w:val="cyan"/>
          <w:rtl w:val="0"/>
        </w:rPr>
        <w:t xml:space="preserve"> the single run per cell, and the three sites acting as repeats.]</w:t>
      </w:r>
    </w:p>
    <w:p w:rsidR="00000000" w:rsidDel="00000000" w:rsidP="00000000" w:rsidRDefault="00000000" w:rsidRPr="00000000" w14:paraId="00000CB7">
      <w:pPr>
        <w:pStyle w:val="Heading2"/>
        <w:keepNext w:val="0"/>
        <w:keepLines w:val="0"/>
        <w:spacing w:before="200" w:lineRule="auto"/>
        <w:ind w:left="1800" w:hanging="900"/>
        <w:rPr>
          <w:highlight w:val="yellow"/>
        </w:rPr>
      </w:pPr>
      <w:bookmarkStart w:colFirst="0" w:colLast="0" w:name="_u360r3qnn8zc" w:id="305"/>
      <w:bookmarkEnd w:id="305"/>
      <w:r>
        <w:rPr>
          <w:b w:val="0"/>
          <w:bCs w:val="0"/>
          <w:sz w:val="14"/>
          <w:szCs w:val="14"/>
          <w:rtl w:val="0"/>
        </w:rPr>
        <w:t xml:space="preserve"> </w:t>
      </w:r>
      <w:r>
        <w:rPr>
          <w:rtl w:val="0"/>
        </w:rPr>
        <w:t xml:space="preserve">5.6.</w:t>
      </w:r>
      <w:r>
        <w:rPr>
          <w:b w:val="0"/>
          <w:bCs w:val="0"/>
          <w:sz w:val="14"/>
          <w:szCs w:val="14"/>
          <w:rtl w:val="0"/>
        </w:rPr>
        <w:t xml:space="preserve">          </w:t>
      </w:r>
      <w:r>
        <w:rPr>
          <w:highlight w:val="yellow"/>
          <w:rtl w:val="0"/>
        </w:rPr>
        <w:t xml:space="preserve">Future Work</w:t>
      </w:r>
    </w:p>
    <w:p w:rsidR="00000000" w:rsidDel="00000000" w:rsidP="00000000" w:rsidRDefault="00000000" w:rsidRPr="00000000" w14:paraId="00000CB8">
      <w:pPr>
        <w:spacing w:after="240" w:lineRule="auto"/>
        <w:rPr>
          <w:highlight w:val="yellow"/>
        </w:rPr>
      </w:pPr>
      <w:r>
        <w:rPr>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CB9">
      <w:pPr>
        <w:pStyle w:val="Heading2"/>
        <w:keepNext w:val="0"/>
        <w:keepLines w:val="0"/>
        <w:spacing w:before="200" w:lineRule="auto"/>
        <w:ind w:left="1800" w:hanging="900"/>
        <w:rPr>
          <w:highlight w:val="yellow"/>
        </w:rPr>
      </w:pPr>
      <w:bookmarkStart w:colFirst="0" w:colLast="0" w:name="_36oo954hyo0l" w:id="306"/>
      <w:bookmarkEnd w:id="306"/>
      <w:r>
        <w:rPr>
          <w:b w:val="0"/>
          <w:bCs w:val="0"/>
          <w:sz w:val="14"/>
          <w:szCs w:val="14"/>
          <w:rtl w:val="0"/>
        </w:rPr>
        <w:t xml:space="preserve"> </w:t>
      </w:r>
      <w:r>
        <w:rPr>
          <w:rtl w:val="0"/>
        </w:rPr>
        <w:t xml:space="preserve">5.7.</w:t>
      </w:r>
      <w:r>
        <w:rPr>
          <w:b w:val="0"/>
          <w:bCs w:val="0"/>
          <w:sz w:val="14"/>
          <w:szCs w:val="14"/>
          <w:rtl w:val="0"/>
        </w:rPr>
        <w:t xml:space="preserve">          </w:t>
      </w:r>
      <w:r>
        <w:rPr>
          <w:highlight w:val="yellow"/>
          <w:rtl w:val="0"/>
        </w:rPr>
        <w:t xml:space="preserve">Conclusion</w:t>
      </w:r>
    </w:p>
    <w:p w:rsidR="00000000" w:rsidDel="00000000" w:rsidP="00000000" w:rsidRDefault="00000000" w:rsidRPr="00000000" w14:paraId="00000CBA">
      <w:pPr>
        <w:spacing w:after="180" w:before="180" w:lineRule="auto"/>
        <w:rPr>
          <w:b w:val="1"/>
          <w:bCs w:val="1"/>
          <w:highlight w:val="cyan"/>
        </w:rPr>
      </w:pPr>
      <w:r>
        <w:rPr>
          <w:b w:val="1"/>
          <w:bCs w:val="1"/>
          <w:highlight w:val="cyan"/>
          <w:rtl w:val="0"/>
        </w:rPr>
        <w:t xml:space="preserve">[PENDING: state the contribution of the study against the objectives of Section 1.3, using only results that appear in the final tables.]</w:t>
      </w:r>
    </w:p>
    <w:p w:rsidR="00000000" w:rsidDel="00000000" w:rsidP="00000000" w:rsidRDefault="00000000" w:rsidRPr="00000000" w14:paraId="00000CBB">
      <w:pPr>
        <w:pStyle w:val="Heading1"/>
        <w:keepNext w:val="0"/>
        <w:keepLines w:val="0"/>
        <w:spacing w:after="120" w:before="480" w:lineRule="auto"/>
        <w:rPr/>
      </w:pPr>
      <w:bookmarkStart w:colFirst="0" w:colLast="0" w:name="_hlzkvoicv2qq" w:id="307"/>
      <w:bookmarkEnd w:id="307"/>
      <w:r>
        <w:rPr>
          <w:rtl w:val="0"/>
        </w:rPr>
        <w:t xml:space="preserve">Appendix A.  Bibliography</w:t>
      </w:r>
    </w:p>
    <w:p w:rsidR="00000000" w:rsidDel="00000000" w:rsidP="00000000" w:rsidRDefault="00000000" w:rsidRPr="00000000" w14:paraId="00000CBC">
      <w:pPr>
        <w:spacing w:after="240" w:before="240" w:lineRule="auto"/>
        <w:rPr>
          <w:color w:val="1155cc"/>
        </w:rPr>
      </w:pPr>
      <w:r>
        <w:rPr>
          <w:rtl w:val="0"/>
        </w:rPr>
        <w:t xml:space="preserve">[1] Akyildiz, I. F., Wang, X., &amp; Wang, W. (2005). </w:t>
      </w:r>
      <w:r>
        <w:rPr>
          <w:i w:val="1"/>
          <w:iCs w:val="1"/>
          <w:rtl w:val="0"/>
        </w:rPr>
        <w:t xml:space="preserve">Wireless mesh networks: A survey.</w:t>
      </w:r>
      <w:r>
        <w:rPr>
          <w:rtl w:val="0"/>
        </w:rPr>
        <w:t xml:space="preserve"> Computer Networks, 47(4), 445–487.</w:t>
      </w:r>
      <w:hyperlink r:id="rId69">
        <w:r>
          <w:rPr>
            <w:rtl w:val="0"/>
          </w:rPr>
          <w:t xml:space="preserve"> </w:t>
        </w:r>
      </w:hyperlink>
      <w:hyperlink r:id="rId70">
        <w:r>
          <w:rPr>
            <w:color w:val="1155cc"/>
            <w:rtl w:val="0"/>
          </w:rPr>
          <w:t xml:space="preserve">https://www.sciencedirect.com/science/article/abs/pii/S1389128604003457</w:t>
        </w:r>
      </w:hyperlink>
      <w:r>
        <w:rPr>
          <w:rtl w:val="0"/>
        </w:rPr>
      </w:r>
    </w:p>
    <w:p w:rsidR="00000000" w:rsidDel="00000000" w:rsidP="00000000" w:rsidRDefault="00000000" w:rsidRPr="00000000" w14:paraId="00000CBD">
      <w:pPr>
        <w:spacing w:after="240" w:before="240" w:lineRule="auto"/>
        <w:rPr>
          <w:color w:val="1155cc"/>
        </w:rPr>
      </w:pPr>
      <w:r>
        <w:rPr>
          <w:rtl w:val="0"/>
        </w:rPr>
        <w:t xml:space="preserve">[2] Cilfone, G., Davoli, L., Belli, L., &amp; Ferrari, G. (2019). </w:t>
      </w:r>
      <w:r>
        <w:rPr>
          <w:i w:val="1"/>
          <w:iCs w:val="1"/>
          <w:rtl w:val="0"/>
        </w:rPr>
        <w:t xml:space="preserve">Wireless mesh networking: An IoT-oriented perspective—Survey on relevant technologies.</w:t>
      </w:r>
      <w:r>
        <w:rPr>
          <w:rtl w:val="0"/>
        </w:rPr>
        <w:t xml:space="preserve"> Future Internet, 11(4), 1–41.</w:t>
      </w:r>
      <w:hyperlink r:id="rId71">
        <w:r>
          <w:rPr>
            <w:color w:val="1155cc"/>
            <w:rtl w:val="0"/>
          </w:rPr>
          <w:t xml:space="preserve">https://www.mdpi.com/1999-5903/11/4/99</w:t>
        </w:r>
      </w:hyperlink>
      <w:r>
        <w:rPr>
          <w:rtl w:val="0"/>
        </w:rPr>
      </w:r>
    </w:p>
    <w:p w:rsidR="00000000" w:rsidDel="00000000" w:rsidP="00000000" w:rsidRDefault="00000000" w:rsidRPr="00000000" w14:paraId="00000CBE">
      <w:pPr>
        <w:spacing w:after="240" w:before="240" w:lineRule="auto"/>
        <w:rPr/>
      </w:pPr>
      <w:r>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CBF">
      <w:pPr>
        <w:spacing w:after="240" w:before="240" w:lineRule="auto"/>
        <w:rPr>
          <w:color w:val="1155cc"/>
        </w:rPr>
      </w:pPr>
      <w:r>
        <w:rPr>
          <w:rtl w:val="0"/>
        </w:rPr>
        <w:t xml:space="preserve">[4] Bhatti, D. S. et al. (2024). </w:t>
      </w:r>
      <w:r>
        <w:rPr>
          <w:i w:val="1"/>
          <w:iCs w:val="1"/>
          <w:rtl w:val="0"/>
        </w:rPr>
        <w:t xml:space="preserve">Detection and isolation of wormhole nodes in wireless ad hoc networks based on post-wormhole actions.</w:t>
      </w:r>
      <w:r>
        <w:rPr>
          <w:rtl w:val="0"/>
        </w:rPr>
        <w:t xml:space="preserve"> Scientific Reports, 14, 3428.</w:t>
      </w:r>
      <w:hyperlink r:id="rId72">
        <w:r>
          <w:rPr>
            <w:rtl w:val="0"/>
          </w:rPr>
          <w:t xml:space="preserve"> </w:t>
        </w:r>
      </w:hyperlink>
      <w:hyperlink r:id="rId73">
        <w:r>
          <w:rPr>
            <w:color w:val="1155cc"/>
            <w:rtl w:val="0"/>
          </w:rPr>
          <w:t xml:space="preserve">https://www.nature.com/articles/s41598-024-53938-9</w:t>
        </w:r>
      </w:hyperlink>
      <w:r>
        <w:rPr>
          <w:rtl w:val="0"/>
        </w:rPr>
      </w:r>
    </w:p>
    <w:p w:rsidR="00000000" w:rsidDel="00000000" w:rsidP="00000000" w:rsidRDefault="00000000" w:rsidRPr="00000000" w14:paraId="00000CC0">
      <w:pPr>
        <w:spacing w:after="240" w:before="240" w:lineRule="auto"/>
        <w:rPr>
          <w:color w:val="1155cc"/>
        </w:rPr>
      </w:pPr>
      <w:r>
        <w:rPr>
          <w:rtl w:val="0"/>
        </w:rPr>
        <w:t xml:space="preserve">[5] Al-Anzi, F. S.(2022). </w:t>
      </w:r>
      <w:r>
        <w:rPr>
          <w:i w:val="1"/>
          <w:iCs w:val="1"/>
          <w:rtl w:val="0"/>
        </w:rPr>
        <w:t xml:space="preserve">Design and analysis of intrusion detection systems for wireless mesh networks.</w:t>
      </w:r>
      <w:r>
        <w:rPr>
          <w:rtl w:val="0"/>
        </w:rPr>
        <w:t xml:space="preserve"> Digital Communications and Networks.</w:t>
      </w:r>
      <w:hyperlink r:id="rId74">
        <w:r>
          <w:rPr>
            <w:rtl w:val="0"/>
          </w:rPr>
          <w:t xml:space="preserve"> </w:t>
        </w:r>
      </w:hyperlink>
      <w:hyperlink r:id="rId75">
        <w:r>
          <w:rPr>
            <w:color w:val="1155cc"/>
            <w:rtl w:val="0"/>
          </w:rPr>
          <w:t xml:space="preserve">https://www.sciencedirect.com/science/article/pii/S2352864822001043</w:t>
        </w:r>
      </w:hyperlink>
      <w:r>
        <w:rPr>
          <w:rtl w:val="0"/>
        </w:rPr>
      </w:r>
    </w:p>
    <w:p w:rsidR="00000000" w:rsidDel="00000000" w:rsidP="00000000" w:rsidRDefault="00000000" w:rsidRPr="00000000" w14:paraId="00000CC1">
      <w:pPr>
        <w:spacing w:after="240" w:before="240" w:lineRule="auto"/>
        <w:rPr>
          <w:color w:val="1155cc"/>
        </w:rPr>
      </w:pPr>
      <w:r>
        <w:rPr>
          <w:rtl w:val="0"/>
        </w:rPr>
        <w:t xml:space="preserve">[6] Ioulianou, P. P., Vassilakis, V. G., &amp; Shahandashti, S. F. (2022). </w:t>
      </w:r>
      <w:r>
        <w:rPr>
          <w:i w:val="1"/>
          <w:iCs w:val="1"/>
          <w:rtl w:val="0"/>
        </w:rPr>
        <w:t xml:space="preserve">A Trust-Based Intrusion Detection System for RPL Networks: Detecting a Combination of Rank and Blackhole Attacks.</w:t>
      </w:r>
      <w:r>
        <w:rPr>
          <w:rtl w:val="0"/>
        </w:rPr>
        <w:t xml:space="preserve"> Journal of Cybersecurity and Privacy, 2(1), 124-153.</w:t>
      </w:r>
      <w:hyperlink r:id="rId76">
        <w:r>
          <w:rPr>
            <w:rtl w:val="0"/>
          </w:rPr>
          <w:t xml:space="preserve"> </w:t>
        </w:r>
      </w:hyperlink>
      <w:hyperlink r:id="rId77">
        <w:r>
          <w:rPr>
            <w:color w:val="1155cc"/>
            <w:rtl w:val="0"/>
          </w:rPr>
          <w:t xml:space="preserve">https://www.mdpi.com/2624-800X/2/1/9</w:t>
        </w:r>
      </w:hyperlink>
      <w:r>
        <w:rPr>
          <w:rtl w:val="0"/>
        </w:rPr>
      </w:r>
    </w:p>
    <w:p w:rsidR="00000000" w:rsidDel="00000000" w:rsidP="00000000" w:rsidRDefault="00000000" w:rsidRPr="00000000" w14:paraId="00000CC2">
      <w:pPr>
        <w:spacing w:after="240" w:before="240" w:lineRule="auto"/>
        <w:rPr>
          <w:color w:val="1155cc"/>
        </w:rPr>
      </w:pPr>
      <w:r>
        <w:rPr>
          <w:rtl w:val="0"/>
        </w:rPr>
        <w:t xml:space="preserve">[7] M. Alharthi, A. A. Alabdulatif, and A. Aljohani, </w:t>
      </w:r>
      <w:r>
        <w:rPr>
          <w:i w:val="1"/>
          <w:iCs w:val="1"/>
          <w:rtl w:val="0"/>
        </w:rPr>
        <w:t xml:space="preserve">“XLID: Cross-Layer Intrusion Detection System for Wireless Sensor Networks,” International Journal of Science and Technology (IJST)</w:t>
      </w:r>
      <w:r>
        <w:rPr>
          <w:rtl w:val="0"/>
        </w:rPr>
        <w:t xml:space="preserve">, vol. 8, no. 3, pp. 87–94, 2019. [Online]. Available:</w:t>
      </w:r>
      <w:hyperlink r:id="rId78">
        <w:r>
          <w:rPr>
            <w:color w:val="1155cc"/>
            <w:rtl w:val="0"/>
          </w:rPr>
          <w:t xml:space="preserve"> https://sciresol.s3.us-east-2.amazonaws.com/IJST/Articles/2019/Issue-3/Article8.pdf</w:t>
        </w:r>
      </w:hyperlink>
      <w:r>
        <w:rPr>
          <w:rtl w:val="0"/>
        </w:rPr>
      </w:r>
    </w:p>
    <w:p w:rsidR="00000000" w:rsidDel="00000000" w:rsidP="00000000" w:rsidRDefault="00000000" w:rsidRPr="00000000" w14:paraId="00000CC3">
      <w:pPr>
        <w:spacing w:after="240" w:before="240" w:lineRule="auto"/>
        <w:rPr>
          <w:color w:val="1155cc"/>
        </w:rPr>
      </w:pPr>
      <w:r>
        <w:rPr>
          <w:rtl w:val="0"/>
        </w:rPr>
        <w:t xml:space="preserve">[8] A. Amouri, H. Abid, and N. Boudriga,</w:t>
      </w:r>
      <w:r>
        <w:rPr>
          <w:i w:val="1"/>
          <w:iCs w:val="1"/>
          <w:rtl w:val="0"/>
        </w:rPr>
        <w:t xml:space="preserve"> “A Cross-Layer, Anomaly-Based IDS for WSN and MANET,”</w:t>
      </w:r>
      <w:r>
        <w:rPr>
          <w:rtl w:val="0"/>
        </w:rPr>
        <w:t xml:space="preserve"> Sensors, vol. 18, no. 2, p. 651, 2018. [Online]. Available:</w:t>
      </w:r>
      <w:hyperlink r:id="rId79">
        <w:r>
          <w:rPr>
            <w:color w:val="1155cc"/>
            <w:rtl w:val="0"/>
          </w:rPr>
          <w:t xml:space="preserve"> https://www.mdpi.com/1424-8220/18/2/651</w:t>
        </w:r>
      </w:hyperlink>
      <w:r>
        <w:rPr>
          <w:rtl w:val="0"/>
        </w:rPr>
      </w:r>
    </w:p>
    <w:p w:rsidR="00000000" w:rsidDel="00000000" w:rsidP="00000000" w:rsidRDefault="00000000" w:rsidRPr="00000000" w14:paraId="00000CC4">
      <w:pPr>
        <w:spacing w:after="240" w:before="240" w:lineRule="auto"/>
        <w:rPr>
          <w:color w:val="1155cc"/>
        </w:rPr>
      </w:pPr>
      <w:r>
        <w:rPr>
          <w:rtl w:val="0"/>
        </w:rPr>
        <w:t xml:space="preserve">[9] G. Singh,</w:t>
      </w:r>
      <w:r>
        <w:rPr>
          <w:i w:val="1"/>
          <w:iCs w:val="1"/>
          <w:rtl w:val="0"/>
        </w:rPr>
        <w:t xml:space="preserve"> “A Cross-Layer Based Optimized Feature Selection Scheme for IDS in WSNs,”</w:t>
      </w:r>
      <w:r>
        <w:rPr>
          <w:rtl w:val="0"/>
        </w:rPr>
        <w:t xml:space="preserve"> Journal of Intelligent &amp; Fuzzy Systems, vol. 42, pp. 1–13, 2022. [Online]. Available:</w:t>
      </w:r>
      <w:hyperlink r:id="rId80">
        <w:r>
          <w:rPr>
            <w:color w:val="1155cc"/>
            <w:rtl w:val="0"/>
          </w:rPr>
          <w:t xml:space="preserve"> https://journals.sagepub.com/doi/abs/10.3233/JIFS-210700</w:t>
        </w:r>
      </w:hyperlink>
      <w:r>
        <w:rPr>
          <w:rtl w:val="0"/>
        </w:rPr>
      </w:r>
    </w:p>
    <w:p w:rsidR="00000000" w:rsidDel="00000000" w:rsidP="00000000" w:rsidRDefault="00000000" w:rsidRPr="00000000" w14:paraId="00000CC5">
      <w:pPr>
        <w:spacing w:after="240" w:before="240" w:lineRule="auto"/>
        <w:rPr>
          <w:color w:val="1155cc"/>
        </w:rPr>
      </w:pPr>
      <w:r>
        <w:rPr>
          <w:rtl w:val="0"/>
        </w:rPr>
        <w:t xml:space="preserve">[10] Ayad, A.G., Sakr, N.A. &amp; Hikal, N.A. A hybrid approach for efficient feature selection in anomaly intrusion detection for IoT networks. J Supercomput 80, 26942–26984 (2024).</w:t>
      </w:r>
      <w:hyperlink r:id="rId81">
        <w:r>
          <w:rPr>
            <w:rtl w:val="0"/>
          </w:rPr>
          <w:t xml:space="preserve"> </w:t>
        </w:r>
      </w:hyperlink>
      <w:hyperlink r:id="rId82">
        <w:r>
          <w:rPr>
            <w:color w:val="1155cc"/>
            <w:rtl w:val="0"/>
          </w:rPr>
          <w:t xml:space="preserve">https://link.springer.com/article/10.1007/s11227-024-06409-x</w:t>
        </w:r>
      </w:hyperlink>
      <w:r>
        <w:rPr>
          <w:rtl w:val="0"/>
        </w:rPr>
      </w:r>
    </w:p>
    <w:p w:rsidR="00000000" w:rsidDel="00000000" w:rsidP="00000000" w:rsidRDefault="00000000" w:rsidRPr="00000000" w14:paraId="00000CC6">
      <w:pPr>
        <w:spacing w:after="240" w:before="240" w:lineRule="auto"/>
        <w:rPr>
          <w:color w:val="1155cc"/>
        </w:rPr>
      </w:pPr>
      <w:r>
        <w:rPr>
          <w:rtl w:val="0"/>
        </w:rPr>
        <w:t xml:space="preserve">[11] A. A. Al-Qarawi and M. A. Razzaque, “Energy-Aware Cross-Layer Intrusion Detection System for IoT-Based Wireless Mesh Networks,” Sensors, vol. 22, no. 18, 2022. [Online]. Available:</w:t>
      </w:r>
      <w:hyperlink r:id="rId83">
        <w:r>
          <w:rPr>
            <w:rtl w:val="0"/>
          </w:rPr>
          <w:t xml:space="preserve"> </w:t>
        </w:r>
      </w:hyperlink>
      <w:hyperlink r:id="rId84">
        <w:r>
          <w:rPr>
            <w:color w:val="1155cc"/>
            <w:rtl w:val="0"/>
          </w:rPr>
          <w:t xml:space="preserve">https://www.mdpi.com/1424-8220/22/18/6954</w:t>
        </w:r>
      </w:hyperlink>
      <w:r>
        <w:rPr>
          <w:rtl w:val="0"/>
        </w:rPr>
      </w:r>
    </w:p>
    <w:p w:rsidR="00000000" w:rsidDel="00000000" w:rsidP="00000000" w:rsidRDefault="00000000" w:rsidRPr="00000000" w14:paraId="00000CC7">
      <w:pPr>
        <w:spacing w:after="240" w:before="240" w:lineRule="auto"/>
        <w:rPr>
          <w:color w:val="1155cc"/>
        </w:rPr>
      </w:pPr>
      <w:r>
        <w:rPr>
          <w:rtl w:val="0"/>
        </w:rPr>
        <w:t xml:space="preserve">[12] Arshad, J., Azad, M. A., Amad, R., Salah, K., Alazab, M., &amp; Iqbal, R. (2020). A Review of Performance, Energy and Privacy of Intrusion Detection Systems for IoT. Electronics, 9(4), 629.</w:t>
      </w:r>
      <w:hyperlink r:id="rId85">
        <w:r>
          <w:rPr>
            <w:color w:val="1155cc"/>
            <w:rtl w:val="0"/>
          </w:rPr>
          <w:t xml:space="preserve"> https://www.mdpi.com/2079-9292/9/4/629</w:t>
        </w:r>
      </w:hyperlink>
      <w:r>
        <w:rPr>
          <w:rtl w:val="0"/>
        </w:rPr>
      </w:r>
    </w:p>
    <w:p w:rsidR="00000000" w:rsidDel="00000000" w:rsidP="00000000" w:rsidRDefault="00000000" w:rsidRPr="00000000" w14:paraId="00000CC8">
      <w:pPr>
        <w:rPr>
          <w:color w:val="1155cc"/>
        </w:rPr>
      </w:pPr>
      <w:r>
        <w:rPr>
          <w:rtl w:val="0"/>
        </w:rPr>
        <w:t xml:space="preserve">[13] Alshehri AH. 2024. Wormhole attack detection and mitigation model for Internet of Things and WSN using machine learning. PeerJ Computer Science 10:e2257</w:t>
      </w:r>
      <w:hyperlink r:id="rId86">
        <w:r>
          <w:rPr>
            <w:rtl w:val="0"/>
          </w:rPr>
          <w:t xml:space="preserve"> </w:t>
        </w:r>
      </w:hyperlink>
      <w:hyperlink r:id="rId87">
        <w:r>
          <w:rPr>
            <w:color w:val="1155cc"/>
            <w:rtl w:val="0"/>
          </w:rPr>
          <w:t xml:space="preserve">https://peerj.com/articles/cs-2257/</w:t>
        </w:r>
      </w:hyperlink>
      <w:r>
        <w:rPr>
          <w:rtl w:val="0"/>
        </w:rPr>
      </w:r>
    </w:p>
    <w:p w:rsidR="00000000" w:rsidDel="00000000" w:rsidP="00000000" w:rsidRDefault="00000000" w:rsidRPr="00000000" w14:paraId="00000CC9">
      <w:pPr>
        <w:spacing w:after="240" w:before="240" w:lineRule="auto"/>
        <w:rPr/>
      </w:pPr>
      <w:r>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CCA">
      <w:pPr>
        <w:spacing w:after="240" w:before="240" w:lineRule="auto"/>
        <w:rPr>
          <w:color w:val="1155cc"/>
        </w:rPr>
      </w:pPr>
      <w:r>
        <w:rPr>
          <w:rtl w:val="0"/>
        </w:rPr>
        <w:t xml:space="preserve">[15] Churcher, A., Ullah, R., Ahmad, J., Rehman, S. u., Masood, F., Gogate, M., Alqahtani, F., Nour, B., &amp; Buchanan, W. J. (2021). </w:t>
      </w:r>
      <w:r>
        <w:rPr>
          <w:i w:val="1"/>
          <w:iCs w:val="1"/>
          <w:rtl w:val="0"/>
        </w:rPr>
        <w:t xml:space="preserve">An experimental analysis of attack classification using machine learning in IoT networks</w:t>
      </w:r>
      <w:r>
        <w:rPr>
          <w:rtl w:val="0"/>
        </w:rPr>
        <w:t xml:space="preserve">. MDPI Sensors, 21(2), 446.</w:t>
      </w:r>
      <w:hyperlink r:id="rId88">
        <w:r>
          <w:rPr>
            <w:color w:val="1155cc"/>
            <w:rtl w:val="0"/>
          </w:rPr>
          <w:t xml:space="preserve"> https://www.mdpi.com/1424-8220/21/2/446</w:t>
        </w:r>
      </w:hyperlink>
      <w:r>
        <w:rPr>
          <w:rtl w:val="0"/>
        </w:rPr>
      </w:r>
    </w:p>
    <w:p w:rsidR="00000000" w:rsidDel="00000000" w:rsidP="00000000" w:rsidRDefault="00000000" w:rsidRPr="00000000" w14:paraId="00000CCB">
      <w:pPr>
        <w:spacing w:after="240" w:before="240" w:lineRule="auto"/>
        <w:rPr>
          <w:color w:val="1155cc"/>
        </w:rPr>
      </w:pPr>
      <w:r>
        <w:rPr>
          <w:rtl w:val="0"/>
        </w:rPr>
        <w:t xml:space="preserve">[16] Shafieian, S., &amp; Zulkernine, M. (2022). </w:t>
      </w:r>
      <w:r>
        <w:rPr>
          <w:i w:val="1"/>
          <w:iCs w:val="1"/>
          <w:rtl w:val="0"/>
        </w:rPr>
        <w:t xml:space="preserve">Multi-layer stacking ensemble learners for low footprint network intrusion detection</w:t>
      </w:r>
      <w:r>
        <w:rPr>
          <w:rtl w:val="0"/>
        </w:rPr>
        <w:t xml:space="preserve">. SpringerLink.</w:t>
      </w:r>
      <w:hyperlink r:id="rId89">
        <w:r>
          <w:rPr>
            <w:color w:val="1155cc"/>
            <w:rtl w:val="0"/>
          </w:rPr>
          <w:t xml:space="preserve"> https://link.springer.com/article/10.1007/s40747-022-00809-3</w:t>
        </w:r>
      </w:hyperlink>
      <w:r>
        <w:rPr>
          <w:rtl w:val="0"/>
        </w:rPr>
      </w:r>
    </w:p>
    <w:p w:rsidR="00000000" w:rsidDel="00000000" w:rsidP="00000000" w:rsidRDefault="00000000" w:rsidRPr="00000000" w14:paraId="00000CCC">
      <w:pPr>
        <w:spacing w:after="240" w:before="240" w:lineRule="auto"/>
        <w:rPr>
          <w:color w:val="1155cc"/>
        </w:rPr>
      </w:pPr>
      <w:r>
        <w:rPr>
          <w:rtl w:val="0"/>
        </w:rPr>
        <w:t xml:space="preserve">[17] Wardana, S. A., Yusof, R., Zolkipli, M. F., &amp; Kim, D. (2024). </w:t>
      </w:r>
      <w:r>
        <w:rPr>
          <w:i w:val="1"/>
          <w:iCs w:val="1"/>
          <w:rtl w:val="0"/>
        </w:rPr>
        <w:t xml:space="preserve">Collaborative intrusion detection using weighted ensemble averaging deep neural network for coordinated attack detection in heterogeneous networks. International Journal of Information Security,</w:t>
      </w:r>
      <w:r>
        <w:rPr>
          <w:rtl w:val="0"/>
        </w:rPr>
        <w:t xml:space="preserve"> 23(4), 801–815.</w:t>
      </w:r>
      <w:hyperlink r:id="rId90">
        <w:r>
          <w:rPr>
            <w:color w:val="1155cc"/>
            <w:rtl w:val="0"/>
          </w:rPr>
          <w:t xml:space="preserve"> https://link.springer.com/article/10.1007/s10207-024-00891-3</w:t>
        </w:r>
      </w:hyperlink>
      <w:r>
        <w:rPr>
          <w:rtl w:val="0"/>
        </w:rPr>
      </w:r>
    </w:p>
    <w:p w:rsidR="00000000" w:rsidDel="00000000" w:rsidP="00000000" w:rsidRDefault="00000000" w:rsidRPr="00000000" w14:paraId="00000CCD">
      <w:pPr>
        <w:spacing w:after="240" w:before="240" w:lineRule="auto"/>
        <w:rPr/>
      </w:pPr>
      <w:r>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CCE">
      <w:pPr>
        <w:spacing w:after="240" w:before="240" w:lineRule="auto"/>
        <w:rPr/>
      </w:pPr>
      <w:r>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CCF">
      <w:pPr>
        <w:spacing w:after="240" w:before="240" w:lineRule="auto"/>
        <w:rPr/>
      </w:pPr>
      <w:r>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CD0">
      <w:pPr>
        <w:spacing w:after="240" w:before="240" w:lineRule="auto"/>
        <w:rPr>
          <w:highlight w:val="yellow"/>
        </w:rPr>
      </w:pPr>
      <w:r>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CD1">
      <w:pPr>
        <w:spacing w:after="240" w:before="240" w:lineRule="auto"/>
        <w:rPr/>
      </w:pPr>
      <w:r>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CD2">
      <w:pPr>
        <w:spacing w:after="240" w:before="240" w:lineRule="auto"/>
        <w:rPr/>
      </w:pPr>
      <w:r>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CD3">
      <w:pPr>
        <w:spacing w:after="240" w:before="240" w:lineRule="auto"/>
        <w:rPr/>
      </w:pPr>
      <w:r>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CD4">
      <w:pPr>
        <w:spacing w:after="240" w:before="240" w:lineRule="auto"/>
        <w:rPr/>
      </w:pPr>
      <w:r>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CD5">
      <w:pPr>
        <w:spacing w:after="240" w:before="240" w:lineRule="auto"/>
        <w:rPr/>
      </w:pPr>
      <w:r>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CD6">
      <w:pPr>
        <w:spacing w:after="240" w:before="240" w:lineRule="auto"/>
        <w:rPr/>
      </w:pPr>
      <w:r>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CD7">
      <w:pPr>
        <w:spacing w:after="240" w:before="240" w:lineRule="auto"/>
        <w:rPr/>
      </w:pPr>
      <w:r>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CD8">
      <w:pPr>
        <w:spacing w:after="240" w:before="240" w:lineRule="auto"/>
        <w:rPr/>
      </w:pPr>
      <w:r>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CD9">
      <w:pPr>
        <w:spacing w:after="240" w:before="240" w:lineRule="auto"/>
        <w:rPr/>
      </w:pPr>
      <w:r>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CDA">
      <w:pPr>
        <w:spacing w:after="240" w:before="240" w:lineRule="auto"/>
        <w:rPr/>
      </w:pPr>
      <w:r>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CDB">
      <w:pPr>
        <w:spacing w:after="240" w:before="240" w:lineRule="auto"/>
        <w:rPr/>
      </w:pPr>
      <w:r>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CDC">
      <w:pPr>
        <w:spacing w:after="240" w:before="240" w:lineRule="auto"/>
        <w:rPr/>
      </w:pPr>
      <w:r>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CDD">
      <w:pPr>
        <w:spacing w:after="240" w:before="240" w:lineRule="auto"/>
        <w:rPr/>
      </w:pPr>
      <w:r>
        <w:rPr>
          <w:rtl w:val="0"/>
        </w:rPr>
        <w:t xml:space="preserve">[34] Chandola, Varun &amp; Banerjee, Arindam &amp; Kumar, Vipin. (2009). Anomaly Detection: A Survey. ACM Comput. Surv.. 41. 10.1145/1541880.1541882.</w:t>
      </w:r>
    </w:p>
    <w:p w:rsidR="00000000" w:rsidDel="00000000" w:rsidP="00000000" w:rsidRDefault="00000000" w:rsidRPr="00000000" w14:paraId="00000CDE">
      <w:pPr>
        <w:spacing w:after="240" w:before="240" w:lineRule="auto"/>
        <w:rPr/>
      </w:pPr>
      <w:r>
        <w:rPr>
          <w:rtl w:val="0"/>
        </w:rPr>
        <w:t xml:space="preserve">[35] Tukey, J. W. (1977). Exploratory data analysis. Reading, MA: Addison-Wesley.</w:t>
      </w:r>
    </w:p>
    <w:p w:rsidR="00000000" w:rsidDel="00000000" w:rsidP="00000000" w:rsidRDefault="00000000" w:rsidRPr="00000000" w14:paraId="00000CDF">
      <w:pPr>
        <w:spacing w:after="240" w:before="240" w:lineRule="auto"/>
        <w:rPr/>
      </w:pPr>
      <w:r>
        <w:rPr>
          <w:rtl w:val="0"/>
        </w:rPr>
        <w:t xml:space="preserve">[36] Aggarwal, C. C. (2015). Data mining: the textbook (Vol. 1, No. 3). New York: springer.</w:t>
      </w:r>
    </w:p>
    <w:p w:rsidR="00000000" w:rsidDel="00000000" w:rsidP="00000000" w:rsidRDefault="00000000" w:rsidRPr="00000000" w14:paraId="00000CE0">
      <w:pPr>
        <w:spacing w:after="240" w:before="240" w:lineRule="auto"/>
        <w:rPr/>
      </w:pPr>
      <w:r>
        <w:rPr>
          <w:rtl w:val="0"/>
        </w:rPr>
        <w:t xml:space="preserve">[37] Han, J., Kamber, M., &amp; Pei, J. (2012). Data Mining: Concepts and Techniques (3rd ed.). Morgan Kaufmann Publishers.</w:t>
      </w:r>
    </w:p>
    <w:p w:rsidR="00000000" w:rsidDel="00000000" w:rsidP="00000000" w:rsidRDefault="00000000" w:rsidRPr="00000000" w14:paraId="00000CE1">
      <w:pPr>
        <w:spacing w:after="240" w:before="240" w:lineRule="auto"/>
        <w:rPr/>
      </w:pPr>
      <w:r>
        <w:rPr>
          <w:rtl w:val="0"/>
        </w:rPr>
        <w:t xml:space="preserve">[38] Jain, Anil. (2010). Data Clustering: 50 Years Beyond K-Means. Pattern Recognition Letters. 31. 651-666. 10.1016/j.patrec.2009.09.011.</w:t>
      </w:r>
    </w:p>
    <w:p w:rsidR="00000000" w:rsidDel="00000000" w:rsidP="00000000" w:rsidRDefault="00000000" w:rsidRPr="00000000" w14:paraId="00000CE2">
      <w:pPr>
        <w:spacing w:after="240" w:before="240" w:lineRule="auto"/>
        <w:rPr/>
      </w:pPr>
      <w:r>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CE3">
      <w:pPr>
        <w:spacing w:after="240" w:before="240" w:lineRule="auto"/>
        <w:rPr>
          <w:color w:val="1155cc"/>
        </w:rPr>
      </w:pPr>
      <w:r>
        <w:rPr>
          <w:rtl w:val="0"/>
        </w:rPr>
        <w:t xml:space="preserve">[40] Hernandez-Ramos, J. L., et al. (2022–2024). Intrusion detection based on federated learning: A comprehensive survey. ACM Computing Surveys.</w:t>
      </w:r>
      <w:hyperlink r:id="rId91">
        <w:r>
          <w:rPr>
            <w:color w:val="1155cc"/>
            <w:rtl w:val="0"/>
          </w:rPr>
          <w:t xml:space="preserve">https://dl.acm.org/doi/10.1145/3731596</w:t>
        </w:r>
      </w:hyperlink>
      <w:r>
        <w:rPr>
          <w:rtl w:val="0"/>
        </w:rPr>
      </w:r>
    </w:p>
    <w:p w:rsidR="00000000" w:rsidDel="00000000" w:rsidP="00000000" w:rsidRDefault="00000000" w:rsidRPr="00000000" w14:paraId="00000CE4">
      <w:pPr>
        <w:spacing w:after="240" w:before="240" w:lineRule="auto"/>
        <w:rPr>
          <w:color w:val="1155cc"/>
        </w:rPr>
      </w:pPr>
      <w:r>
        <w:rPr>
          <w:rtl w:val="0"/>
        </w:rPr>
        <w:t xml:space="preserve">[41] Rassam, M. A. (2024). Autoencoder-based neural network model for anomaly detection in wireless body area networks. </w:t>
      </w:r>
      <w:r>
        <w:rPr>
          <w:i w:val="1"/>
          <w:iCs w:val="1"/>
          <w:rtl w:val="0"/>
        </w:rPr>
        <w:t xml:space="preserve">IoT</w:t>
      </w:r>
      <w:r>
        <w:rPr>
          <w:rtl w:val="0"/>
        </w:rPr>
        <w:t xml:space="preserve">, 5(4), 852–870. </w:t>
      </w:r>
      <w:hyperlink r:id="rId92">
        <w:r>
          <w:rPr>
            <w:color w:val="1155cc"/>
            <w:rtl w:val="0"/>
          </w:rPr>
          <w:t xml:space="preserve">https://www.mdpi.com/2624-831X/5/4/39</w:t>
        </w:r>
      </w:hyperlink>
      <w:r>
        <w:rPr>
          <w:rtl w:val="0"/>
        </w:rPr>
      </w:r>
    </w:p>
    <w:p w:rsidR="00000000" w:rsidDel="00000000" w:rsidP="00000000" w:rsidRDefault="00000000" w:rsidRPr="00000000" w14:paraId="00000CE5">
      <w:pPr>
        <w:spacing w:after="240" w:before="240" w:lineRule="auto"/>
        <w:rPr>
          <w:color w:val="1155cc"/>
        </w:rPr>
      </w:pPr>
      <w:r>
        <w:rPr>
          <w:rtl w:val="0"/>
        </w:rPr>
        <w:t xml:space="preserve">[42] J. Li, et al., </w:t>
      </w:r>
      <w:r>
        <w:rPr>
          <w:i w:val="1"/>
          <w:iCs w:val="1"/>
          <w:rtl w:val="0"/>
        </w:rPr>
        <w:t xml:space="preserve">“Optimizing IoT Intrusion Detection System: Feature Selection versus Feature Extraction,” </w:t>
      </w:r>
      <w:r>
        <w:rPr>
          <w:rtl w:val="0"/>
        </w:rPr>
        <w:t xml:space="preserve">Journal of Big Data, vol. 11, 2024. [Online]. Available:</w:t>
      </w:r>
      <w:hyperlink r:id="rId93">
        <w:r>
          <w:rPr>
            <w:color w:val="1155cc"/>
            <w:rtl w:val="0"/>
          </w:rPr>
          <w:t xml:space="preserve"> https://journalofbigdata.springeropen.com/articles/10.1186/s40537-024-00892-y</w:t>
        </w:r>
      </w:hyperlink>
      <w:r>
        <w:rPr>
          <w:rtl w:val="0"/>
        </w:rPr>
      </w:r>
    </w:p>
    <w:p w:rsidR="00000000" w:rsidDel="00000000" w:rsidP="00000000" w:rsidRDefault="00000000" w:rsidRPr="00000000" w14:paraId="00000CE6">
      <w:pPr>
        <w:spacing w:after="240" w:before="240" w:lineRule="auto"/>
        <w:rPr/>
      </w:pPr>
      <w:r>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CE7">
      <w:pPr>
        <w:spacing w:after="240" w:before="240" w:lineRule="auto"/>
        <w:rPr/>
      </w:pPr>
      <w:r>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CE8">
      <w:pPr>
        <w:spacing w:after="240" w:before="240" w:lineRule="auto"/>
        <w:rPr/>
      </w:pPr>
      <w:r>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CE9">
      <w:pPr>
        <w:spacing w:after="240" w:before="240" w:lineRule="auto"/>
        <w:rPr>
          <w:color w:val="1155cc"/>
        </w:rPr>
      </w:pPr>
      <w:r>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94">
        <w:r>
          <w:rPr>
            <w:rtl w:val="0"/>
          </w:rPr>
          <w:t xml:space="preserve"> </w:t>
        </w:r>
      </w:hyperlink>
      <w:hyperlink r:id="rId95">
        <w:r>
          <w:rPr>
            <w:color w:val="1155cc"/>
            <w:rtl w:val="0"/>
          </w:rPr>
          <w:t xml:space="preserve">https://doi.org/10.1109/INFCOM.2003.1209219</w:t>
        </w:r>
      </w:hyperlink>
      <w:r>
        <w:rPr>
          <w:rtl w:val="0"/>
        </w:rPr>
      </w:r>
    </w:p>
    <w:p w:rsidR="00000000" w:rsidDel="00000000" w:rsidP="00000000" w:rsidRDefault="00000000" w:rsidRPr="00000000" w14:paraId="00000CEA">
      <w:pPr>
        <w:spacing w:after="240" w:before="240" w:lineRule="auto"/>
        <w:rPr/>
      </w:pPr>
      <w:r>
        <w:rPr>
          <w:rtl w:val="0"/>
        </w:rPr>
        <w:t xml:space="preserve">[47] Keipour, H. (2022). Blackhole attack detection in low-power IoT mesh networks using machine learning algorithms.</w:t>
      </w:r>
    </w:p>
    <w:p w:rsidR="00000000" w:rsidDel="00000000" w:rsidP="00000000" w:rsidRDefault="00000000" w:rsidRPr="00000000" w14:paraId="00000CEB">
      <w:pPr>
        <w:spacing w:after="240" w:before="240" w:lineRule="auto"/>
        <w:rPr/>
      </w:pPr>
      <w:r>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CEC">
      <w:pPr>
        <w:spacing w:after="240" w:before="240" w:lineRule="auto"/>
        <w:rPr/>
      </w:pPr>
      <w:r>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CED">
      <w:pPr>
        <w:spacing w:after="240" w:before="240" w:lineRule="auto"/>
        <w:rPr/>
      </w:pPr>
      <w:r>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CEE">
      <w:pPr>
        <w:spacing w:after="240" w:before="240" w:lineRule="auto"/>
        <w:rPr/>
      </w:pPr>
      <w:r>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CEF">
      <w:pPr>
        <w:spacing w:after="240" w:before="240" w:lineRule="auto"/>
        <w:rPr/>
      </w:pPr>
      <w:r>
        <w:rPr>
          <w:rtl w:val="0"/>
        </w:rPr>
        <w:t xml:space="preserve">[52] Jolliffe, I. T. (2002). Principal component analysis (2nd ed.). Springer. https://doi.org/10.1007/b98835</w:t>
      </w:r>
    </w:p>
    <w:p w:rsidR="00000000" w:rsidDel="00000000" w:rsidP="00000000" w:rsidRDefault="00000000" w:rsidRPr="00000000" w14:paraId="00000CF0">
      <w:pPr>
        <w:rPr>
          <w:shd w:fill="c9daf8" w:val="clear"/>
        </w:rPr>
      </w:pPr>
      <w:r>
        <w:rPr>
          <w:shd w:fill="c9daf8" w:val="clear"/>
          <w:rtl w:val="0"/>
        </w:rPr>
        <w:t xml:space="preserve">[53] Shameer, C. M. (n.d.). Understanding DBSCAN clustering with a simple example. Medium.</w:t>
      </w:r>
    </w:p>
    <w:p w:rsidR="00000000" w:rsidDel="00000000" w:rsidP="00000000" w:rsidRDefault="00000000" w:rsidRPr="00000000" w14:paraId="00000CF1">
      <w:pPr>
        <w:rPr>
          <w:shd w:fill="c9daf8" w:val="clear"/>
        </w:rPr>
      </w:pPr>
      <w:r>
        <w:rPr>
          <w:shd w:fill="c9daf8" w:val="clear"/>
          <w:rtl w:val="0"/>
        </w:rPr>
        <w:t xml:space="preserve">https://medium.com/@cmshameer712/understanding-dbscan-clustering-with-a-simple-example-940c468eeefa</w:t>
      </w:r>
    </w:p>
    <w:p w:rsidR="00000000" w:rsidDel="00000000" w:rsidP="00000000" w:rsidRDefault="00000000" w:rsidRPr="00000000" w14:paraId="00000CF2">
      <w:pPr>
        <w:spacing w:before="200" w:lineRule="auto"/>
        <w:rPr>
          <w:shd w:fill="c9daf8" w:val="clear"/>
        </w:rPr>
      </w:pPr>
      <w:r>
        <w:rPr>
          <w:shd w:fill="c9daf8" w:val="clear"/>
          <w:rtl w:val="0"/>
        </w:rPr>
        <w:t xml:space="preserve">[54] Soni, S. (n.d.). Clustering like a pro: A beginner’s guide to DBSCAN. Medium.</w:t>
      </w:r>
    </w:p>
    <w:p w:rsidR="00000000" w:rsidDel="00000000" w:rsidP="00000000" w:rsidRDefault="00000000" w:rsidRPr="00000000" w14:paraId="00000CF3">
      <w:pPr>
        <w:rPr>
          <w:shd w:fill="c9daf8" w:val="clear"/>
        </w:rPr>
      </w:pPr>
      <w:r>
        <w:rPr>
          <w:shd w:fill="c9daf8" w:val="clear"/>
          <w:rtl w:val="0"/>
        </w:rPr>
        <w:t xml:space="preserve">https://medium.com/@sachinsoni600517/clustering-like-a-pro-a-beginners-guide-to-dbscan-6c8274c362c4</w:t>
      </w:r>
    </w:p>
    <w:p w:rsidR="00000000" w:rsidDel="00000000" w:rsidP="00000000" w:rsidRDefault="00000000" w:rsidRPr="00000000" w14:paraId="00000CF4">
      <w:pPr>
        <w:spacing w:before="200" w:lineRule="auto"/>
        <w:rPr>
          <w:shd w:fill="c9daf8" w:val="clear"/>
        </w:rPr>
      </w:pPr>
      <w:r>
        <w:rPr>
          <w:shd w:fill="c9daf8" w:val="clear"/>
          <w:rtl w:val="0"/>
        </w:rPr>
        <w:t xml:space="preserve">[55] UpGrad. (n.d.). What is DBSCAN clustering? UpGrad Blog.</w:t>
      </w:r>
    </w:p>
    <w:p w:rsidR="00000000" w:rsidDel="00000000" w:rsidP="00000000" w:rsidRDefault="00000000" w:rsidRPr="00000000" w14:paraId="00000CF5">
      <w:pPr>
        <w:spacing w:before="200" w:lineRule="auto"/>
        <w:rPr>
          <w:shd w:fill="c9daf8" w:val="clear"/>
        </w:rPr>
      </w:pPr>
      <w:r>
        <w:rPr>
          <w:shd w:fill="c9daf8" w:val="clear"/>
          <w:rtl w:val="0"/>
        </w:rPr>
        <w:t xml:space="preserve">https://www.upgrad.com/blog/what-is-dbscan-clustering/</w:t>
      </w:r>
    </w:p>
    <w:p w:rsidR="00000000" w:rsidDel="00000000" w:rsidP="00000000" w:rsidRDefault="00000000" w:rsidRPr="00000000" w14:paraId="00000CF6">
      <w:pPr>
        <w:spacing w:before="200" w:lineRule="auto"/>
        <w:rPr>
          <w:shd w:fill="c9daf8" w:val="clear"/>
        </w:rPr>
      </w:pPr>
      <w:r>
        <w:rPr>
          <w:shd w:fill="c9daf8" w:val="clear"/>
          <w:rtl w:val="0"/>
        </w:rPr>
        <w:t xml:space="preserve">[56] STHDA. (n.d.). DBSCAN: Density-based clustering essentials. Statistical Tools for High-throughput Data Analysis.</w:t>
        <w:br w:type="textWrapping"/>
      </w:r>
      <w:hyperlink r:id="rId96">
        <w:r>
          <w:rPr>
            <w:shd w:fill="c9daf8" w:val="clear"/>
            <w:rtl w:val="0"/>
          </w:rPr>
          <w:t xml:space="preserve"> https://www.sthda.com/english/wiki/wiki.php?id_contents=7940</w:t>
        </w:r>
      </w:hyperlink>
      <w:r>
        <w:rPr>
          <w:rtl w:val="0"/>
        </w:rPr>
      </w:r>
    </w:p>
    <w:p w:rsidR="00000000" w:rsidDel="00000000" w:rsidP="00000000" w:rsidRDefault="00000000" w:rsidRPr="00000000" w14:paraId="00000CF7">
      <w:pPr>
        <w:spacing w:before="200" w:lineRule="auto"/>
        <w:rPr>
          <w:shd w:fill="c9daf8" w:val="clear"/>
        </w:rPr>
      </w:pPr>
      <w:r>
        <w:rPr>
          <w:shd w:fill="c9daf8" w:val="clear"/>
          <w:rtl w:val="0"/>
        </w:rPr>
        <w:t xml:space="preserve">[57] Bishop, C. M. (2006). Pattern recognition and machine learning. Springer.</w:t>
      </w:r>
    </w:p>
    <w:p w:rsidR="00000000" w:rsidDel="00000000" w:rsidP="00000000" w:rsidRDefault="00000000" w:rsidRPr="00000000" w14:paraId="00000CF8">
      <w:pPr>
        <w:spacing w:before="200" w:lineRule="auto"/>
        <w:rPr>
          <w:shd w:fill="c9daf8" w:val="clear"/>
        </w:rPr>
      </w:pPr>
      <w:r>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CF9">
      <w:pPr>
        <w:spacing w:before="200" w:lineRule="auto"/>
        <w:rPr>
          <w:shd w:fill="c9daf8" w:val="clear"/>
        </w:rPr>
      </w:pPr>
      <w:r>
        <w:rPr>
          <w:shd w:fill="c9daf8" w:val="clear"/>
          <w:rtl w:val="0"/>
        </w:rPr>
        <w:t xml:space="preserve">[59]ResearchGate. (n.d.). An example dendrogram for hierarchical clustering shown in Table 1.</w:t>
        <w:br w:type="textWrapping"/>
      </w:r>
      <w:hyperlink r:id="rId97">
        <w:r>
          <w:rPr>
            <w:shd w:fill="c9daf8" w:val="clear"/>
            <w:rtl w:val="0"/>
          </w:rPr>
          <w:t xml:space="preserve"> https://www.researchgate.net/figure/An-example-dendrogram-for-the-hierarchical-clustering-shown-in-Table-1-The-original-data_fig9_278706094</w:t>
        </w:r>
      </w:hyperlink>
      <w:r>
        <w:rPr>
          <w:rtl w:val="0"/>
        </w:rPr>
      </w:r>
    </w:p>
    <w:p w:rsidR="00000000" w:rsidDel="00000000" w:rsidP="00000000" w:rsidRDefault="00000000" w:rsidRPr="00000000" w14:paraId="00000CFA">
      <w:pPr>
        <w:spacing w:before="200" w:lineRule="auto"/>
        <w:rPr>
          <w:shd w:fill="c9daf8" w:val="clear"/>
        </w:rPr>
      </w:pPr>
      <w:r>
        <w:rPr>
          <w:shd w:fill="c9daf8" w:val="clear"/>
          <w:rtl w:val="0"/>
        </w:rPr>
        <w:t xml:space="preserve">[60]UC Business Analytics R Programming Guide. (n.d.). Hierarchical clustering.</w:t>
        <w:br w:type="textWrapping"/>
      </w:r>
      <w:hyperlink r:id="rId98">
        <w:r>
          <w:rPr>
            <w:shd w:fill="c9daf8" w:val="clear"/>
            <w:rtl w:val="0"/>
          </w:rPr>
          <w:t xml:space="preserve">  https://uc-r.github.io/hc_clustering</w:t>
        </w:r>
      </w:hyperlink>
      <w:r>
        <w:rPr>
          <w:rtl w:val="0"/>
        </w:rPr>
      </w:r>
    </w:p>
    <w:p w:rsidR="00000000" w:rsidDel="00000000" w:rsidP="00000000" w:rsidRDefault="00000000" w:rsidRPr="00000000" w14:paraId="00000CFB">
      <w:pPr>
        <w:spacing w:before="200" w:lineRule="auto"/>
        <w:rPr>
          <w:shd w:fill="c9daf8" w:val="clear"/>
        </w:rPr>
      </w:pPr>
      <w:r>
        <w:rPr>
          <w:shd w:fill="c9daf8" w:val="clear"/>
          <w:rtl w:val="0"/>
        </w:rPr>
        <w:t xml:space="preserve">[61]Minitab. (n.d.). What is hierarchical clustering?</w:t>
        <w:br w:type="textWrapping"/>
      </w:r>
      <w:hyperlink r:id="rId99">
        <w:r>
          <w:rPr>
            <w:shd w:fill="c9daf8" w:val="clear"/>
            <w:rtl w:val="0"/>
          </w:rPr>
          <w:t xml:space="preserve">  https://mtab.com/blog/what-is-hierarchical-clustering</w:t>
        </w:r>
      </w:hyperlink>
      <w:r>
        <w:rPr>
          <w:rtl w:val="0"/>
        </w:rPr>
      </w:r>
    </w:p>
    <w:p w:rsidR="00000000" w:rsidDel="00000000" w:rsidP="00000000" w:rsidRDefault="00000000" w:rsidRPr="00000000" w14:paraId="00000CFC">
      <w:pPr>
        <w:spacing w:before="200" w:lineRule="auto"/>
        <w:rPr>
          <w:shd w:fill="c9daf8" w:val="clear"/>
        </w:rPr>
      </w:pPr>
      <w:r>
        <w:rPr>
          <w:shd w:fill="c9daf8" w:val="clear"/>
          <w:rtl w:val="0"/>
        </w:rPr>
        <w:t xml:space="preserve">[62]Singh, A. (n.d.). Hierarchical clustering: A tree-based approach to data grouping. Medium.</w:t>
        <w:br w:type="textWrapping"/>
      </w:r>
      <w:hyperlink r:id="rId100">
        <w:r>
          <w:rPr>
            <w:shd w:fill="c9daf8" w:val="clear"/>
            <w:rtl w:val="0"/>
          </w:rPr>
          <w:t xml:space="preserve"> https://medium.com/@abhaysingh71711/hierarchical-clustering-a-tree-based-approach-to-data-grouping-241131b1c4c5</w:t>
        </w:r>
      </w:hyperlink>
      <w:r>
        <w:rPr>
          <w:rtl w:val="0"/>
        </w:rPr>
      </w:r>
    </w:p>
    <w:p w:rsidR="00000000" w:rsidDel="00000000" w:rsidP="00000000" w:rsidRDefault="00000000" w:rsidRPr="00000000" w14:paraId="00000CFD">
      <w:pPr>
        <w:spacing w:before="200" w:lineRule="auto"/>
        <w:rPr>
          <w:shd w:fill="c9daf8" w:val="clear"/>
        </w:rPr>
      </w:pPr>
      <w:r>
        <w:rPr>
          <w:shd w:fill="c9daf8" w:val="clear"/>
          <w:rtl w:val="0"/>
        </w:rPr>
        <w:t xml:space="preserve">[63]VanderPlas, J. (n.d.). Gaussian mixture models. In Python Data Science Handbook.</w:t>
        <w:br w:type="textWrapping"/>
      </w:r>
      <w:hyperlink r:id="rId101">
        <w:r>
          <w:rPr>
            <w:shd w:fill="c9daf8" w:val="clear"/>
            <w:rtl w:val="0"/>
          </w:rPr>
          <w:t xml:space="preserve"> https://jakevdp.github.io/PythonDataScienceHandbook/05.12-gaussian-mixtures.html</w:t>
        </w:r>
      </w:hyperlink>
      <w:r>
        <w:rPr>
          <w:rtl w:val="0"/>
        </w:rPr>
      </w:r>
    </w:p>
    <w:p w:rsidR="00000000" w:rsidDel="00000000" w:rsidP="00000000" w:rsidRDefault="00000000" w:rsidRPr="00000000" w14:paraId="00000CFE">
      <w:pPr>
        <w:spacing w:before="200" w:lineRule="auto"/>
        <w:rPr>
          <w:shd w:fill="c9daf8" w:val="clear"/>
        </w:rPr>
      </w:pPr>
      <w:r>
        <w:rPr>
          <w:shd w:fill="c9daf8" w:val="clear"/>
          <w:rtl w:val="0"/>
        </w:rPr>
        <w:t xml:space="preserve">[64]MathWorks. (n.d.). Cluster data from a mixture of Gaussian distributions.</w:t>
        <w:br w:type="textWrapping"/>
      </w:r>
      <w:hyperlink r:id="rId102">
        <w:r>
          <w:rPr>
            <w:shd w:fill="c9daf8" w:val="clear"/>
            <w:rtl w:val="0"/>
          </w:rPr>
          <w:t xml:space="preserve">  https://www.mathworks.com/help/stats/cluster-data-from-mixture-of-gaussian-distributions.html</w:t>
        </w:r>
      </w:hyperlink>
      <w:r>
        <w:rPr>
          <w:rtl w:val="0"/>
        </w:rPr>
      </w:r>
    </w:p>
    <w:p w:rsidR="00000000" w:rsidDel="00000000" w:rsidP="00000000" w:rsidRDefault="00000000" w:rsidRPr="00000000" w14:paraId="00000CFF">
      <w:pPr>
        <w:spacing w:before="200" w:lineRule="auto"/>
        <w:rPr>
          <w:shd w:fill="c9daf8" w:val="clear"/>
        </w:rPr>
      </w:pPr>
      <w:r>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D00">
      <w:pPr>
        <w:spacing w:before="200" w:lineRule="auto"/>
        <w:rPr>
          <w:shd w:fill="c9daf8" w:val="clear"/>
        </w:rPr>
      </w:pPr>
      <w:r>
        <w:rPr>
          <w:shd w:fill="c9daf8" w:val="clear"/>
          <w:rtl w:val="0"/>
        </w:rPr>
        <w:t xml:space="preserve">[66]ResearchGate. (n.d.). Cluster fitting with a Gaussian mixture model (GMM).</w:t>
        <w:br w:type="textWrapping"/>
      </w:r>
      <w:hyperlink r:id="rId103">
        <w:r>
          <w:rPr>
            <w:shd w:fill="c9daf8" w:val="clear"/>
            <w:rtl w:val="0"/>
          </w:rPr>
          <w:t xml:space="preserve"> https://www.researchgate.net/figure/Cluster-fitting-with-a-Gaussian-mixture-model-GMM-The-scatter-plot-from-Figure-1d-is_fig3_350132034</w:t>
        </w:r>
      </w:hyperlink>
      <w:r>
        <w:rPr>
          <w:rtl w:val="0"/>
        </w:rPr>
      </w:r>
    </w:p>
    <w:p w:rsidR="00000000" w:rsidDel="00000000" w:rsidP="00000000" w:rsidRDefault="00000000" w:rsidRPr="00000000" w14:paraId="00000D01">
      <w:pPr>
        <w:spacing w:before="200" w:lineRule="auto"/>
        <w:rPr>
          <w:shd w:fill="c9daf8" w:val="clear"/>
        </w:rPr>
      </w:pPr>
      <w:r>
        <w:rPr>
          <w:shd w:fill="c9daf8" w:val="clear"/>
          <w:rtl w:val="0"/>
        </w:rPr>
        <w:t xml:space="preserve">[67]ResearchGate. (n.d.). The spectral clustering algorithm for graph-structured data.</w:t>
        <w:br w:type="textWrapping"/>
      </w:r>
      <w:hyperlink r:id="rId104">
        <w:r>
          <w:rPr>
            <w:shd w:fill="c9daf8" w:val="clear"/>
            <w:rtl w:val="0"/>
          </w:rPr>
          <w:t xml:space="preserve"> https://www.researchgate.net/figure/The-spectral-clustering-algorithm-for-the-graph-structured-data-a-A-simple-undirected_fig1_360129519</w:t>
        </w:r>
      </w:hyperlink>
      <w:r>
        <w:rPr>
          <w:rtl w:val="0"/>
        </w:rPr>
      </w:r>
    </w:p>
    <w:p w:rsidR="00000000" w:rsidDel="00000000" w:rsidP="00000000" w:rsidRDefault="00000000" w:rsidRPr="00000000" w14:paraId="00000D02">
      <w:pPr>
        <w:spacing w:before="200" w:lineRule="auto"/>
        <w:rPr>
          <w:highlight w:val="yellow"/>
        </w:rPr>
      </w:pPr>
      <w:r>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D03">
      <w:pPr>
        <w:spacing w:before="200" w:lineRule="auto"/>
        <w:rPr>
          <w:shd w:fill="c9daf8" w:val="clear"/>
        </w:rPr>
      </w:pPr>
      <w:r>
        <w:rPr>
          <w:shd w:fill="c9daf8" w:val="clear"/>
          <w:rtl w:val="0"/>
        </w:rPr>
        <w:t xml:space="preserve">[69]StrataScratch. (n.d.). Unsupervised clustering methods in machine learning.</w:t>
        <w:br w:type="textWrapping"/>
      </w:r>
      <w:hyperlink r:id="rId105">
        <w:r>
          <w:rPr>
            <w:shd w:fill="c9daf8" w:val="clear"/>
            <w:rtl w:val="0"/>
          </w:rPr>
          <w:t xml:space="preserve">  https://www.stratascratch.com/blog/unsupervised-clustering</w:t>
        </w:r>
      </w:hyperlink>
      <w:r>
        <w:rPr>
          <w:rtl w:val="0"/>
        </w:rPr>
      </w:r>
    </w:p>
    <w:p w:rsidR="00000000" w:rsidDel="00000000" w:rsidP="00000000" w:rsidRDefault="00000000" w:rsidRPr="00000000" w14:paraId="00000D04">
      <w:pPr>
        <w:spacing w:after="180" w:before="180" w:lineRule="auto"/>
        <w:rPr>
          <w:highlight w:val="yellow"/>
        </w:rPr>
      </w:pPr>
      <w:r>
        <w:rPr>
          <w:highlight w:val="yellow"/>
          <w:rtl w:val="0"/>
        </w:rPr>
        <w:t xml:space="preserve">[70] Airehrour, D., Gutierrez, J., &amp; Ray, S. K. (2018). A trust-based defence scheme for mitigating blackhole and selective forwarding attacks in the RPL routing protocol. </w:t>
      </w:r>
      <w:r>
        <w:rPr>
          <w:i w:val="1"/>
          <w:iCs w:val="1"/>
          <w:highlight w:val="green"/>
          <w:rtl w:val="0"/>
        </w:rPr>
        <w:t xml:space="preserve">Australian Journal</w:t>
      </w:r>
      <w:r>
        <w:rPr>
          <w:i w:val="1"/>
          <w:iCs w:val="1"/>
          <w:highlight w:val="yellow"/>
          <w:rtl w:val="0"/>
        </w:rPr>
        <w:t xml:space="preserve"> of Telecommunications and the Digital Economy, 6</w:t>
      </w:r>
      <w:r>
        <w:rPr>
          <w:highlight w:val="yellow"/>
          <w:rtl w:val="0"/>
        </w:rPr>
        <w:t xml:space="preserve">(1), 41–59. https://doi.org/10.18080/jtde.v6n1.138</w:t>
      </w:r>
    </w:p>
    <w:p w:rsidR="00000000" w:rsidDel="00000000" w:rsidP="00000000" w:rsidRDefault="00000000" w:rsidRPr="00000000" w14:paraId="00000D05">
      <w:pPr>
        <w:spacing w:after="180" w:before="180" w:lineRule="auto"/>
        <w:rPr>
          <w:highlight w:val="yellow"/>
        </w:rPr>
      </w:pPr>
      <w:r>
        <w:rPr>
          <w:highlight w:val="yellow"/>
          <w:rtl w:val="0"/>
        </w:rPr>
        <w:t xml:space="preserve">[71] Zhukabayeva, T., Zholshiyeva, L., Mardenov, Y., Buja, A., Khan, S., &amp; Alnazzawi, N. (2025). Real-time detection and response to wormhole and sinkhole attacks in wireless sensor networks. </w:t>
      </w:r>
      <w:r>
        <w:rPr>
          <w:i w:val="1"/>
          <w:iCs w:val="1"/>
          <w:highlight w:val="yellow"/>
          <w:rtl w:val="0"/>
        </w:rPr>
        <w:t xml:space="preserve">Technologies, 13</w:t>
      </w:r>
      <w:r>
        <w:rPr>
          <w:highlight w:val="yellow"/>
          <w:rtl w:val="0"/>
        </w:rPr>
        <w:t xml:space="preserve">(8), 348. https://doi.org/10.3390/technologies13080348</w:t>
      </w:r>
    </w:p>
    <w:p w:rsidR="00000000" w:rsidDel="00000000" w:rsidP="00000000" w:rsidRDefault="00000000" w:rsidRPr="00000000" w14:paraId="00000D06">
      <w:pPr>
        <w:spacing w:after="180" w:before="180" w:lineRule="auto"/>
        <w:rPr>
          <w:highlight w:val="yellow"/>
        </w:rPr>
      </w:pPr>
      <w:r>
        <w:rPr>
          <w:highlight w:val="yellow"/>
          <w:rtl w:val="0"/>
        </w:rPr>
        <w:t xml:space="preserve">[72] Ramírez Gómez, J., Vargas Montoya, H., &amp; León Henao, Á. (2019). Implementing a wormhole attack on wireless sensor networks with XBee S2C devices. </w:t>
      </w:r>
      <w:r>
        <w:rPr>
          <w:i w:val="1"/>
          <w:iCs w:val="1"/>
          <w:highlight w:val="yellow"/>
          <w:rtl w:val="0"/>
        </w:rPr>
        <w:t xml:space="preserve">Revista Colombiana de Computación, 20</w:t>
      </w:r>
      <w:r>
        <w:rPr>
          <w:highlight w:val="yellow"/>
          <w:rtl w:val="0"/>
        </w:rPr>
        <w:t xml:space="preserve">(1), 41–58. https://doi.org/10.29375/25392115.3606</w:t>
      </w:r>
    </w:p>
    <w:p w:rsidR="00000000" w:rsidDel="00000000" w:rsidP="00000000" w:rsidRDefault="00000000" w:rsidRPr="00000000" w14:paraId="00000D07">
      <w:pPr>
        <w:spacing w:after="180" w:before="180" w:lineRule="auto"/>
        <w:rPr>
          <w:highlight w:val="yellow"/>
        </w:rPr>
      </w:pPr>
      <w:r>
        <w:rPr>
          <w:highlight w:val="yellow"/>
          <w:rtl w:val="0"/>
        </w:rPr>
        <w:t xml:space="preserve">[73] Zhan, Z., Zhou, H., &amp; Haddadi, H. (2025). </w:t>
      </w:r>
      <w:r>
        <w:rPr>
          <w:i w:val="1"/>
          <w:iCs w:val="1"/>
          <w:highlight w:val="yellow"/>
          <w:rtl w:val="0"/>
        </w:rPr>
        <w:t xml:space="preserve">REAL-IoT: Characterizing GNN intrusion detection robustness under practical adversarial attack</w:t>
      </w:r>
      <w:r>
        <w:rPr>
          <w:highlight w:val="yellow"/>
          <w:rtl w:val="0"/>
        </w:rPr>
        <w:t xml:space="preserve">. arXiv. https://arxiv.org/abs/2507.10836</w:t>
      </w:r>
    </w:p>
    <w:p w:rsidR="00000000" w:rsidDel="00000000" w:rsidP="00000000" w:rsidRDefault="00000000" w:rsidRPr="00000000" w14:paraId="00000D08">
      <w:pPr>
        <w:spacing w:after="180" w:before="180" w:lineRule="auto"/>
        <w:rPr>
          <w:highlight w:val="yellow"/>
        </w:rPr>
      </w:pPr>
      <w:r>
        <w:rPr>
          <w:highlight w:val="yellow"/>
          <w:rtl w:val="0"/>
        </w:rPr>
        <w:t xml:space="preserve">[74] Abdallah, W., Mnasri, S., &amp; Val, T. (2022). </w:t>
      </w:r>
      <w:r>
        <w:rPr>
          <w:i w:val="1"/>
          <w:iCs w:val="1"/>
          <w:highlight w:val="yellow"/>
          <w:rtl w:val="0"/>
        </w:rPr>
        <w:t xml:space="preserve">Distributed approach for the indoor deployment of wireless connected objects by the hybridization of the Voronoi diagram and the Genetic Algorithm</w:t>
      </w:r>
      <w:r>
        <w:rPr>
          <w:highlight w:val="yellow"/>
          <w:rtl w:val="0"/>
        </w:rPr>
        <w:t xml:space="preserve">. arXiv. https://arxiv.org/abs/2202.13735</w:t>
      </w:r>
    </w:p>
    <w:p w:rsidR="00000000" w:rsidDel="00000000" w:rsidP="00000000" w:rsidRDefault="00000000" w:rsidRPr="00000000" w14:paraId="00000D09">
      <w:pPr>
        <w:spacing w:after="180" w:before="180" w:lineRule="auto"/>
        <w:rPr>
          <w:highlight w:val="yellow"/>
        </w:rPr>
      </w:pPr>
      <w:r>
        <w:rPr>
          <w:highlight w:val="yellow"/>
          <w:rtl w:val="0"/>
        </w:rPr>
        <w:t xml:space="preserve">[75] Espressif Systems. (n.d.). </w:t>
      </w:r>
      <w:r>
        <w:rPr>
          <w:i w:val="1"/>
          <w:iCs w:val="1"/>
          <w:highlight w:val="yellow"/>
          <w:rtl w:val="0"/>
        </w:rPr>
        <w:t xml:space="preserve">ESP-WIFI-MESH</w:t>
      </w:r>
      <w:r>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D0A">
      <w:pPr>
        <w:spacing w:after="180" w:before="180" w:lineRule="auto"/>
        <w:rPr>
          <w:highlight w:val="yellow"/>
        </w:rPr>
      </w:pPr>
      <w:r>
        <w:rPr>
          <w:highlight w:val="yellow"/>
          <w:rtl w:val="0"/>
        </w:rPr>
        <w:t xml:space="preserve">[76] Espressif Systems. (n.d.). </w:t>
      </w:r>
      <w:r>
        <w:rPr>
          <w:i w:val="1"/>
          <w:iCs w:val="1"/>
          <w:highlight w:val="yellow"/>
          <w:rtl w:val="0"/>
        </w:rPr>
        <w:t xml:space="preserve">esp_mesh.h</w:t>
      </w:r>
      <w:r>
        <w:rPr>
          <w:highlight w:val="yellow"/>
          <w:rtl w:val="0"/>
        </w:rPr>
        <w:t xml:space="preserve"> (ESP-IDF v5.3.5) [Source code]. GitHub. https://github.com/espressif/esp-idf/blob/v5.3.5/components/esp_wifi/include/esp_mesh.h</w:t>
      </w:r>
    </w:p>
    <w:p w:rsidR="00000000" w:rsidDel="00000000" w:rsidP="00000000" w:rsidRDefault="00000000" w:rsidRPr="00000000" w14:paraId="00000D0B">
      <w:pPr>
        <w:spacing w:after="180" w:before="180" w:lineRule="auto"/>
        <w:rPr>
          <w:highlight w:val="yellow"/>
        </w:rPr>
      </w:pPr>
      <w:r>
        <w:rPr>
          <w:highlight w:val="yellow"/>
          <w:rtl w:val="0"/>
        </w:rPr>
        <w:t xml:space="preserve">[77] Espressif Systems. (n.d.). </w:t>
      </w:r>
      <w:r>
        <w:rPr>
          <w:i w:val="1"/>
          <w:iCs w:val="1"/>
          <w:highlight w:val="yellow"/>
          <w:rtl w:val="0"/>
        </w:rPr>
        <w:t xml:space="preserve">Miscellaneous system APIs: MAC address</w:t>
      </w:r>
      <w:r>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D0C">
      <w:pPr>
        <w:spacing w:after="180" w:before="180" w:lineRule="auto"/>
        <w:rPr>
          <w:highlight w:val="yellow"/>
        </w:rPr>
      </w:pPr>
      <w:r>
        <w:rPr>
          <w:highlight w:val="yellow"/>
          <w:rtl w:val="0"/>
        </w:rPr>
        <w:t xml:space="preserve">[78] Wireshark Foundation. (n.d.). </w:t>
      </w:r>
      <w:r>
        <w:rPr>
          <w:i w:val="1"/>
          <w:iCs w:val="1"/>
          <w:highlight w:val="yellow"/>
          <w:rtl w:val="0"/>
        </w:rPr>
        <w:t xml:space="preserve">Download Wireshark</w:t>
      </w:r>
      <w:r>
        <w:rPr>
          <w:highlight w:val="yellow"/>
          <w:rtl w:val="0"/>
        </w:rPr>
        <w:t xml:space="preserve"> [Software]. https://www.wireshark.org/download.html</w:t>
      </w:r>
    </w:p>
    <w:p w:rsidR="00000000" w:rsidDel="00000000" w:rsidP="00000000" w:rsidRDefault="00000000" w:rsidRPr="00000000" w14:paraId="00000D0D">
      <w:pPr>
        <w:spacing w:after="180" w:before="180" w:lineRule="auto"/>
        <w:rPr>
          <w:highlight w:val="yellow"/>
        </w:rPr>
      </w:pPr>
      <w:r>
        <w:rPr>
          <w:highlight w:val="yellow"/>
          <w:rtl w:val="0"/>
        </w:rPr>
        <w:t xml:space="preserve">[79] NIS16 thesis group. (2026). </w:t>
      </w:r>
      <w:r>
        <w:rPr>
          <w:i w:val="1"/>
          <w:iCs w:val="1"/>
          <w:highlight w:val="yellow"/>
          <w:rtl w:val="0"/>
        </w:rPr>
        <w:t xml:space="preserve">NIS16-ESP32-Environment</w:t>
      </w:r>
      <w:r>
        <w:rPr>
          <w:highlight w:val="yellow"/>
          <w:rtl w:val="0"/>
        </w:rPr>
        <w:t xml:space="preserve"> (THESIS3 branch) [Source code]. GitHub. https://github.com/Kemo1006/NIS16-ESP32-Environment</w:t>
      </w:r>
    </w:p>
    <w:p w:rsidR="00000000" w:rsidDel="00000000" w:rsidP="00000000" w:rsidRDefault="00000000" w:rsidRPr="00000000" w14:paraId="00000D0E">
      <w:pPr>
        <w:rPr>
          <w:shd w:fill="c9daf8" w:val="clear"/>
        </w:rPr>
      </w:pPr>
      <w:r>
        <w:rPr>
          <w:shd w:fill="c9daf8" w:val="clear"/>
          <w:rtl w:val="0"/>
        </w:rPr>
        <w:t xml:space="preserve"> </w:t>
      </w:r>
    </w:p>
    <w:p w:rsidR="00000000" w:rsidDel="00000000" w:rsidP="00000000" w:rsidRDefault="00000000" w:rsidRPr="00000000" w14:paraId="00000D0F">
      <w:pPr>
        <w:pStyle w:val="Heading1"/>
        <w:keepNext w:val="0"/>
        <w:keepLines w:val="0"/>
        <w:spacing w:after="120" w:before="480" w:lineRule="auto"/>
        <w:ind w:left="360" w:firstLine="0"/>
        <w:rPr/>
      </w:pPr>
      <w:bookmarkStart w:colFirst="0" w:colLast="0" w:name="_252u1r3xmgbc" w:id="308"/>
      <w:bookmarkEnd w:id="308"/>
      <w:r>
        <w:rPr>
          <w:rtl w:val="0"/>
        </w:rPr>
        <w:t xml:space="preserve"> </w:t>
      </w:r>
    </w:p>
    <w:p w:rsidR="00000000" w:rsidDel="00000000" w:rsidP="00000000" w:rsidRDefault="00000000" w:rsidRPr="00000000" w14:paraId="00000D10">
      <w:pPr>
        <w:rPr/>
      </w:pPr>
      <w:r>
        <w:rPr>
          <w:rtl w:val="0"/>
        </w:rPr>
        <w:t xml:space="preserve"> </w:t>
      </w:r>
    </w:p>
    <w:p w:rsidR="00000000" w:rsidDel="00000000" w:rsidP="00000000" w:rsidRDefault="00000000" w:rsidRPr="00000000" w14:paraId="00000D11">
      <w:pPr>
        <w:rPr/>
      </w:pPr>
      <w:r>
        <w:rPr>
          <w:rtl w:val="0"/>
        </w:rPr>
        <w:t xml:space="preserve"> </w:t>
      </w:r>
    </w:p>
    <w:p w:rsidR="00000000" w:rsidDel="00000000" w:rsidP="00000000" w:rsidRDefault="00000000" w:rsidRPr="00000000" w14:paraId="00000D12">
      <w:pPr>
        <w:rPr/>
      </w:pPr>
      <w:r>
        <w:rPr>
          <w:rtl w:val="0"/>
        </w:rPr>
        <w:t xml:space="preserve"> </w:t>
      </w:r>
    </w:p>
    <w:p w:rsidR="00000000" w:rsidDel="00000000" w:rsidP="00000000" w:rsidRDefault="00000000" w:rsidRPr="00000000" w14:paraId="00000D13">
      <w:pPr>
        <w:rPr/>
      </w:pPr>
      <w:r>
        <w:rPr>
          <w:rtl w:val="0"/>
        </w:rPr>
        <w:t xml:space="preserve"> </w:t>
      </w:r>
    </w:p>
    <w:p w:rsidR="00000000" w:rsidDel="00000000" w:rsidP="00000000" w:rsidRDefault="00000000" w:rsidRPr="00000000" w14:paraId="00000D14">
      <w:pPr>
        <w:rPr/>
      </w:pPr>
      <w:r>
        <w:rPr>
          <w:rtl w:val="0"/>
        </w:rPr>
        <w:t xml:space="preserve"> </w:t>
      </w:r>
    </w:p>
    <w:p w:rsidR="00000000" w:rsidDel="00000000" w:rsidP="00000000" w:rsidRDefault="00000000" w:rsidRPr="00000000" w14:paraId="00000D15">
      <w:pPr>
        <w:rPr/>
      </w:pPr>
      <w:r>
        <w:rPr>
          <w:rtl w:val="0"/>
        </w:rPr>
        <w:t xml:space="preserve"> </w:t>
      </w:r>
    </w:p>
    <w:p w:rsidR="00000000" w:rsidDel="00000000" w:rsidP="00000000" w:rsidRDefault="00000000" w:rsidRPr="00000000" w14:paraId="00000D16">
      <w:pPr>
        <w:rPr/>
      </w:pPr>
      <w:r>
        <w:rPr>
          <w:rtl w:val="0"/>
        </w:rPr>
        <w:t xml:space="preserve"> </w:t>
      </w:r>
    </w:p>
    <w:p w:rsidR="00000000" w:rsidDel="00000000" w:rsidP="00000000" w:rsidRDefault="00000000" w:rsidRPr="00000000" w14:paraId="00000D17">
      <w:pPr>
        <w:rPr/>
      </w:pPr>
      <w:r>
        <w:rPr>
          <w:rtl w:val="0"/>
        </w:rPr>
        <w:t xml:space="preserve"> </w:t>
      </w:r>
    </w:p>
    <w:p w:rsidR="00000000" w:rsidDel="00000000" w:rsidP="00000000" w:rsidRDefault="00000000" w:rsidRPr="00000000" w14:paraId="00000D18">
      <w:pPr>
        <w:rPr/>
      </w:pPr>
      <w:r>
        <w:rPr>
          <w:rtl w:val="0"/>
        </w:rPr>
        <w:t xml:space="preserve"> </w:t>
      </w:r>
    </w:p>
    <w:p w:rsidR="00000000" w:rsidDel="00000000" w:rsidP="00000000" w:rsidRDefault="00000000" w:rsidRPr="00000000" w14:paraId="00000D19">
      <w:pPr>
        <w:rPr/>
      </w:pPr>
      <w:r>
        <w:rPr>
          <w:rtl w:val="0"/>
        </w:rPr>
        <w:t xml:space="preserve"> </w:t>
      </w:r>
    </w:p>
    <w:p w:rsidR="00000000" w:rsidDel="00000000" w:rsidP="00000000" w:rsidRDefault="00000000" w:rsidRPr="00000000" w14:paraId="00000D1A">
      <w:pPr>
        <w:rPr/>
      </w:pPr>
      <w:r>
        <w:rPr>
          <w:rtl w:val="0"/>
        </w:rPr>
        <w:t xml:space="preserve"> </w:t>
      </w:r>
    </w:p>
    <w:p w:rsidR="00000000" w:rsidDel="00000000" w:rsidP="00000000" w:rsidRDefault="00000000" w:rsidRPr="00000000" w14:paraId="00000D1B">
      <w:pPr>
        <w:rPr/>
      </w:pPr>
      <w:r>
        <w:rPr>
          <w:rtl w:val="0"/>
        </w:rPr>
        <w:t xml:space="preserve"> </w:t>
      </w:r>
    </w:p>
    <w:p w:rsidR="00000000" w:rsidDel="00000000" w:rsidP="00000000" w:rsidRDefault="00000000" w:rsidRPr="00000000" w14:paraId="00000D1C">
      <w:pPr>
        <w:rPr/>
      </w:pPr>
      <w:r>
        <w:rPr>
          <w:rtl w:val="0"/>
        </w:rPr>
        <w:t xml:space="preserve"> </w:t>
      </w:r>
    </w:p>
    <w:p w:rsidR="00000000" w:rsidDel="00000000" w:rsidP="00000000" w:rsidRDefault="00000000" w:rsidRPr="00000000" w14:paraId="00000D1D">
      <w:pPr>
        <w:rPr/>
      </w:pPr>
      <w:r>
        <w:rPr>
          <w:rtl w:val="0"/>
        </w:rPr>
        <w:t xml:space="preserve"> </w:t>
      </w:r>
    </w:p>
    <w:p w:rsidR="00000000" w:rsidDel="00000000" w:rsidP="00000000" w:rsidRDefault="00000000" w:rsidRPr="00000000" w14:paraId="00000D1E">
      <w:pPr>
        <w:rPr/>
      </w:pPr>
      <w:r>
        <w:rPr>
          <w:rtl w:val="0"/>
        </w:rPr>
        <w:t xml:space="preserve"> </w:t>
      </w:r>
    </w:p>
    <w:p w:rsidR="00000000" w:rsidDel="00000000" w:rsidP="00000000" w:rsidRDefault="00000000" w:rsidRPr="00000000" w14:paraId="00000D1F">
      <w:pPr>
        <w:rPr/>
      </w:pPr>
      <w:r>
        <w:rPr>
          <w:rtl w:val="0"/>
        </w:rPr>
        <w:t xml:space="preserve"> </w:t>
      </w:r>
    </w:p>
    <w:p w:rsidR="00000000" w:rsidDel="00000000" w:rsidP="00000000" w:rsidRDefault="00000000" w:rsidRPr="00000000" w14:paraId="00000D20">
      <w:pPr>
        <w:pStyle w:val="Heading1"/>
        <w:keepNext w:val="0"/>
        <w:keepLines w:val="0"/>
        <w:spacing w:after="120" w:before="480" w:lineRule="auto"/>
        <w:ind w:left="360" w:firstLine="0"/>
        <w:rPr/>
      </w:pPr>
      <w:bookmarkStart w:colFirst="0" w:colLast="0" w:name="_xwhy1iaz6nn9" w:id="309"/>
      <w:bookmarkEnd w:id="309"/>
      <w:r>
        <w:rPr>
          <w:rtl w:val="0"/>
        </w:rPr>
        <w:t xml:space="preserve">Appendix B. Research Ethics Forms</w:t>
      </w:r>
    </w:p>
    <w:tbl>
      <w:tblPr>
        <w:tblStyle w:val="Table6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D21">
            <w:pPr>
              <w:ind w:left="1080" w:hanging="360"/>
              <w:jc w:val="center"/>
              <w:rPr>
                <w:b w:val="1"/>
                <w:bCs w:val="1"/>
                <w:sz w:val="28"/>
                <w:szCs w:val="28"/>
              </w:rPr>
            </w:pPr>
            <w:r>
              <w:rPr>
                <w:b w:val="1"/>
                <w:bCs w:val="1"/>
                <w:sz w:val="28"/>
                <w:szCs w:val="28"/>
                <w:rtl w:val="0"/>
              </w:rPr>
              <w:t xml:space="preserve">RESEARCH / PROJECT ETHICS REVIEW FORM</w:t>
            </w:r>
          </w:p>
          <w:p w:rsidR="00000000" w:rsidDel="00000000" w:rsidP="00000000" w:rsidRDefault="00000000" w:rsidRPr="00000000" w14:paraId="00000D22">
            <w:pPr>
              <w:ind w:left="1080" w:hanging="360"/>
              <w:jc w:val="center"/>
              <w:rPr>
                <w:b w:val="1"/>
                <w:bCs w:val="1"/>
                <w:sz w:val="28"/>
                <w:szCs w:val="28"/>
              </w:rPr>
            </w:pPr>
            <w:r>
              <w:rPr>
                <w:b w:val="1"/>
                <w:bCs w:val="1"/>
                <w:sz w:val="28"/>
                <w:szCs w:val="28"/>
                <w:rtl w:val="0"/>
              </w:rPr>
              <w:t xml:space="preserve">For Thesis / Capstone / Dissertation Proposals</w:t>
            </w:r>
          </w:p>
          <w:p w:rsidR="00000000" w:rsidDel="00000000" w:rsidP="00000000" w:rsidRDefault="00000000" w:rsidRPr="00000000" w14:paraId="00000D23">
            <w:pPr>
              <w:ind w:left="1080" w:hanging="360"/>
              <w:jc w:val="center"/>
              <w:rPr>
                <w:b w:val="1"/>
                <w:bCs w:val="1"/>
                <w:sz w:val="24"/>
                <w:szCs w:val="24"/>
              </w:rPr>
            </w:pPr>
            <w:r>
              <w:rPr>
                <w:b w:val="1"/>
                <w:bCs w:val="1"/>
                <w:sz w:val="24"/>
                <w:szCs w:val="24"/>
                <w:rtl w:val="0"/>
              </w:rPr>
              <w:t xml:space="preserve">(</w:t>
            </w:r>
            <w:r>
              <w:rPr>
                <w:b w:val="1"/>
                <w:bCs w:val="1"/>
                <w:i w:val="1"/>
                <w:iCs w:val="1"/>
                <w:rtl w:val="0"/>
              </w:rPr>
              <w:t xml:space="preserve">ver.Oct2024c</w:t>
            </w:r>
            <w:r>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ind w:left="1080" w:hanging="360"/>
              <w:rPr>
                <w:b w:val="1"/>
                <w:bCs w:val="1"/>
              </w:rPr>
            </w:pPr>
            <w:r>
              <w:rPr>
                <w:b w:val="1"/>
                <w:bCs w:val="1"/>
                <w:rtl w:val="0"/>
              </w:rPr>
              <w:t xml:space="preserve">Names of Student Researcher(s):</w:t>
            </w:r>
          </w:p>
          <w:p w:rsidR="00000000" w:rsidDel="00000000" w:rsidP="00000000" w:rsidRDefault="00000000" w:rsidRPr="00000000" w14:paraId="00000D25">
            <w:pPr>
              <w:ind w:left="1080" w:hanging="360"/>
              <w:rPr/>
            </w:pPr>
            <w:r>
              <w:rPr>
                <w:rtl w:val="0"/>
              </w:rPr>
              <w:t xml:space="preserve">Calpoporo, Jose Angelo C.</w:t>
            </w:r>
          </w:p>
          <w:p w:rsidR="00000000" w:rsidDel="00000000" w:rsidP="00000000" w:rsidRDefault="00000000" w:rsidRPr="00000000" w14:paraId="00000D26">
            <w:pPr>
              <w:ind w:left="1080" w:hanging="360"/>
              <w:rPr/>
            </w:pPr>
            <w:r>
              <w:rPr>
                <w:rtl w:val="0"/>
              </w:rPr>
              <w:t xml:space="preserve">Carlos, Miguel Sebastian C.</w:t>
            </w:r>
          </w:p>
          <w:p w:rsidR="00000000" w:rsidDel="00000000" w:rsidP="00000000" w:rsidRDefault="00000000" w:rsidRPr="00000000" w14:paraId="00000D27">
            <w:pPr>
              <w:ind w:left="1080" w:hanging="360"/>
              <w:rPr/>
            </w:pPr>
            <w:r>
              <w:rPr>
                <w:rtl w:val="0"/>
              </w:rPr>
              <w:t xml:space="preserve">Ong, Kyle Edward M.</w:t>
            </w:r>
          </w:p>
          <w:p w:rsidR="00000000" w:rsidDel="00000000" w:rsidP="00000000" w:rsidRDefault="00000000" w:rsidRPr="00000000" w14:paraId="00000D28">
            <w:pPr>
              <w:ind w:left="1080" w:hanging="360"/>
              <w:rPr/>
            </w:pPr>
            <w:r>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ind w:left="1080" w:hanging="360"/>
              <w:rPr/>
            </w:pPr>
            <w:r>
              <w:rPr>
                <w:b w:val="1"/>
                <w:bCs w:val="1"/>
                <w:rtl w:val="0"/>
              </w:rPr>
              <w:t xml:space="preserve">Research/Thesis/Capstone Title: </w:t>
            </w:r>
            <w:r>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ind w:left="1080" w:hanging="360"/>
              <w:rPr/>
            </w:pPr>
            <w:r>
              <w:rPr>
                <w:b w:val="1"/>
                <w:bCs w:val="1"/>
                <w:rtl w:val="0"/>
              </w:rPr>
              <w:t xml:space="preserve">College: </w:t>
            </w:r>
            <w:r>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ind w:left="1080" w:hanging="360"/>
              <w:rPr/>
            </w:pPr>
            <w:r>
              <w:rPr>
                <w:b w:val="1"/>
                <w:bCs w:val="1"/>
                <w:rtl w:val="0"/>
              </w:rPr>
              <w:t xml:space="preserve">Department:  </w:t>
            </w:r>
            <w:r>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ind w:left="1080" w:hanging="360"/>
              <w:rPr>
                <w:color w:val="232323"/>
                <w:sz w:val="23"/>
                <w:szCs w:val="23"/>
              </w:rPr>
            </w:pPr>
            <w:r>
              <w:rPr>
                <w:b w:val="1"/>
                <w:bCs w:val="1"/>
                <w:rtl w:val="0"/>
              </w:rPr>
              <w:t xml:space="preserve">Course: </w:t>
            </w:r>
            <w:r>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ind w:left="1080" w:hanging="360"/>
              <w:rPr/>
            </w:pPr>
            <w:r>
              <w:rPr>
                <w:b w:val="1"/>
                <w:bCs w:val="1"/>
                <w:rtl w:val="0"/>
              </w:rPr>
              <w:t xml:space="preserve">Expected Duration of the Project:</w:t>
            </w:r>
            <w:r>
              <w:rPr>
                <w:rtl w:val="0"/>
              </w:rPr>
              <w:t xml:space="preserve">  from Term 1 AY 2025-2026  to Term 1 AY 2026-2027</w:t>
            </w:r>
          </w:p>
        </w:tc>
      </w:tr>
      <w:tr>
        <w:trPr>
          <w:cantSplit w:val="0"/>
          <w:trHeight w:val="37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ind w:left="1080" w:hanging="360"/>
              <w:rPr>
                <w:b w:val="1"/>
                <w:bCs w:val="1"/>
              </w:rPr>
            </w:pPr>
            <w:r>
              <w:rPr>
                <w:b w:val="1"/>
                <w:bCs w:val="1"/>
                <w:rtl w:val="0"/>
              </w:rPr>
              <w:t xml:space="preserve">PROTOCOL:</w:t>
            </w:r>
          </w:p>
          <w:p w:rsidR="00000000" w:rsidDel="00000000" w:rsidP="00000000" w:rsidRDefault="00000000" w:rsidRPr="00000000" w14:paraId="00000D2F">
            <w:pPr>
              <w:ind w:left="1080" w:hanging="360"/>
              <w:rPr>
                <w:i w:val="1"/>
                <w:iCs w:val="1"/>
              </w:rPr>
            </w:pPr>
            <w:r>
              <w:rPr>
                <w:rtl w:val="0"/>
              </w:rPr>
              <w:t xml:space="preserve">(</w:t>
            </w:r>
            <w:r>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D30">
            <w:pPr>
              <w:ind w:left="1080" w:hanging="360"/>
              <w:rPr/>
            </w:pPr>
            <w:r>
              <w:rPr>
                <w:rtl w:val="0"/>
              </w:rPr>
              <w:t xml:space="preserve"> </w:t>
            </w:r>
          </w:p>
          <w:tbl>
            <w:tblPr>
              <w:tblStyle w:val="Table6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290"/>
              <w:gridCol w:w="2490"/>
              <w:tblGridChange w:id="0">
                <w:tblGrid>
                  <w:gridCol w:w="2325"/>
                  <w:gridCol w:w="4290"/>
                  <w:gridCol w:w="249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ind w:left="1080" w:hanging="360"/>
                    <w:rPr/>
                  </w:pPr>
                  <w:r>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ind w:left="1080" w:hanging="360"/>
                    <w:rPr/>
                  </w:pPr>
                  <w:r>
                    <w:rPr>
                      <w:rtl w:val="0"/>
                    </w:rPr>
                    <w:t xml:space="preserve">Reference Document (include page number)</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ind w:left="1080" w:hanging="360"/>
                    <w:rPr/>
                  </w:pPr>
                  <w:r>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ind w:left="1080" w:hanging="360"/>
                    <w:rPr/>
                  </w:pPr>
                  <w:r>
                    <w:rPr>
                      <w:b w:val="1"/>
                      <w:bCs w:val="1"/>
                      <w:rtl w:val="0"/>
                    </w:rPr>
                    <w:t xml:space="preserve">No human participants</w:t>
                  </w:r>
                  <w:r>
                    <w:rPr>
                      <w:rtl w:val="0"/>
                    </w:rPr>
                    <w:t xml:space="preserve"> are directly involved in the experiment.</w:t>
                  </w:r>
                </w:p>
                <w:p w:rsidR="00000000" w:rsidDel="00000000" w:rsidP="00000000" w:rsidRDefault="00000000" w:rsidRPr="00000000" w14:paraId="00000D36">
                  <w:pPr>
                    <w:ind w:left="1080" w:hanging="360"/>
                    <w:rPr/>
                  </w:pPr>
                  <w:r>
                    <w:rPr>
                      <w:rtl w:val="0"/>
                    </w:rPr>
                    <w:t xml:space="preserve"> </w:t>
                  </w:r>
                </w:p>
                <w:p w:rsidR="00000000" w:rsidDel="00000000" w:rsidP="00000000" w:rsidRDefault="00000000" w:rsidRPr="00000000" w14:paraId="00000D37">
                  <w:pPr>
                    <w:ind w:left="1080" w:hanging="360"/>
                    <w:rPr/>
                  </w:pPr>
                  <w:r>
                    <w:rPr>
                      <w:rtl w:val="0"/>
                    </w:rPr>
                    <w:t xml:space="preserve">The “participants” are </w:t>
                  </w:r>
                  <w:r>
                    <w:rPr>
                      <w:b w:val="1"/>
                      <w:bCs w:val="1"/>
                      <w:rtl w:val="0"/>
                    </w:rPr>
                    <w:t xml:space="preserve">ESP32 mesh nodes</w:t>
                  </w:r>
                  <w:r>
                    <w:rPr>
                      <w:rtl w:val="0"/>
                    </w:rPr>
                    <w:t xml:space="preserve"> used in laboratory testing.</w:t>
                  </w:r>
                </w:p>
                <w:p w:rsidR="00000000" w:rsidDel="00000000" w:rsidP="00000000" w:rsidRDefault="00000000" w:rsidRPr="00000000" w14:paraId="00000D38">
                  <w:pPr>
                    <w:ind w:left="1080" w:hanging="360"/>
                    <w:rPr/>
                  </w:pPr>
                  <w:r>
                    <w:rPr>
                      <w:rtl w:val="0"/>
                    </w:rPr>
                    <w:t xml:space="preserve"> </w:t>
                  </w:r>
                </w:p>
                <w:p w:rsidR="00000000" w:rsidDel="00000000" w:rsidP="00000000" w:rsidRDefault="00000000" w:rsidRPr="00000000" w14:paraId="00000D39">
                  <w:pPr>
                    <w:ind w:left="1080" w:hanging="360"/>
                    <w:rPr/>
                  </w:pPr>
                  <w:r>
                    <w:rPr>
                      <w:rtl w:val="0"/>
                    </w:rPr>
                    <w:t xml:space="preserve">Only the researchers will interact with the system for configuration, observation, and data recording.</w:t>
                  </w:r>
                </w:p>
                <w:p w:rsidR="00000000" w:rsidDel="00000000" w:rsidP="00000000" w:rsidRDefault="00000000" w:rsidRPr="00000000" w14:paraId="00000D3A">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ind w:left="1080" w:hanging="360"/>
                    <w:rPr/>
                  </w:pPr>
                  <w:r>
                    <w:rPr>
                      <w:rtl w:val="0"/>
                    </w:rPr>
                    <w:t xml:space="preserve">Section 1.6.1 Hardware (pp. 15)</w:t>
                  </w:r>
                </w:p>
              </w:tc>
            </w:tr>
            <w:tr>
              <w:trPr>
                <w:cantSplit w:val="0"/>
                <w:trHeight w:val="7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ind w:left="1080" w:hanging="360"/>
                    <w:rPr/>
                  </w:pPr>
                  <w:r>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ind w:left="1080" w:hanging="360"/>
                    <w:rPr>
                      <w:highlight w:val="yellow"/>
                    </w:rPr>
                  </w:pPr>
                  <w:r>
                    <w:rPr>
                      <w:b w:val="1"/>
                      <w:bCs w:val="1"/>
                      <w:highlight w:val="yellow"/>
                      <w:rtl w:val="0"/>
                    </w:rPr>
                    <w:t xml:space="preserve">Network Telemetry Data:</w:t>
                  </w:r>
                  <w:r>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D3E">
                  <w:pPr>
                    <w:spacing w:before="200" w:lineRule="auto"/>
                    <w:ind w:left="1080" w:hanging="360"/>
                    <w:rPr>
                      <w:highlight w:val="yellow"/>
                    </w:rPr>
                  </w:pPr>
                  <w:r>
                    <w:rPr>
                      <w:b w:val="1"/>
                      <w:bCs w:val="1"/>
                      <w:highlight w:val="yellow"/>
                      <w:rtl w:val="0"/>
                    </w:rPr>
                    <w:t xml:space="preserve">Attack Telemetry Data:</w:t>
                  </w:r>
                  <w:r>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D3F">
                  <w:pPr>
                    <w:spacing w:before="200" w:lineRule="auto"/>
                    <w:ind w:left="1080" w:hanging="360"/>
                    <w:rPr>
                      <w:highlight w:val="yellow"/>
                    </w:rPr>
                  </w:pPr>
                  <w:r>
                    <w:rPr>
                      <w:b w:val="1"/>
                      <w:bCs w:val="1"/>
                      <w:highlight w:val="yellow"/>
                      <w:rtl w:val="0"/>
                    </w:rPr>
                    <w:t xml:space="preserve">System Logs:</w:t>
                  </w:r>
                  <w:r>
                    <w:rPr>
                      <w:highlight w:val="yellow"/>
                      <w:rtl w:val="0"/>
                    </w:rPr>
                    <w:t xml:space="preserve"> Phase labels, node roles, timestamps, and event logs (e.g., parent switches).</w:t>
                  </w:r>
                </w:p>
                <w:p w:rsidR="00000000" w:rsidDel="00000000" w:rsidP="00000000" w:rsidRDefault="00000000" w:rsidRPr="00000000" w14:paraId="00000D40">
                  <w:pPr>
                    <w:spacing w:after="180" w:before="180" w:lineRule="auto"/>
                    <w:rPr>
                      <w:highlight w:val="yellow"/>
                    </w:rPr>
                  </w:pPr>
                  <w:r>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D41">
                  <w:pPr>
                    <w:spacing w:before="200" w:lineRule="auto"/>
                    <w:ind w:left="1080" w:hanging="360"/>
                    <w:rPr>
                      <w:highlight w:val="yellow"/>
                    </w:rPr>
                  </w:pPr>
                  <w:r>
                    <w:rPr>
                      <w:highlight w:val="yellow"/>
                      <w:rtl w:val="0"/>
                    </w:rPr>
                    <w:t xml:space="preserve"> </w:t>
                  </w:r>
                </w:p>
                <w:p w:rsidR="00000000" w:rsidDel="00000000" w:rsidP="00000000" w:rsidRDefault="00000000" w:rsidRPr="00000000" w14:paraId="00000D42">
                  <w:pPr>
                    <w:spacing w:before="200" w:lineRule="auto"/>
                    <w:ind w:left="1080" w:hanging="360"/>
                    <w:rPr>
                      <w:highlight w:val="yellow"/>
                    </w:rPr>
                  </w:pPr>
                  <w:r>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ind w:left="1080" w:hanging="360"/>
                    <w:rPr/>
                  </w:pPr>
                  <w:r>
                    <w:rPr>
                      <w:rtl w:val="0"/>
                    </w:rPr>
                    <w:t xml:space="preserve">Section 4.2.3.1. Victim Node Data Collection (pp. 93-94)</w:t>
                  </w:r>
                </w:p>
                <w:p w:rsidR="00000000" w:rsidDel="00000000" w:rsidP="00000000" w:rsidRDefault="00000000" w:rsidRPr="00000000" w14:paraId="00000D44">
                  <w:pPr>
                    <w:spacing w:before="200" w:lineRule="auto"/>
                    <w:ind w:left="1080" w:hanging="360"/>
                    <w:rPr/>
                  </w:pPr>
                  <w:r>
                    <w:rPr>
                      <w:rtl w:val="0"/>
                    </w:rPr>
                    <w:t xml:space="preserve">Section 4.2.3.2. Attack Node Data Collection (pp. 94-96)</w:t>
                  </w:r>
                </w:p>
                <w:p w:rsidR="00000000" w:rsidDel="00000000" w:rsidP="00000000" w:rsidRDefault="00000000" w:rsidRPr="00000000" w14:paraId="00000D45">
                  <w:pPr>
                    <w:spacing w:before="200" w:lineRule="auto"/>
                    <w:ind w:left="1080" w:hanging="360"/>
                    <w:rPr/>
                  </w:pPr>
                  <w:r>
                    <w:rPr>
                      <w:rtl w:val="0"/>
                    </w:rPr>
                    <w:t xml:space="preserve">Section 4.2.3.4. Phase Labeling and Synchronization (pp. 98-99)</w:t>
                  </w:r>
                </w:p>
              </w:tc>
            </w:tr>
            <w:tr>
              <w:trPr>
                <w:cantSplit w:val="0"/>
                <w:trHeight w:val="7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ind w:left="1080" w:hanging="360"/>
                    <w:rPr/>
                  </w:pPr>
                  <w:r>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D47">
                  <w:pPr>
                    <w:ind w:left="1080" w:hanging="360"/>
                    <w:rPr>
                      <w:sz w:val="23"/>
                      <w:szCs w:val="23"/>
                    </w:rPr>
                  </w:pPr>
                  <w:r>
                    <w:rPr>
                      <w:b w:val="1"/>
                      <w:bCs w:val="1"/>
                      <w:sz w:val="23"/>
                      <w:szCs w:val="23"/>
                      <w:rtl w:val="0"/>
                    </w:rPr>
                    <w:t xml:space="preserve">Network Setup:</w:t>
                  </w:r>
                  <w:r>
                    <w:rPr>
                      <w:sz w:val="23"/>
                      <w:szCs w:val="23"/>
                      <w:rtl w:val="0"/>
                    </w:rPr>
                    <w:t xml:space="preserve"> Deploy </w:t>
                  </w:r>
                  <w:r>
                    <w:rPr>
                      <w:sz w:val="23"/>
                      <w:szCs w:val="23"/>
                      <w:highlight w:val="yellow"/>
                      <w:rtl w:val="0"/>
                    </w:rPr>
                    <w:t xml:space="preserve">8</w:t>
                  </w:r>
                  <w:r>
                    <w:rPr>
                      <w:sz w:val="23"/>
                      <w:szCs w:val="23"/>
                      <w:rtl w:val="0"/>
                    </w:rPr>
                    <w:t xml:space="preserve"> ESP32 development boards in a controlled indoor environment to form an ESP-WIFI-MESH network.</w:t>
                  </w:r>
                </w:p>
                <w:p w:rsidR="00000000" w:rsidDel="00000000" w:rsidP="00000000" w:rsidRDefault="00000000" w:rsidRPr="00000000" w14:paraId="00000D48">
                  <w:pPr>
                    <w:spacing w:before="200" w:lineRule="auto"/>
                    <w:ind w:left="1080" w:hanging="360"/>
                    <w:rPr>
                      <w:sz w:val="23"/>
                      <w:szCs w:val="23"/>
                    </w:rPr>
                  </w:pPr>
                  <w:r>
                    <w:rPr>
                      <w:b w:val="1"/>
                      <w:bCs w:val="1"/>
                      <w:sz w:val="23"/>
                      <w:szCs w:val="23"/>
                      <w:rtl w:val="0"/>
                    </w:rPr>
                    <w:t xml:space="preserve">Data Collection:</w:t>
                  </w:r>
                  <w:r>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D49">
                  <w:pPr>
                    <w:spacing w:before="200" w:lineRule="auto"/>
                    <w:ind w:left="1080" w:hanging="360"/>
                    <w:rPr>
                      <w:sz w:val="23"/>
                      <w:szCs w:val="23"/>
                    </w:rPr>
                  </w:pPr>
                  <w:r>
                    <w:rPr>
                      <w:b w:val="1"/>
                      <w:bCs w:val="1"/>
                      <w:sz w:val="23"/>
                      <w:szCs w:val="23"/>
                      <w:rtl w:val="0"/>
                    </w:rPr>
                    <w:t xml:space="preserve">Data Logging &amp; Storage:</w:t>
                  </w:r>
                  <w:r>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D4A">
                  <w:pPr>
                    <w:spacing w:before="200" w:lineRule="auto"/>
                    <w:ind w:left="1080" w:hanging="360"/>
                    <w:rPr>
                      <w:sz w:val="23"/>
                      <w:szCs w:val="23"/>
                    </w:rPr>
                  </w:pPr>
                  <w:r>
                    <w:rPr>
                      <w:b w:val="1"/>
                      <w:bCs w:val="1"/>
                      <w:sz w:val="23"/>
                      <w:szCs w:val="23"/>
                      <w:rtl w:val="0"/>
                    </w:rPr>
                    <w:t xml:space="preserve">Analysis:</w:t>
                  </w:r>
                  <w:r>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ind w:left="1080" w:hanging="360"/>
                    <w:rPr/>
                  </w:pPr>
                  <w:r>
                    <w:rPr>
                      <w:rtl w:val="0"/>
                    </w:rPr>
                    <w:t xml:space="preserve">Section 4.2.2. Physical Deployment Topologies (pp. 84-82)</w:t>
                  </w:r>
                </w:p>
                <w:p w:rsidR="00000000" w:rsidDel="00000000" w:rsidP="00000000" w:rsidRDefault="00000000" w:rsidRPr="00000000" w14:paraId="00000D4C">
                  <w:pPr>
                    <w:spacing w:before="200" w:lineRule="auto"/>
                    <w:ind w:left="1080" w:hanging="360"/>
                    <w:rPr/>
                  </w:pPr>
                  <w:r>
                    <w:rPr>
                      <w:rtl w:val="0"/>
                    </w:rPr>
                    <w:t xml:space="preserve">Section 4.2.3.3. Data Acquisition and Logging Architecture (pp. 96-98)</w:t>
                  </w:r>
                </w:p>
                <w:p w:rsidR="00000000" w:rsidDel="00000000" w:rsidP="00000000" w:rsidRDefault="00000000" w:rsidRPr="00000000" w14:paraId="00000D4D">
                  <w:pPr>
                    <w:spacing w:before="200" w:lineRule="auto"/>
                    <w:ind w:left="1080" w:hanging="360"/>
                    <w:rPr/>
                  </w:pPr>
                  <w:r>
                    <w:rPr>
                      <w:rtl w:val="0"/>
                    </w:rPr>
                    <w:t xml:space="preserve">Section 4.2.3.6. Local Storage and Post‑Experiment Extraction (pp. 100-101)</w:t>
                  </w:r>
                </w:p>
                <w:p w:rsidR="00000000" w:rsidDel="00000000" w:rsidP="00000000" w:rsidRDefault="00000000" w:rsidRPr="00000000" w14:paraId="00000D4E">
                  <w:pPr>
                    <w:spacing w:before="200" w:lineRule="auto"/>
                    <w:ind w:left="1080" w:hanging="360"/>
                    <w:rPr/>
                  </w:pPr>
                  <w:r>
                    <w:rPr>
                      <w:rtl w:val="0"/>
                    </w:rPr>
                    <w:t xml:space="preserve">Section 4.2.6. Exploratory Data Analysis (EDA) (pp. 145)</w:t>
                  </w:r>
                </w:p>
                <w:p w:rsidR="00000000" w:rsidDel="00000000" w:rsidP="00000000" w:rsidRDefault="00000000" w:rsidRPr="00000000" w14:paraId="00000D4F">
                  <w:pPr>
                    <w:ind w:left="1080" w:hanging="360"/>
                    <w:rPr/>
                  </w:pPr>
                  <w:r>
                    <w:rPr>
                      <w:rtl w:val="0"/>
                    </w:rPr>
                    <w:t xml:space="preserve"> </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ind w:left="1080" w:hanging="360"/>
                    <w:rPr/>
                  </w:pPr>
                  <w:r>
                    <w:rPr>
                      <w:rtl w:val="0"/>
                    </w:rPr>
                    <w:t xml:space="preserve">Potential risks</w:t>
                  </w:r>
                </w:p>
                <w:p w:rsidR="00000000" w:rsidDel="00000000" w:rsidP="00000000" w:rsidRDefault="00000000" w:rsidRPr="00000000" w14:paraId="00000D51">
                  <w:pPr>
                    <w:ind w:left="1080" w:hanging="360"/>
                    <w:rPr/>
                  </w:pPr>
                  <w:r>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ind w:left="1080" w:hanging="360"/>
                    <w:rPr/>
                  </w:pPr>
                  <w:r>
                    <w:rPr>
                      <w:b w:val="1"/>
                      <w:bCs w:val="1"/>
                      <w:rtl w:val="0"/>
                    </w:rPr>
                    <w:t xml:space="preserve">Hardware Risks:</w:t>
                  </w:r>
                  <w:r>
                    <w:rPr>
                      <w:rtl w:val="0"/>
                    </w:rPr>
                    <w:t xml:space="preserve"> Minimal chance of ESP32 overheating or failure during prolonged testing.</w:t>
                  </w:r>
                </w:p>
                <w:p w:rsidR="00000000" w:rsidDel="00000000" w:rsidP="00000000" w:rsidRDefault="00000000" w:rsidRPr="00000000" w14:paraId="00000D53">
                  <w:pPr>
                    <w:spacing w:before="200" w:lineRule="auto"/>
                    <w:ind w:left="1080" w:hanging="360"/>
                    <w:rPr/>
                  </w:pPr>
                  <w:r>
                    <w:rPr>
                      <w:b w:val="1"/>
                      <w:bCs w:val="1"/>
                      <w:rtl w:val="0"/>
                    </w:rPr>
                    <w:t xml:space="preserve">Data Risks:</w:t>
                  </w:r>
                  <w:r>
                    <w:rPr>
                      <w:rtl w:val="0"/>
                    </w:rPr>
                    <w:t xml:space="preserve"> No personal or confidential data will be transmitted or collected.</w:t>
                  </w:r>
                </w:p>
                <w:p w:rsidR="00000000" w:rsidDel="00000000" w:rsidP="00000000" w:rsidRDefault="00000000" w:rsidRPr="00000000" w14:paraId="00000D54">
                  <w:pPr>
                    <w:spacing w:before="200" w:lineRule="auto"/>
                    <w:ind w:left="1080" w:hanging="360"/>
                    <w:rPr/>
                  </w:pPr>
                  <w:r>
                    <w:rPr>
                      <w:b w:val="1"/>
                      <w:bCs w:val="1"/>
                      <w:rtl w:val="0"/>
                    </w:rPr>
                    <w:t xml:space="preserve">Network Interference Risks:</w:t>
                  </w:r>
                  <w:r>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ind w:left="1080" w:hanging="360"/>
                    <w:rPr/>
                  </w:pPr>
                  <w:r>
                    <w:rPr>
                      <w:rtl w:val="0"/>
                    </w:rPr>
                    <w:t xml:space="preserve">Section 1.4.1 Limitations of the Study (pp. 14)</w:t>
                  </w:r>
                </w:p>
                <w:p w:rsidR="00000000" w:rsidDel="00000000" w:rsidP="00000000" w:rsidRDefault="00000000" w:rsidRPr="00000000" w14:paraId="00000D56">
                  <w:pPr>
                    <w:ind w:left="1080" w:hanging="360"/>
                    <w:rPr/>
                  </w:pPr>
                  <w:r>
                    <w:rPr>
                      <w:rtl w:val="0"/>
                    </w:rPr>
                    <w:t xml:space="preserve"> </w:t>
                  </w:r>
                </w:p>
                <w:p w:rsidR="00000000" w:rsidDel="00000000" w:rsidP="00000000" w:rsidRDefault="00000000" w:rsidRPr="00000000" w14:paraId="00000D57">
                  <w:pPr>
                    <w:ind w:left="1080" w:hanging="360"/>
                    <w:rPr/>
                  </w:pPr>
                  <w:r>
                    <w:rPr>
                      <w:rtl w:val="0"/>
                    </w:rPr>
                    <w:t xml:space="preserve">Section 4.2.1.2.A Design Scope and Implementation Boundaries (pp. 62)</w:t>
                  </w:r>
                </w:p>
                <w:p w:rsidR="00000000" w:rsidDel="00000000" w:rsidP="00000000" w:rsidRDefault="00000000" w:rsidRPr="00000000" w14:paraId="00000D58">
                  <w:pPr>
                    <w:ind w:left="1080" w:hanging="360"/>
                    <w:rPr/>
                  </w:pPr>
                  <w:r>
                    <w:rPr>
                      <w:rtl w:val="0"/>
                    </w:rPr>
                    <w:t xml:space="preserve">Section 4.2.1.3.A Design Scope and Implementation Boundaries (pp. 70-71)</w:t>
                  </w:r>
                </w:p>
                <w:p w:rsidR="00000000" w:rsidDel="00000000" w:rsidP="00000000" w:rsidRDefault="00000000" w:rsidRPr="00000000" w14:paraId="00000D59">
                  <w:pPr>
                    <w:ind w:left="1080" w:hanging="360"/>
                    <w:rPr/>
                  </w:pPr>
                  <w:r>
                    <w:rPr>
                      <w:rtl w:val="0"/>
                    </w:rPr>
                    <w:t xml:space="preserve"> </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ind w:left="1080" w:hanging="360"/>
                    <w:rPr/>
                  </w:pPr>
                  <w:r>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ind w:left="1080" w:hanging="360"/>
                    <w:rPr/>
                  </w:pPr>
                  <w:r>
                    <w:rPr>
                      <w:b w:val="1"/>
                      <w:bCs w:val="1"/>
                      <w:rtl w:val="0"/>
                    </w:rPr>
                    <w:t xml:space="preserve">ESP-IDF SDK / Arduino IDE:</w:t>
                  </w:r>
                  <w:r>
                    <w:rPr>
                      <w:rtl w:val="0"/>
                    </w:rPr>
                    <w:t xml:space="preserve"> Open-source frameworks under Espressif’s Apache License.</w:t>
                  </w:r>
                </w:p>
                <w:p w:rsidR="00000000" w:rsidDel="00000000" w:rsidP="00000000" w:rsidRDefault="00000000" w:rsidRPr="00000000" w14:paraId="00000D5C">
                  <w:pPr>
                    <w:spacing w:before="200" w:lineRule="auto"/>
                    <w:ind w:left="1080" w:hanging="360"/>
                    <w:rPr/>
                  </w:pPr>
                  <w:r>
                    <w:rPr>
                      <w:b w:val="1"/>
                      <w:bCs w:val="1"/>
                      <w:rtl w:val="0"/>
                    </w:rPr>
                    <w:t xml:space="preserve">Wireshark:</w:t>
                  </w:r>
                  <w:r>
                    <w:rPr>
                      <w:rtl w:val="0"/>
                    </w:rPr>
                    <w:t xml:space="preserve"> GNU GPL license; used solely for verification within the isolated test network.</w:t>
                  </w:r>
                </w:p>
                <w:p w:rsidR="00000000" w:rsidDel="00000000" w:rsidP="00000000" w:rsidRDefault="00000000" w:rsidRPr="00000000" w14:paraId="00000D5D">
                  <w:pPr>
                    <w:spacing w:before="200" w:lineRule="auto"/>
                    <w:ind w:left="1080" w:hanging="360"/>
                    <w:rPr/>
                  </w:pPr>
                  <w:r>
                    <w:rPr>
                      <w:b w:val="1"/>
                      <w:bCs w:val="1"/>
                      <w:rtl w:val="0"/>
                    </w:rPr>
                    <w:t xml:space="preserve">Python/MATLAB:</w:t>
                  </w:r>
                  <w:r>
                    <w:rPr>
                      <w:rtl w:val="0"/>
                    </w:rPr>
                    <w:t xml:space="preserve"> Used for offline preprocessing and analysis of the generated dataset.</w:t>
                  </w:r>
                </w:p>
                <w:p w:rsidR="00000000" w:rsidDel="00000000" w:rsidP="00000000" w:rsidRDefault="00000000" w:rsidRPr="00000000" w14:paraId="00000D5E">
                  <w:pPr>
                    <w:spacing w:before="200" w:lineRule="auto"/>
                    <w:ind w:left="1080" w:hanging="360"/>
                    <w:rPr/>
                  </w:pPr>
                  <w:r>
                    <w:rPr>
                      <w:b w:val="1"/>
                      <w:bCs w:val="1"/>
                      <w:rtl w:val="0"/>
                    </w:rPr>
                    <w:t xml:space="preserve">AI Assistance:</w:t>
                  </w:r>
                  <w:r>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ind w:left="1080" w:hanging="360"/>
                    <w:rPr/>
                  </w:pPr>
                  <w:r>
                    <w:rPr>
                      <w:rtl w:val="0"/>
                    </w:rPr>
                    <w:t xml:space="preserve">Section 1.6.2 Software (pp. 15-16)</w:t>
                  </w:r>
                </w:p>
              </w:tc>
            </w:tr>
            <w:tr>
              <w:trPr>
                <w:cantSplit w:val="0"/>
                <w:trHeight w:val="4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ind w:left="1080" w:hanging="360"/>
                    <w:rPr/>
                  </w:pPr>
                  <w:r>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240" w:lineRule="auto"/>
                    <w:ind w:left="1080" w:hanging="360"/>
                    <w:rPr/>
                  </w:pPr>
                  <w:r>
                    <w:rPr>
                      <w:b w:val="1"/>
                      <w:bCs w:val="1"/>
                      <w:rtl w:val="0"/>
                    </w:rPr>
                    <w:t xml:space="preserve">Data Isolation:</w:t>
                  </w:r>
                  <w:r>
                    <w:rPr>
                      <w:rtl w:val="0"/>
                    </w:rPr>
                    <w:t xml:space="preserve"> The mesh network is local and disconnected from the internet during testing.</w:t>
                  </w:r>
                </w:p>
                <w:p w:rsidR="00000000" w:rsidDel="00000000" w:rsidP="00000000" w:rsidRDefault="00000000" w:rsidRPr="00000000" w14:paraId="00000D62">
                  <w:pPr>
                    <w:spacing w:after="240" w:lineRule="auto"/>
                    <w:ind w:left="1080" w:hanging="360"/>
                    <w:rPr/>
                  </w:pPr>
                  <w:r>
                    <w:rPr>
                      <w:b w:val="1"/>
                      <w:bCs w:val="1"/>
                      <w:rtl w:val="0"/>
                    </w:rPr>
                    <w:t xml:space="preserve">No Personal Data:</w:t>
                  </w:r>
                  <w:r>
                    <w:rPr>
                      <w:rtl w:val="0"/>
                    </w:rPr>
                    <w:t xml:space="preserve"> Only system-generated telemetry data is processed, ensuring compliance with privacy standards.</w:t>
                  </w:r>
                </w:p>
                <w:p w:rsidR="00000000" w:rsidDel="00000000" w:rsidP="00000000" w:rsidRDefault="00000000" w:rsidRPr="00000000" w14:paraId="00000D63">
                  <w:pPr>
                    <w:spacing w:after="240" w:lineRule="auto"/>
                    <w:ind w:left="1080" w:hanging="360"/>
                    <w:rPr/>
                  </w:pPr>
                  <w:r>
                    <w:rPr>
                      <w:b w:val="1"/>
                      <w:bCs w:val="1"/>
                      <w:rtl w:val="0"/>
                    </w:rPr>
                    <w:t xml:space="preserve">Access Control:</w:t>
                  </w:r>
                  <w:r>
                    <w:rPr>
                      <w:rtl w:val="0"/>
                    </w:rPr>
                    <w:t xml:space="preserve"> Only authorized researchers may handle devices and data files.</w:t>
                  </w:r>
                </w:p>
                <w:p w:rsidR="00000000" w:rsidDel="00000000" w:rsidP="00000000" w:rsidRDefault="00000000" w:rsidRPr="00000000" w14:paraId="00000D64">
                  <w:pPr>
                    <w:spacing w:after="240" w:lineRule="auto"/>
                    <w:ind w:left="1080" w:hanging="360"/>
                    <w:rPr/>
                  </w:pPr>
                  <w:r>
                    <w:rPr>
                      <w:b w:val="1"/>
                      <w:bCs w:val="1"/>
                      <w:rtl w:val="0"/>
                    </w:rPr>
                    <w:t xml:space="preserve">Data Integrity:</w:t>
                  </w:r>
                  <w:r>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ind w:left="1080" w:hanging="360"/>
                    <w:rPr/>
                  </w:pPr>
                  <w:r>
                    <w:rPr>
                      <w:rtl w:val="0"/>
                    </w:rPr>
                    <w:t xml:space="preserve">Section 4.2.3.6. Local Storage and Post‑Experiment Extraction (pp. 100-101)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ind w:left="1080" w:hanging="360"/>
                    <w:rPr/>
                  </w:pPr>
                  <w:r>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ind w:left="1080" w:hanging="360"/>
                    <w:rPr/>
                  </w:pPr>
                  <w:r>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ind w:left="1080" w:hanging="360"/>
                    <w:rPr/>
                  </w:pPr>
                  <w:r>
                    <w:rPr>
                      <w:rtl w:val="0"/>
                    </w:rPr>
                    <w:t xml:space="preserve">Section 1.4.1 Limitations of the Study</w:t>
                  </w:r>
                </w:p>
                <w:p w:rsidR="00000000" w:rsidDel="00000000" w:rsidP="00000000" w:rsidRDefault="00000000" w:rsidRPr="00000000" w14:paraId="00000D69">
                  <w:pPr>
                    <w:ind w:left="1080" w:hanging="360"/>
                    <w:rPr/>
                  </w:pPr>
                  <w:r>
                    <w:rPr>
                      <w:rtl w:val="0"/>
                    </w:rPr>
                    <w:t xml:space="preserve"> (pp. 14)</w:t>
                  </w:r>
                </w:p>
                <w:p w:rsidR="00000000" w:rsidDel="00000000" w:rsidP="00000000" w:rsidRDefault="00000000" w:rsidRPr="00000000" w14:paraId="00000D6A">
                  <w:pPr>
                    <w:ind w:left="1080" w:hanging="360"/>
                    <w:rPr/>
                  </w:pPr>
                  <w:r>
                    <w:rPr>
                      <w:rtl w:val="0"/>
                    </w:rPr>
                    <w:t xml:space="preserve"> </w:t>
                  </w:r>
                </w:p>
                <w:p w:rsidR="00000000" w:rsidDel="00000000" w:rsidP="00000000" w:rsidRDefault="00000000" w:rsidRPr="00000000" w14:paraId="00000D6B">
                  <w:pPr>
                    <w:ind w:left="1080" w:hanging="360"/>
                    <w:rPr/>
                  </w:pPr>
                  <w:r>
                    <w:rPr>
                      <w:rtl w:val="0"/>
                    </w:rPr>
                    <w:t xml:space="preserve">Section 1.5 Significance of the Study (pp. 14-15)</w:t>
                  </w:r>
                </w:p>
              </w:tc>
            </w:tr>
          </w:tbl>
          <w:p w:rsidR="00000000" w:rsidDel="00000000" w:rsidP="00000000" w:rsidRDefault="00000000" w:rsidRPr="00000000" w14:paraId="00000D6C">
            <w:pPr>
              <w:ind w:left="1080" w:hanging="360"/>
              <w:rPr/>
            </w:pPr>
            <w:r>
              <w:rPr>
                <w:rtl w:val="0"/>
              </w:rPr>
              <w:t xml:space="preserve"> </w:t>
            </w:r>
          </w:p>
          <w:p w:rsidR="00000000" w:rsidDel="00000000" w:rsidP="00000000" w:rsidRDefault="00000000" w:rsidRPr="00000000" w14:paraId="00000D6D">
            <w:pPr>
              <w:rPr/>
            </w:pPr>
            <w:r>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ind w:left="1080" w:hanging="360"/>
              <w:rPr>
                <w:b w:val="1"/>
                <w:bCs w:val="1"/>
              </w:rPr>
            </w:pPr>
            <w:r>
              <w:rPr>
                <w:b w:val="1"/>
                <w:bCs w:val="1"/>
                <w:rtl w:val="0"/>
              </w:rPr>
              <w:t xml:space="preserve">PANEL’S ASSESSMENT/COMMENTS:</w:t>
            </w:r>
          </w:p>
          <w:p w:rsidR="00000000" w:rsidDel="00000000" w:rsidP="00000000" w:rsidRDefault="00000000" w:rsidRPr="00000000" w14:paraId="00000D6F">
            <w:pPr>
              <w:ind w:left="1080" w:hanging="360"/>
              <w:rPr>
                <w:i w:val="1"/>
                <w:iCs w:val="1"/>
              </w:rPr>
            </w:pPr>
            <w:r>
              <w:rPr>
                <w:i w:val="1"/>
                <w:iCs w:val="1"/>
                <w:rtl w:val="0"/>
              </w:rPr>
              <w:t xml:space="preserve"> </w:t>
            </w:r>
          </w:p>
          <w:p w:rsidR="00000000" w:rsidDel="00000000" w:rsidP="00000000" w:rsidRDefault="00000000" w:rsidRPr="00000000" w14:paraId="00000D70">
            <w:pPr>
              <w:ind w:left="1080" w:hanging="360"/>
              <w:rPr>
                <w:i w:val="1"/>
                <w:iCs w:val="1"/>
              </w:rPr>
            </w:pPr>
            <w:r>
              <w:rPr>
                <w:i w:val="1"/>
                <w:iCs w:val="1"/>
                <w:rtl w:val="0"/>
              </w:rPr>
              <w:t xml:space="preserve"> </w:t>
            </w:r>
          </w:p>
          <w:p w:rsidR="00000000" w:rsidDel="00000000" w:rsidP="00000000" w:rsidRDefault="00000000" w:rsidRPr="00000000" w14:paraId="00000D71">
            <w:pPr>
              <w:ind w:left="1080" w:hanging="360"/>
              <w:rPr>
                <w:i w:val="1"/>
                <w:iCs w:val="1"/>
              </w:rPr>
            </w:pPr>
            <w:r>
              <w:rPr>
                <w:i w:val="1"/>
                <w:iCs w:val="1"/>
                <w:rtl w:val="0"/>
              </w:rPr>
              <w:t xml:space="preserve"> </w:t>
            </w:r>
          </w:p>
          <w:p w:rsidR="00000000" w:rsidDel="00000000" w:rsidP="00000000" w:rsidRDefault="00000000" w:rsidRPr="00000000" w14:paraId="00000D72">
            <w:pPr>
              <w:ind w:left="1080" w:hanging="360"/>
              <w:rPr>
                <w:i w:val="1"/>
                <w:iCs w:val="1"/>
              </w:rPr>
            </w:pPr>
            <w:r>
              <w:rPr>
                <w:i w:val="1"/>
                <w:iCs w:val="1"/>
                <w:rtl w:val="0"/>
              </w:rPr>
              <w:t xml:space="preserve"> </w:t>
            </w:r>
          </w:p>
          <w:p w:rsidR="00000000" w:rsidDel="00000000" w:rsidP="00000000" w:rsidRDefault="00000000" w:rsidRPr="00000000" w14:paraId="00000D73">
            <w:pPr>
              <w:ind w:left="1080" w:hanging="360"/>
              <w:rPr>
                <w:i w:val="1"/>
                <w:iCs w:val="1"/>
              </w:rPr>
            </w:pPr>
            <w:r>
              <w:rPr>
                <w:i w:val="1"/>
                <w:iCs w:val="1"/>
                <w:rtl w:val="0"/>
              </w:rPr>
              <w:t xml:space="preserve"> </w:t>
            </w:r>
          </w:p>
          <w:p w:rsidR="00000000" w:rsidDel="00000000" w:rsidP="00000000" w:rsidRDefault="00000000" w:rsidRPr="00000000" w14:paraId="00000D74">
            <w:pPr>
              <w:ind w:left="1080" w:hanging="360"/>
              <w:rPr/>
            </w:pPr>
            <w:r>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ind w:left="1080" w:hanging="360"/>
              <w:rPr>
                <w:b w:val="1"/>
                <w:bCs w:val="1"/>
              </w:rPr>
            </w:pPr>
            <w:r>
              <w:rPr>
                <w:b w:val="1"/>
                <w:bCs w:val="1"/>
                <w:rtl w:val="0"/>
              </w:rPr>
              <w:t xml:space="preserve">PANEL’S DECISION:</w:t>
            </w:r>
          </w:p>
          <w:p w:rsidR="00000000" w:rsidDel="00000000" w:rsidP="00000000" w:rsidRDefault="00000000" w:rsidRPr="00000000" w14:paraId="00000D76">
            <w:pPr>
              <w:ind w:left="1080" w:hanging="360"/>
              <w:rPr>
                <w:b w:val="1"/>
                <w:bCs w:val="1"/>
              </w:rPr>
            </w:pPr>
            <w:r>
              <w:rPr>
                <w:b w:val="1"/>
                <w:bCs w:val="1"/>
                <w:rtl w:val="0"/>
              </w:rPr>
              <w:t xml:space="preserve"> </w:t>
            </w:r>
          </w:p>
          <w:p w:rsidR="00000000" w:rsidDel="00000000" w:rsidP="00000000" w:rsidRDefault="00000000" w:rsidRPr="00000000" w14:paraId="00000D77">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Approved</w:t>
            </w:r>
            <w:r>
              <w:rPr>
                <w:rtl w:val="0"/>
              </w:rPr>
              <w:t xml:space="preserve"> (</w:t>
            </w:r>
            <w:r>
              <w:rPr>
                <w:i w:val="1"/>
                <w:iCs w:val="1"/>
                <w:rtl w:val="0"/>
              </w:rPr>
              <w:t xml:space="preserve">Proponent/s may proceed with the study/data collection</w:t>
            </w:r>
            <w:r>
              <w:rPr>
                <w:rtl w:val="0"/>
              </w:rPr>
              <w:t xml:space="preserve">)</w:t>
            </w:r>
          </w:p>
          <w:p w:rsidR="00000000" w:rsidDel="00000000" w:rsidP="00000000" w:rsidRDefault="00000000" w:rsidRPr="00000000" w14:paraId="00000D78">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Modifications Required</w:t>
            </w:r>
            <w:r>
              <w:rPr>
                <w:rtl w:val="0"/>
              </w:rPr>
              <w:t xml:space="preserve"> (</w:t>
            </w:r>
            <w:r>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Pr>
                <w:rtl w:val="0"/>
              </w:rPr>
              <w:t xml:space="preserve">)</w:t>
            </w:r>
          </w:p>
          <w:p w:rsidR="00000000" w:rsidDel="00000000" w:rsidP="00000000" w:rsidRDefault="00000000" w:rsidRPr="00000000" w14:paraId="00000D79">
            <w:pPr>
              <w:spacing w:line="256.8" w:lineRule="auto"/>
              <w:ind w:left="1080" w:hanging="360"/>
              <w:rPr/>
            </w:pPr>
            <w:r>
              <w:rPr>
                <w:rFonts w:ascii="Calibri" w:cs="Calibri" w:eastAsia="Calibri" w:hAnsi="Calibri"/>
                <w:rtl w:val="0"/>
              </w:rPr>
              <w:t xml:space="preserve">●</w:t>
            </w:r>
            <w:r>
              <w:rPr>
                <w:sz w:val="14"/>
                <w:szCs w:val="14"/>
                <w:rtl w:val="0"/>
              </w:rPr>
              <w:t xml:space="preserve">   </w:t>
              <w:tab/>
            </w:r>
            <w:r>
              <w:rPr>
                <w:b w:val="1"/>
                <w:bCs w:val="1"/>
                <w:rtl w:val="0"/>
              </w:rPr>
              <w:t xml:space="preserve">For Full Review </w:t>
            </w:r>
            <w:r>
              <w:rPr>
                <w:rtl w:val="0"/>
              </w:rPr>
              <w:t xml:space="preserve">(</w:t>
            </w:r>
            <w:r>
              <w:rPr>
                <w:i w:val="1"/>
                <w:iCs w:val="1"/>
                <w:rtl w:val="0"/>
              </w:rPr>
              <w:t xml:space="preserve">Proponent/s should submit the proposal to the University Research Ethics Review Committee (RERC) and obtain a research ethics clearance before proceeding with the study or before starting with data collection</w:t>
            </w:r>
            <w:r>
              <w:rPr>
                <w:rtl w:val="0"/>
              </w:rPr>
              <w:t xml:space="preserve">)</w:t>
            </w:r>
          </w:p>
          <w:p w:rsidR="00000000" w:rsidDel="00000000" w:rsidP="00000000" w:rsidRDefault="00000000" w:rsidRPr="00000000" w14:paraId="00000D7A">
            <w:pPr>
              <w:spacing w:after="160" w:line="256.8" w:lineRule="auto"/>
              <w:ind w:left="720" w:firstLine="0"/>
              <w:rPr>
                <w:b w:val="1"/>
                <w:bCs w:val="1"/>
              </w:rPr>
            </w:pPr>
            <w:r>
              <w:rPr>
                <w:b w:val="1"/>
                <w:bCs w:val="1"/>
                <w:rtl w:val="0"/>
              </w:rPr>
              <w:t xml:space="preserve"> </w:t>
            </w:r>
          </w:p>
          <w:p w:rsidR="00000000" w:rsidDel="00000000" w:rsidP="00000000" w:rsidRDefault="00000000" w:rsidRPr="00000000" w14:paraId="00000D7B">
            <w:pPr>
              <w:ind w:left="1080" w:hanging="360"/>
              <w:rPr/>
            </w:pPr>
            <w:r>
              <w:rPr>
                <w:rtl w:val="0"/>
              </w:rPr>
              <w:t xml:space="preserve">JUSTIFICATION:</w:t>
            </w:r>
          </w:p>
          <w:p w:rsidR="00000000" w:rsidDel="00000000" w:rsidP="00000000" w:rsidRDefault="00000000" w:rsidRPr="00000000" w14:paraId="00000D7C">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D">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E">
            <w:pPr>
              <w:ind w:left="1080" w:hanging="360"/>
              <w:rPr/>
            </w:pPr>
            <w:r>
              <w:rPr>
                <w:rtl w:val="0"/>
              </w:rPr>
              <w:t xml:space="preserve">__________________________________________________________________________________</w:t>
            </w:r>
          </w:p>
          <w:p w:rsidR="00000000" w:rsidDel="00000000" w:rsidP="00000000" w:rsidRDefault="00000000" w:rsidRPr="00000000" w14:paraId="00000D7F">
            <w:pPr>
              <w:ind w:left="1080" w:hanging="360"/>
              <w:rPr/>
            </w:pPr>
            <w:r>
              <w:rPr>
                <w:rtl w:val="0"/>
              </w:rPr>
              <w:t xml:space="preserve"> </w:t>
            </w:r>
          </w:p>
          <w:p w:rsidR="00000000" w:rsidDel="00000000" w:rsidP="00000000" w:rsidRDefault="00000000" w:rsidRPr="00000000" w14:paraId="00000D80">
            <w:pPr>
              <w:ind w:left="1080" w:hanging="360"/>
              <w:rPr/>
            </w:pPr>
            <w:r>
              <w:rPr>
                <w:rtl w:val="0"/>
              </w:rPr>
              <w:t xml:space="preserve"> </w:t>
            </w:r>
          </w:p>
          <w:p w:rsidR="00000000" w:rsidDel="00000000" w:rsidP="00000000" w:rsidRDefault="00000000" w:rsidRPr="00000000" w14:paraId="00000D81">
            <w:pPr>
              <w:ind w:left="1080" w:hanging="360"/>
              <w:rPr/>
            </w:pPr>
            <w:r>
              <w:rPr>
                <w:u w:val="single"/>
                <w:rtl w:val="0"/>
              </w:rPr>
              <w:t xml:space="preserve">              </w:t>
              <w:tab/>
              <w:t xml:space="preserve">Mr. Gregory G. Cu</w:t>
            </w:r>
            <w:r>
              <w:rPr>
                <w:rtl w:val="0"/>
              </w:rPr>
              <w:t xml:space="preserve">___________ </w:t>
            </w:r>
          </w:p>
          <w:p w:rsidR="00000000" w:rsidDel="00000000" w:rsidP="00000000" w:rsidRDefault="00000000" w:rsidRPr="00000000" w14:paraId="00000D82">
            <w:pPr>
              <w:ind w:left="1080" w:hanging="360"/>
              <w:rPr>
                <w:b w:val="1"/>
                <w:bCs w:val="1"/>
              </w:rPr>
            </w:pPr>
            <w:r>
              <w:rPr>
                <w:b w:val="1"/>
                <w:bCs w:val="1"/>
                <w:rtl w:val="0"/>
              </w:rPr>
              <w:t xml:space="preserve">Name and Signature of Adviser/Mentor</w:t>
            </w:r>
          </w:p>
          <w:p w:rsidR="00000000" w:rsidDel="00000000" w:rsidP="00000000" w:rsidRDefault="00000000" w:rsidRPr="00000000" w14:paraId="00000D83">
            <w:pPr>
              <w:ind w:left="1080" w:hanging="360"/>
              <w:rPr>
                <w:b w:val="1"/>
                <w:bCs w:val="1"/>
              </w:rPr>
            </w:pPr>
            <w:r>
              <w:rPr>
                <w:b w:val="1"/>
                <w:bCs w:val="1"/>
                <w:rtl w:val="0"/>
              </w:rPr>
              <w:t xml:space="preserve">Date:</w:t>
            </w:r>
          </w:p>
          <w:p w:rsidR="00000000" w:rsidDel="00000000" w:rsidP="00000000" w:rsidRDefault="00000000" w:rsidRPr="00000000" w14:paraId="00000D84">
            <w:pPr>
              <w:ind w:left="1080" w:hanging="360"/>
              <w:rPr/>
            </w:pPr>
            <w:r>
              <w:rPr>
                <w:rtl w:val="0"/>
              </w:rPr>
              <w:t xml:space="preserve"> </w:t>
            </w:r>
          </w:p>
          <w:p w:rsidR="00000000" w:rsidDel="00000000" w:rsidP="00000000" w:rsidRDefault="00000000" w:rsidRPr="00000000" w14:paraId="00000D85">
            <w:pPr>
              <w:ind w:left="1080" w:hanging="360"/>
              <w:rPr/>
            </w:pPr>
            <w:r>
              <w:rPr>
                <w:rtl w:val="0"/>
              </w:rPr>
              <w:t xml:space="preserve">________________________________                                     _______________________________</w:t>
            </w:r>
          </w:p>
          <w:p w:rsidR="00000000" w:rsidDel="00000000" w:rsidP="00000000" w:rsidRDefault="00000000" w:rsidRPr="00000000" w14:paraId="00000D86">
            <w:pPr>
              <w:ind w:left="1080" w:hanging="360"/>
              <w:rPr>
                <w:b w:val="1"/>
                <w:bCs w:val="1"/>
              </w:rPr>
            </w:pPr>
            <w:r>
              <w:rPr>
                <w:b w:val="1"/>
                <w:bCs w:val="1"/>
                <w:rtl w:val="0"/>
              </w:rPr>
              <w:t xml:space="preserve">Name and Signature of Panel Member                                 </w:t>
              <w:tab/>
              <w:t xml:space="preserve">Name and Signature of Panel Member</w:t>
            </w:r>
          </w:p>
          <w:p w:rsidR="00000000" w:rsidDel="00000000" w:rsidP="00000000" w:rsidRDefault="00000000" w:rsidRPr="00000000" w14:paraId="00000D87">
            <w:pPr>
              <w:ind w:left="1080" w:hanging="360"/>
              <w:rPr>
                <w:b w:val="1"/>
                <w:bCs w:val="1"/>
              </w:rPr>
            </w:pPr>
            <w:r>
              <w:rPr>
                <w:b w:val="1"/>
                <w:bCs w:val="1"/>
                <w:rtl w:val="0"/>
              </w:rPr>
              <w:t xml:space="preserve">Date:                                                                                                  Date:</w:t>
            </w:r>
          </w:p>
          <w:p w:rsidR="00000000" w:rsidDel="00000000" w:rsidP="00000000" w:rsidRDefault="00000000" w:rsidRPr="00000000" w14:paraId="00000D88">
            <w:pPr>
              <w:ind w:left="1080" w:hanging="360"/>
              <w:rPr/>
            </w:pPr>
            <w:r>
              <w:rPr>
                <w:rtl w:val="0"/>
              </w:rPr>
              <w:t xml:space="preserve"> </w:t>
            </w:r>
          </w:p>
          <w:p w:rsidR="00000000" w:rsidDel="00000000" w:rsidP="00000000" w:rsidRDefault="00000000" w:rsidRPr="00000000" w14:paraId="00000D89">
            <w:pPr>
              <w:ind w:left="1080" w:hanging="360"/>
              <w:rPr/>
            </w:pPr>
            <w:r>
              <w:rPr>
                <w:rtl w:val="0"/>
              </w:rPr>
              <w:t xml:space="preserve">                                                ________________________________</w:t>
            </w:r>
          </w:p>
          <w:p w:rsidR="00000000" w:rsidDel="00000000" w:rsidP="00000000" w:rsidRDefault="00000000" w:rsidRPr="00000000" w14:paraId="00000D8A">
            <w:pPr>
              <w:ind w:left="1080" w:hanging="360"/>
              <w:rPr>
                <w:b w:val="1"/>
                <w:bCs w:val="1"/>
              </w:rPr>
            </w:pPr>
            <w:r>
              <w:rPr>
                <w:b w:val="1"/>
                <w:bCs w:val="1"/>
                <w:rtl w:val="0"/>
              </w:rPr>
              <w:t xml:space="preserve">                                                Name and Signature of Panel Member</w:t>
            </w:r>
          </w:p>
          <w:p w:rsidR="00000000" w:rsidDel="00000000" w:rsidP="00000000" w:rsidRDefault="00000000" w:rsidRPr="00000000" w14:paraId="00000D8B">
            <w:pPr>
              <w:ind w:left="1080" w:hanging="360"/>
              <w:rPr>
                <w:b w:val="1"/>
                <w:bCs w:val="1"/>
              </w:rPr>
            </w:pPr>
            <w:r>
              <w:rPr>
                <w:b w:val="1"/>
                <w:bCs w:val="1"/>
                <w:rtl w:val="0"/>
              </w:rPr>
              <w:t xml:space="preserve">                                                Date:</w:t>
            </w:r>
          </w:p>
          <w:p w:rsidR="00000000" w:rsidDel="00000000" w:rsidP="00000000" w:rsidRDefault="00000000" w:rsidRPr="00000000" w14:paraId="00000D8C">
            <w:pPr>
              <w:ind w:left="1080" w:hanging="360"/>
              <w:rPr/>
            </w:pPr>
            <w:r>
              <w:rPr>
                <w:rtl w:val="0"/>
              </w:rPr>
              <w:t xml:space="preserve"> </w:t>
            </w:r>
          </w:p>
        </w:tc>
      </w:tr>
    </w:tbl>
    <w:p w:rsidR="00000000" w:rsidDel="00000000" w:rsidP="00000000" w:rsidRDefault="00000000" w:rsidRPr="00000000" w14:paraId="00000D8D">
      <w:pPr>
        <w:rPr/>
      </w:pPr>
      <w:r>
        <w:rPr>
          <w:rtl w:val="0"/>
        </w:rPr>
        <w:t xml:space="preserve"> </w:t>
      </w:r>
    </w:p>
    <w:p w:rsidR="00000000" w:rsidDel="00000000" w:rsidP="00000000" w:rsidRDefault="00000000" w:rsidRPr="00000000" w14:paraId="00000D8E">
      <w:pPr>
        <w:spacing w:after="120" w:lineRule="auto"/>
        <w:rPr>
          <w:b w:val="1"/>
          <w:bCs w:val="1"/>
          <w:highlight w:val="yellow"/>
        </w:rPr>
      </w:pPr>
      <w:r>
        <w:rPr>
          <w:b w:val="1"/>
          <w:bCs w:val="1"/>
          <w:highlight w:val="yellow"/>
          <w:rtl w:val="0"/>
        </w:rPr>
        <w:t xml:space="preserve">Note to the Ethics Review Form: Library and Yuchengco Sites</w:t>
      </w:r>
    </w:p>
    <w:p w:rsidR="00000000" w:rsidDel="00000000" w:rsidP="00000000" w:rsidRDefault="00000000" w:rsidRPr="00000000" w14:paraId="00000D8F">
      <w:pPr>
        <w:spacing w:after="240" w:lineRule="auto"/>
        <w:rPr>
          <w:highlight w:val="yellow"/>
        </w:rPr>
      </w:pPr>
      <w:r>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75"/>
        <w:gridCol w:w="4215"/>
        <w:tblGridChange w:id="0">
          <w:tblGrid>
            <w:gridCol w:w="2055"/>
            <w:gridCol w:w="3075"/>
            <w:gridCol w:w="42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D90">
            <w:pPr>
              <w:jc w:val="center"/>
              <w:rPr>
                <w:b w:val="1"/>
                <w:bCs w:val="1"/>
                <w:highlight w:val="yellow"/>
              </w:rPr>
            </w:pPr>
            <w:r>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1">
            <w:pPr>
              <w:jc w:val="center"/>
              <w:rPr>
                <w:b w:val="1"/>
                <w:bCs w:val="1"/>
                <w:highlight w:val="yellow"/>
              </w:rPr>
            </w:pPr>
            <w:r>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2">
            <w:pPr>
              <w:jc w:val="center"/>
              <w:rPr>
                <w:b w:val="1"/>
                <w:bCs w:val="1"/>
                <w:highlight w:val="yellow"/>
              </w:rPr>
            </w:pPr>
            <w:r>
              <w:rPr>
                <w:b w:val="1"/>
                <w:bCs w:val="1"/>
                <w:highlight w:val="yellow"/>
                <w:rtl w:val="0"/>
              </w:rPr>
              <w:t xml:space="preserve">With</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3">
            <w:pPr>
              <w:jc w:val="left"/>
              <w:rPr>
                <w:highlight w:val="yellow"/>
              </w:rPr>
            </w:pPr>
            <w:r>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4">
            <w:pPr>
              <w:jc w:val="left"/>
              <w:rPr>
                <w:highlight w:val="yellow"/>
              </w:rPr>
            </w:pPr>
            <w:r>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5">
            <w:pPr>
              <w:jc w:val="left"/>
              <w:rPr>
                <w:highlight w:val="yellow"/>
              </w:rPr>
            </w:pPr>
            <w:r>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6">
            <w:pPr>
              <w:jc w:val="left"/>
              <w:rPr>
                <w:highlight w:val="yellow"/>
              </w:rPr>
            </w:pPr>
            <w:r>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7">
            <w:pPr>
              <w:jc w:val="left"/>
              <w:rPr>
                <w:highlight w:val="yellow"/>
              </w:rPr>
            </w:pPr>
            <w:r>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8">
            <w:pPr>
              <w:jc w:val="left"/>
              <w:rPr>
                <w:highlight w:val="yellow"/>
              </w:rPr>
            </w:pPr>
            <w:r>
              <w:rPr>
                <w:b w:val="1"/>
                <w:bCs w:val="1"/>
                <w:highlight w:val="yellow"/>
                <w:rtl w:val="0"/>
              </w:rPr>
              <w:t xml:space="preserve">Sniffer Capture Data:</w:t>
            </w:r>
            <w:r>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3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9">
            <w:pPr>
              <w:jc w:val="left"/>
              <w:rPr>
                <w:highlight w:val="yellow"/>
              </w:rPr>
            </w:pPr>
            <w:r>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A">
            <w:pPr>
              <w:jc w:val="left"/>
              <w:rPr>
                <w:highlight w:val="yellow"/>
              </w:rPr>
            </w:pPr>
            <w:r>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B">
            <w:pPr>
              <w:jc w:val="left"/>
              <w:rPr>
                <w:highlight w:val="yellow"/>
              </w:rPr>
            </w:pPr>
            <w:r>
              <w:rPr>
                <w:highlight w:val="yellow"/>
                <w:rtl w:val="0"/>
              </w:rPr>
              <w:t xml:space="preserve">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C">
            <w:pPr>
              <w:jc w:val="left"/>
              <w:rPr>
                <w:highlight w:val="yellow"/>
              </w:rPr>
            </w:pPr>
            <w:r>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D">
            <w:pPr>
              <w:jc w:val="left"/>
              <w:rPr>
                <w:highlight w:val="yellow"/>
              </w:rPr>
            </w:pPr>
            <w:r>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E">
            <w:pPr>
              <w:jc w:val="left"/>
              <w:rPr>
                <w:highlight w:val="yellow"/>
              </w:rPr>
            </w:pPr>
            <w:r>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F">
            <w:pPr>
              <w:jc w:val="left"/>
              <w:rPr>
                <w:highlight w:val="yellow"/>
              </w:rPr>
            </w:pPr>
            <w:r>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0">
            <w:pPr>
              <w:jc w:val="left"/>
              <w:rPr>
                <w:highlight w:val="yellow"/>
              </w:rPr>
            </w:pPr>
            <w:r>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1">
            <w:pPr>
              <w:jc w:val="left"/>
              <w:rPr>
                <w:highlight w:val="yellow"/>
              </w:rPr>
            </w:pPr>
            <w:r>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2">
            <w:pPr>
              <w:jc w:val="left"/>
              <w:rPr>
                <w:highlight w:val="yellow"/>
              </w:rPr>
            </w:pPr>
            <w:r>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3">
            <w:pPr>
              <w:jc w:val="left"/>
              <w:rPr>
                <w:highlight w:val="yellow"/>
              </w:rPr>
            </w:pPr>
            <w:r>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4">
            <w:pPr>
              <w:jc w:val="left"/>
              <w:rPr>
                <w:highlight w:val="yellow"/>
              </w:rPr>
            </w:pPr>
            <w:r>
              <w:rPr>
                <w:b w:val="1"/>
                <w:bCs w:val="1"/>
                <w:highlight w:val="yellow"/>
                <w:rtl w:val="0"/>
              </w:rPr>
              <w:t xml:space="preserve">Public-Space Risks:</w:t>
            </w:r>
            <w:r>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5">
            <w:pPr>
              <w:jc w:val="left"/>
              <w:rPr>
                <w:highlight w:val="yellow"/>
              </w:rPr>
            </w:pPr>
            <w:r>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6">
            <w:pPr>
              <w:jc w:val="left"/>
              <w:rPr>
                <w:highlight w:val="yellow"/>
              </w:rPr>
            </w:pPr>
            <w:r>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7">
            <w:pPr>
              <w:jc w:val="left"/>
              <w:rPr>
                <w:highlight w:val="yellow"/>
              </w:rPr>
            </w:pPr>
            <w:r>
              <w:rPr>
                <w:b w:val="1"/>
                <w:bCs w:val="1"/>
                <w:highlight w:val="yellow"/>
                <w:rtl w:val="0"/>
              </w:rPr>
              <w:t xml:space="preserve">Wireshark:</w:t>
            </w:r>
            <w:r>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8">
            <w:pPr>
              <w:jc w:val="left"/>
              <w:rPr>
                <w:highlight w:val="yellow"/>
              </w:rPr>
            </w:pPr>
            <w:r>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9">
            <w:pPr>
              <w:jc w:val="left"/>
              <w:rPr>
                <w:highlight w:val="yellow"/>
              </w:rPr>
            </w:pPr>
            <w:r>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A">
            <w:pPr>
              <w:jc w:val="left"/>
              <w:rPr>
                <w:highlight w:val="yellow"/>
              </w:rPr>
            </w:pPr>
            <w:r>
              <w:rPr>
                <w:b w:val="1"/>
                <w:bCs w:val="1"/>
                <w:highlight w:val="yellow"/>
                <w:rtl w:val="0"/>
              </w:rPr>
              <w:t xml:space="preserve">Card Storage:</w:t>
            </w:r>
            <w:r>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Pr>
                <w:b w:val="1"/>
                <w:bCs w:val="1"/>
                <w:highlight w:val="yellow"/>
                <w:rtl w:val="0"/>
              </w:rPr>
              <w:t xml:space="preserve">Site Use:</w:t>
            </w:r>
            <w:r>
              <w:rPr>
                <w:highlight w:val="yellow"/>
                <w:rtl w:val="0"/>
              </w:rPr>
              <w:t xml:space="preserve"> The Library and the Yuchengco Building areas are public spaces. </w:t>
            </w:r>
            <w:r>
              <w:rPr>
                <w:b w:val="1"/>
                <w:bCs w:val="1"/>
                <w:highlight w:val="yellow"/>
                <w:rtl w:val="0"/>
              </w:rPr>
              <w:t xml:space="preserve">Listening-only Capture:</w:t>
            </w:r>
            <w:r>
              <w:rPr>
                <w:highlight w:val="yellow"/>
                <w:rtl w:val="0"/>
              </w:rPr>
              <w:t xml:space="preserve"> The sniffer never joins a network or transmits.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B">
            <w:pPr>
              <w:jc w:val="left"/>
              <w:rPr>
                <w:highlight w:val="yellow"/>
              </w:rPr>
            </w:pPr>
            <w:r>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C">
            <w:pPr>
              <w:jc w:val="left"/>
              <w:rPr>
                <w:highlight w:val="yellow"/>
              </w:rPr>
            </w:pPr>
            <w:r>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D">
            <w:pPr>
              <w:jc w:val="left"/>
              <w:rPr>
                <w:highlight w:val="yellow"/>
              </w:rPr>
            </w:pPr>
            <w:r>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E">
            <w:pPr>
              <w:jc w:val="left"/>
              <w:rPr>
                <w:highlight w:val="yellow"/>
              </w:rPr>
            </w:pPr>
            <w:r>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F">
            <w:pPr>
              <w:jc w:val="left"/>
              <w:rPr>
                <w:highlight w:val="yellow"/>
              </w:rPr>
            </w:pPr>
            <w:r>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B0">
            <w:pPr>
              <w:jc w:val="left"/>
              <w:rPr>
                <w:highlight w:val="yellow"/>
              </w:rPr>
            </w:pPr>
            <w:r>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DB1">
      <w:pPr>
        <w:pStyle w:val="Heading1"/>
        <w:keepNext w:val="0"/>
        <w:keepLines w:val="0"/>
        <w:spacing w:after="120" w:before="480" w:lineRule="auto"/>
        <w:rPr>
          <w:highlight w:val="yellow"/>
        </w:rPr>
      </w:pPr>
      <w:bookmarkStart w:colFirst="0" w:colLast="0" w:name="_5cs152w8ilc" w:id="310"/>
      <w:bookmarkEnd w:id="310"/>
      <w:r>
        <w:rPr>
          <w:highlight w:val="yellow"/>
          <w:rtl w:val="0"/>
        </w:rPr>
        <w:t xml:space="preserve">Appendix C. Deviations Log</w:t>
      </w:r>
    </w:p>
    <w:p w:rsidR="00000000" w:rsidDel="00000000" w:rsidP="00000000" w:rsidRDefault="00000000" w:rsidRPr="00000000" w14:paraId="00000DB2">
      <w:pPr>
        <w:spacing w:after="180" w:before="180" w:lineRule="auto"/>
        <w:rPr>
          <w:b w:val="1"/>
          <w:bCs w:val="1"/>
          <w:highlight w:val="cyan"/>
        </w:rPr>
      </w:pPr>
      <w:r>
        <w:rPr>
          <w:highlight w:val="yellow"/>
          <w:rtl w:val="0"/>
        </w:rPr>
        <w:t xml:space="preserve">The paper cites the deviations from the approved proposal by the identifiers D-1 to </w:t>
      </w:r>
      <w:r>
        <w:rPr>
          <w:highlight w:val="green"/>
          <w:rtl w:val="0"/>
        </w:rPr>
        <w:t xml:space="preserve">D-32.</w:t>
      </w:r>
      <w:r>
        <w:rPr>
          <w:highlight w:val="yellow"/>
          <w:rtl w:val="0"/>
        </w:rPr>
        <w:t xml:space="preserve"> Table C.1 lists them. Each row says what the study does and why. </w:t>
      </w:r>
      <w:r>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w:t>
      </w:r>
      <w:r>
        <w:rPr>
          <w:b w:val="1"/>
          <w:bCs w:val="1"/>
          <w:highlight w:val="green"/>
          <w:rtl w:val="0"/>
        </w:rPr>
        <w:t xml:space="preserve">later change</w:t>
      </w:r>
      <w:r>
        <w:rPr>
          <w:b w:val="1"/>
          <w:bCs w:val="1"/>
          <w:highlight w:val="cyan"/>
          <w:rtl w:val="0"/>
        </w:rPr>
        <w:t xml:space="preserve">.]</w:t>
      </w:r>
    </w:p>
    <w:p w:rsidR="00000000" w:rsidDel="00000000" w:rsidP="00000000" w:rsidRDefault="00000000" w:rsidRPr="00000000" w14:paraId="00000DB3">
      <w:pPr>
        <w:spacing w:after="180" w:before="180" w:lineRule="auto"/>
        <w:rPr>
          <w:b w:val="1"/>
          <w:bCs w:val="1"/>
          <w:highlight w:val="yellow"/>
        </w:rPr>
      </w:pPr>
      <w:r>
        <w:rPr>
          <w:b w:val="1"/>
          <w:bCs w:val="1"/>
          <w:highlight w:val="yellow"/>
          <w:rtl w:val="0"/>
        </w:rPr>
        <w:t xml:space="preserve">Table C.1 Deviations from the Approved Proposal</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3180"/>
        <w:gridCol w:w="3075"/>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4">
            <w:pPr>
              <w:spacing w:after="40" w:before="40" w:lineRule="auto"/>
              <w:rPr>
                <w:b w:val="1"/>
                <w:bCs w:val="1"/>
                <w:sz w:val="18"/>
                <w:szCs w:val="18"/>
                <w:highlight w:val="yellow"/>
              </w:rPr>
            </w:pPr>
            <w:r>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5">
            <w:pPr>
              <w:spacing w:after="40" w:before="40" w:lineRule="auto"/>
              <w:rPr>
                <w:b w:val="1"/>
                <w:bCs w:val="1"/>
                <w:sz w:val="18"/>
                <w:szCs w:val="18"/>
                <w:highlight w:val="yellow"/>
              </w:rPr>
            </w:pPr>
            <w:r>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6">
            <w:pPr>
              <w:spacing w:after="40" w:before="40" w:lineRule="auto"/>
              <w:rPr>
                <w:b w:val="1"/>
                <w:bCs w:val="1"/>
                <w:sz w:val="18"/>
                <w:szCs w:val="18"/>
                <w:highlight w:val="yellow"/>
              </w:rPr>
            </w:pPr>
            <w:r>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7">
            <w:pPr>
              <w:spacing w:after="40" w:before="40" w:lineRule="auto"/>
              <w:rPr>
                <w:b w:val="1"/>
                <w:bCs w:val="1"/>
                <w:sz w:val="18"/>
                <w:szCs w:val="18"/>
                <w:highlight w:val="yellow"/>
              </w:rPr>
            </w:pPr>
            <w:r>
              <w:rPr>
                <w:b w:val="1"/>
                <w:bCs w:val="1"/>
                <w:sz w:val="18"/>
                <w:szCs w:val="18"/>
                <w:highlight w:val="yellow"/>
                <w:rtl w:val="0"/>
              </w:rPr>
              <w:t xml:space="preserve">Why</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40" w:before="40" w:lineRule="auto"/>
              <w:rPr>
                <w:sz w:val="18"/>
                <w:szCs w:val="18"/>
                <w:highlight w:val="yellow"/>
              </w:rPr>
            </w:pPr>
            <w:r>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Rule="auto"/>
              <w:rPr>
                <w:sz w:val="18"/>
                <w:szCs w:val="18"/>
                <w:highlight w:val="yellow"/>
              </w:rPr>
            </w:pPr>
            <w:r>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Rule="auto"/>
              <w:rPr>
                <w:sz w:val="18"/>
                <w:szCs w:val="18"/>
                <w:highlight w:val="yellow"/>
              </w:rPr>
            </w:pPr>
            <w:r>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before="40" w:lineRule="auto"/>
              <w:rPr>
                <w:sz w:val="18"/>
                <w:szCs w:val="18"/>
                <w:highlight w:val="yellow"/>
              </w:rPr>
            </w:pPr>
            <w:r>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40" w:before="40" w:lineRule="auto"/>
              <w:rPr>
                <w:sz w:val="18"/>
                <w:szCs w:val="18"/>
                <w:highlight w:val="yellow"/>
              </w:rPr>
            </w:pPr>
            <w:r>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Rule="auto"/>
              <w:rPr>
                <w:sz w:val="18"/>
                <w:szCs w:val="18"/>
                <w:highlight w:val="yellow"/>
              </w:rPr>
            </w:pPr>
            <w:r>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Rule="auto"/>
              <w:rPr>
                <w:sz w:val="18"/>
                <w:szCs w:val="18"/>
                <w:highlight w:val="yellow"/>
              </w:rPr>
            </w:pPr>
            <w:r>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40" w:before="40" w:lineRule="auto"/>
              <w:rPr>
                <w:sz w:val="18"/>
                <w:szCs w:val="18"/>
                <w:highlight w:val="yellow"/>
              </w:rPr>
            </w:pPr>
            <w:r>
              <w:rPr>
                <w:sz w:val="18"/>
                <w:szCs w:val="18"/>
                <w:highlight w:val="yellow"/>
                <w:rtl w:val="0"/>
              </w:rPr>
              <w:t xml:space="preserve">Probes travel one way to the root and nothing is sent back, so no round trip exists in the data.</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Rule="auto"/>
              <w:rPr>
                <w:sz w:val="18"/>
                <w:szCs w:val="18"/>
                <w:highlight w:val="yellow"/>
              </w:rPr>
            </w:pPr>
            <w:r>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Rule="auto"/>
              <w:rPr>
                <w:sz w:val="18"/>
                <w:szCs w:val="18"/>
                <w:highlight w:val="yellow"/>
              </w:rPr>
            </w:pPr>
            <w:r>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Rule="auto"/>
              <w:rPr>
                <w:sz w:val="18"/>
                <w:szCs w:val="18"/>
                <w:highlight w:val="yellow"/>
              </w:rPr>
            </w:pPr>
            <w:r>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Rule="auto"/>
              <w:rPr>
                <w:sz w:val="18"/>
                <w:szCs w:val="18"/>
                <w:highlight w:val="yellow"/>
              </w:rPr>
            </w:pPr>
            <w:r>
              <w:rPr>
                <w:sz w:val="18"/>
                <w:szCs w:val="18"/>
                <w:highlight w:val="yellow"/>
                <w:rtl w:val="0"/>
              </w:rPr>
              <w:t xml:space="preserve">The tunnel is a one-way UART write, so there is no echo frame to time.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Rule="auto"/>
              <w:rPr>
                <w:sz w:val="18"/>
                <w:szCs w:val="18"/>
                <w:highlight w:val="yellow"/>
              </w:rPr>
            </w:pPr>
            <w:r>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Rule="auto"/>
              <w:rPr>
                <w:sz w:val="18"/>
                <w:szCs w:val="18"/>
                <w:highlight w:val="yellow"/>
              </w:rPr>
            </w:pPr>
            <w:r>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Rule="auto"/>
              <w:rPr>
                <w:sz w:val="18"/>
                <w:szCs w:val="18"/>
                <w:highlight w:val="yellow"/>
              </w:rPr>
            </w:pPr>
            <w:r>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40" w:before="40" w:lineRule="auto"/>
              <w:rPr>
                <w:sz w:val="18"/>
                <w:szCs w:val="18"/>
                <w:highlight w:val="yellow"/>
              </w:rPr>
            </w:pPr>
            <w:r>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Rule="auto"/>
              <w:rPr>
                <w:sz w:val="18"/>
                <w:szCs w:val="18"/>
                <w:highlight w:val="yellow"/>
              </w:rPr>
            </w:pPr>
            <w:r>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Rule="auto"/>
              <w:rPr>
                <w:sz w:val="18"/>
                <w:szCs w:val="18"/>
                <w:highlight w:val="yellow"/>
              </w:rPr>
            </w:pPr>
            <w:r>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Rule="auto"/>
              <w:rPr>
                <w:sz w:val="18"/>
                <w:szCs w:val="18"/>
                <w:highlight w:val="yellow"/>
              </w:rPr>
            </w:pPr>
            <w:r>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Rule="auto"/>
              <w:rPr>
                <w:sz w:val="18"/>
                <w:szCs w:val="18"/>
                <w:highlight w:val="yellow"/>
              </w:rPr>
            </w:pPr>
            <w:r>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Rule="auto"/>
              <w:rPr>
                <w:sz w:val="18"/>
                <w:szCs w:val="18"/>
                <w:highlight w:val="yellow"/>
              </w:rPr>
            </w:pPr>
            <w:r>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Rule="auto"/>
              <w:rPr>
                <w:sz w:val="18"/>
                <w:szCs w:val="18"/>
                <w:highlight w:val="yellow"/>
              </w:rPr>
            </w:pPr>
            <w:r>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40" w:before="40" w:lineRule="auto"/>
              <w:rPr>
                <w:sz w:val="18"/>
                <w:szCs w:val="18"/>
                <w:highlight w:val="yellow"/>
              </w:rPr>
            </w:pPr>
            <w:r>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40" w:before="40" w:lineRule="auto"/>
              <w:rPr>
                <w:sz w:val="18"/>
                <w:szCs w:val="18"/>
                <w:highlight w:val="yellow"/>
              </w:rPr>
            </w:pPr>
            <w:r>
              <w:rPr>
                <w:sz w:val="18"/>
                <w:szCs w:val="18"/>
                <w:highlight w:val="yellow"/>
                <w:rtl w:val="0"/>
              </w:rPr>
              <w:t xml:space="preserve">Pinning parents would override the parent selection that the mesh is studied for.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Rule="auto"/>
              <w:rPr>
                <w:sz w:val="18"/>
                <w:szCs w:val="18"/>
                <w:highlight w:val="yellow"/>
              </w:rPr>
            </w:pPr>
            <w:r>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Rule="auto"/>
              <w:rPr>
                <w:sz w:val="18"/>
                <w:szCs w:val="18"/>
                <w:highlight w:val="yellow"/>
              </w:rPr>
            </w:pPr>
            <w:r>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40" w:before="40" w:lineRule="auto"/>
              <w:rPr>
                <w:sz w:val="18"/>
                <w:szCs w:val="18"/>
                <w:highlight w:val="yellow"/>
              </w:rPr>
            </w:pPr>
            <w:r>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40" w:before="40" w:lineRule="auto"/>
              <w:rPr>
                <w:sz w:val="18"/>
                <w:szCs w:val="18"/>
                <w:highlight w:val="yellow"/>
              </w:rPr>
            </w:pPr>
            <w:r>
              <w:rPr>
                <w:sz w:val="18"/>
                <w:szCs w:val="18"/>
                <w:highlight w:val="yellow"/>
                <w:rtl w:val="0"/>
              </w:rPr>
              <w:t xml:space="preserve">A reader can pool runs but cannot un-pool them, so per-repeat variance would be lost.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40" w:before="40" w:lineRule="auto"/>
              <w:rPr>
                <w:sz w:val="18"/>
                <w:szCs w:val="18"/>
                <w:highlight w:val="yellow"/>
              </w:rPr>
            </w:pPr>
            <w:r>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Rule="auto"/>
              <w:rPr>
                <w:sz w:val="18"/>
                <w:szCs w:val="18"/>
                <w:highlight w:val="yellow"/>
              </w:rPr>
            </w:pPr>
            <w:r>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Rule="auto"/>
              <w:rPr>
                <w:sz w:val="18"/>
                <w:szCs w:val="18"/>
                <w:highlight w:val="yellow"/>
              </w:rPr>
            </w:pPr>
            <w:r>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before="40" w:lineRule="auto"/>
              <w:rPr>
                <w:sz w:val="18"/>
                <w:szCs w:val="18"/>
                <w:highlight w:val="yellow"/>
              </w:rPr>
            </w:pPr>
            <w:r>
              <w:rPr>
                <w:sz w:val="18"/>
                <w:szCs w:val="18"/>
                <w:highlight w:val="yellow"/>
                <w:rtl w:val="0"/>
              </w:rPr>
              <w:t xml:space="preserve">A run-wide coverage rule wrote off the nodes that a blackhole hits hardest, so PDR = 0 could not be recorded.</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before="40" w:lineRule="auto"/>
              <w:rPr>
                <w:sz w:val="18"/>
                <w:szCs w:val="18"/>
                <w:highlight w:val="yellow"/>
              </w:rPr>
            </w:pPr>
            <w:r>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before="40" w:lineRule="auto"/>
              <w:rPr>
                <w:sz w:val="18"/>
                <w:szCs w:val="18"/>
                <w:highlight w:val="yellow"/>
              </w:rPr>
            </w:pPr>
            <w:r>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Rule="auto"/>
              <w:rPr>
                <w:sz w:val="18"/>
                <w:szCs w:val="18"/>
                <w:highlight w:val="yellow"/>
              </w:rPr>
            </w:pPr>
            <w:r>
              <w:rPr>
                <w:sz w:val="18"/>
                <w:szCs w:val="18"/>
                <w:highlight w:val="yellow"/>
                <w:rtl w:val="0"/>
              </w:rPr>
              <w:t xml:space="preserve">10 Hz grid and one-second windows. A window with fewer than 8 of 10 samples is </w:t>
            </w:r>
            <w:r>
              <w:rPr>
                <w:sz w:val="18"/>
                <w:szCs w:val="18"/>
                <w:highlight w:val="green"/>
                <w:rtl w:val="0"/>
              </w:rPr>
              <w:t xml:space="preserve">discarded. Gaps of 1 or 2 samples (0.2 s) inside a kept window are filled by interpolation or forward fill.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Rule="auto"/>
              <w:rPr>
                <w:sz w:val="18"/>
                <w:szCs w:val="18"/>
                <w:highlight w:val="yellow"/>
              </w:rPr>
            </w:pPr>
            <w:r>
              <w:rPr>
                <w:sz w:val="18"/>
                <w:szCs w:val="18"/>
                <w:highlight w:val="yellow"/>
                <w:rtl w:val="0"/>
              </w:rPr>
              <w:t xml:space="preserve">It keeps the 80% completeness ratio of the proposal (4 of 5), and ten samples per window give more support per row than five.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40" w:before="40" w:lineRule="auto"/>
              <w:rPr>
                <w:sz w:val="18"/>
                <w:szCs w:val="18"/>
                <w:highlight w:val="yellow"/>
              </w:rPr>
            </w:pPr>
            <w:r>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before="40" w:lineRule="auto"/>
              <w:rPr>
                <w:sz w:val="18"/>
                <w:szCs w:val="18"/>
                <w:highlight w:val="yellow"/>
              </w:rPr>
            </w:pPr>
            <w:r>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Rule="auto"/>
              <w:rPr>
                <w:sz w:val="18"/>
                <w:szCs w:val="18"/>
                <w:highlight w:val="yellow"/>
              </w:rPr>
            </w:pPr>
            <w:r>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Rule="auto"/>
              <w:rPr>
                <w:sz w:val="18"/>
                <w:szCs w:val="18"/>
                <w:highlight w:val="yellow"/>
              </w:rPr>
            </w:pPr>
            <w:r>
              <w:rPr>
                <w:sz w:val="18"/>
                <w:szCs w:val="18"/>
                <w:highlight w:val="yellow"/>
                <w:rtl w:val="0"/>
              </w:rPr>
              <w:t xml:space="preserve">The same reason as D-7. Without them, runs of different scenarios collapsed into one group.</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Rule="auto"/>
              <w:rPr>
                <w:sz w:val="18"/>
                <w:szCs w:val="18"/>
                <w:highlight w:val="yellow"/>
              </w:rPr>
            </w:pPr>
            <w:r>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Rule="auto"/>
              <w:rPr>
                <w:sz w:val="18"/>
                <w:szCs w:val="18"/>
                <w:highlight w:val="yellow"/>
              </w:rPr>
            </w:pPr>
            <w:r>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Rule="auto"/>
              <w:rPr>
                <w:sz w:val="18"/>
                <w:szCs w:val="18"/>
                <w:highlight w:val="yellow"/>
              </w:rPr>
            </w:pPr>
            <w:r>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Rule="auto"/>
              <w:rPr>
                <w:sz w:val="18"/>
                <w:szCs w:val="18"/>
                <w:highlight w:val="yellow"/>
              </w:rPr>
            </w:pPr>
            <w:r>
              <w:rPr>
                <w:sz w:val="18"/>
                <w:szCs w:val="18"/>
                <w:highlight w:val="yellow"/>
                <w:rtl w:val="0"/>
              </w:rPr>
              <w:t xml:space="preserve">The raw field counts mesh layers and not network-layer (IP) data, and the old name overclaimed.</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Rule="auto"/>
              <w:rPr>
                <w:sz w:val="18"/>
                <w:szCs w:val="18"/>
                <w:highlight w:val="yellow"/>
              </w:rPr>
            </w:pPr>
            <w:r>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40" w:before="40" w:lineRule="auto"/>
              <w:rPr>
                <w:sz w:val="18"/>
                <w:szCs w:val="18"/>
                <w:highlight w:val="yellow"/>
              </w:rPr>
            </w:pPr>
            <w:r>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40" w:before="40" w:lineRule="auto"/>
              <w:rPr>
                <w:sz w:val="18"/>
                <w:szCs w:val="18"/>
                <w:highlight w:val="yellow"/>
              </w:rPr>
            </w:pPr>
            <w:r>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Rule="auto"/>
              <w:rPr>
                <w:sz w:val="18"/>
                <w:szCs w:val="18"/>
                <w:highlight w:val="yellow"/>
              </w:rPr>
            </w:pPr>
            <w:r>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Rule="auto"/>
              <w:rPr>
                <w:sz w:val="18"/>
                <w:szCs w:val="18"/>
                <w:highlight w:val="yellow"/>
              </w:rPr>
            </w:pPr>
            <w:r>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Rule="auto"/>
              <w:rPr>
                <w:sz w:val="18"/>
                <w:szCs w:val="18"/>
                <w:highlight w:val="yellow"/>
              </w:rPr>
            </w:pPr>
            <w:r>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before="40" w:lineRule="auto"/>
              <w:rPr>
                <w:b w:val="1"/>
                <w:bCs w:val="1"/>
                <w:sz w:val="18"/>
                <w:szCs w:val="18"/>
                <w:highlight w:val="cyan"/>
              </w:rPr>
            </w:pPr>
            <w:r>
              <w:rPr>
                <w:sz w:val="18"/>
                <w:szCs w:val="18"/>
                <w:highlight w:val="yellow"/>
                <w:rtl w:val="0"/>
              </w:rPr>
              <w:t xml:space="preserve">The card mirror is flushed with fsync(). </w:t>
            </w:r>
            <w:r>
              <w:rPr>
                <w:b w:val="1"/>
                <w:bCs w:val="1"/>
                <w:sz w:val="18"/>
                <w:szCs w:val="18"/>
                <w:highlight w:val="green"/>
                <w:rtl w:val="0"/>
              </w:rPr>
              <w:t xml:space="preserve">None of the 435 campus capture files has 0 rows. [PENDING: mid-run-reset test on hardware]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Rule="auto"/>
              <w:rPr>
                <w:sz w:val="18"/>
                <w:szCs w:val="18"/>
                <w:highlight w:val="yellow"/>
              </w:rPr>
            </w:pPr>
            <w:r>
              <w:rPr>
                <w:sz w:val="18"/>
                <w:szCs w:val="18"/>
                <w:highlight w:val="yellow"/>
                <w:rtl w:val="0"/>
              </w:rPr>
              <w:t xml:space="preserve">It fixes a failure in which a card file held 0 rows. The change compiles and has not been validated on hardware.</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Rule="auto"/>
              <w:rPr>
                <w:sz w:val="18"/>
                <w:szCs w:val="18"/>
                <w:highlight w:val="yellow"/>
              </w:rPr>
            </w:pPr>
            <w:r>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Rule="auto"/>
              <w:rPr>
                <w:sz w:val="18"/>
                <w:szCs w:val="18"/>
                <w:highlight w:val="yellow"/>
              </w:rPr>
            </w:pPr>
            <w:r>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Rule="auto"/>
              <w:rPr>
                <w:b w:val="1"/>
                <w:bCs w:val="1"/>
                <w:sz w:val="18"/>
                <w:szCs w:val="18"/>
                <w:highlight w:val="cyan"/>
              </w:rPr>
            </w:pPr>
            <w:r>
              <w:rPr>
                <w:sz w:val="18"/>
                <w:szCs w:val="18"/>
                <w:highlight w:val="yellow"/>
                <w:rtl w:val="0"/>
              </w:rPr>
              <w:t xml:space="preserve">The radio is fixed at 20 MHz (HT20) before it starts, and every capture records its width. All dataset captures are at 20 MHz. Earlier captures at 40 MHz are archived and not pooled. </w:t>
            </w:r>
            <w:r>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Rule="auto"/>
              <w:rPr>
                <w:sz w:val="18"/>
                <w:szCs w:val="18"/>
                <w:highlight w:val="yellow"/>
              </w:rPr>
            </w:pPr>
            <w:r>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Rule="auto"/>
              <w:rPr>
                <w:sz w:val="18"/>
                <w:szCs w:val="18"/>
                <w:highlight w:val="yellow"/>
              </w:rPr>
            </w:pPr>
            <w:r>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40" w:before="40" w:lineRule="auto"/>
              <w:rPr>
                <w:sz w:val="18"/>
                <w:szCs w:val="18"/>
                <w:highlight w:val="yellow"/>
              </w:rPr>
            </w:pPr>
            <w:r>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40" w:before="40" w:lineRule="auto"/>
              <w:rPr>
                <w:sz w:val="18"/>
                <w:szCs w:val="18"/>
                <w:highlight w:val="yellow"/>
              </w:rPr>
            </w:pPr>
            <w:r>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Rule="auto"/>
              <w:rPr>
                <w:sz w:val="18"/>
                <w:szCs w:val="18"/>
                <w:highlight w:val="yellow"/>
              </w:rPr>
            </w:pPr>
            <w:r>
              <w:rPr>
                <w:sz w:val="18"/>
                <w:szCs w:val="18"/>
                <w:highlight w:val="yellow"/>
                <w:rtl w:val="0"/>
              </w:rPr>
              <w:t xml:space="preserve">ESP-IDF has no call that returns a MAC retry count. Its statistics call only prints to the log.</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Rule="auto"/>
              <w:rPr>
                <w:sz w:val="18"/>
                <w:szCs w:val="18"/>
                <w:highlight w:val="yellow"/>
              </w:rPr>
            </w:pPr>
            <w:r>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Rule="auto"/>
              <w:rPr>
                <w:sz w:val="18"/>
                <w:szCs w:val="18"/>
                <w:highlight w:val="yellow"/>
              </w:rPr>
            </w:pPr>
            <w:r>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Rule="auto"/>
              <w:rPr>
                <w:sz w:val="18"/>
                <w:szCs w:val="18"/>
                <w:highlight w:val="yellow"/>
              </w:rPr>
            </w:pPr>
            <w:r>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Rule="auto"/>
              <w:rPr>
                <w:sz w:val="18"/>
                <w:szCs w:val="18"/>
                <w:highlight w:val="yellow"/>
              </w:rPr>
            </w:pPr>
            <w:r>
              <w:rPr>
                <w:sz w:val="18"/>
                <w:szCs w:val="18"/>
                <w:highlight w:val="yellow"/>
                <w:rtl w:val="0"/>
              </w:rPr>
              <w:t xml:space="preserve">At the root, “drop instead of forward” has no meaning, and the root is the referee that logs the arrivals.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Rule="auto"/>
              <w:rPr>
                <w:sz w:val="18"/>
                <w:szCs w:val="18"/>
                <w:highlight w:val="yellow"/>
              </w:rPr>
            </w:pPr>
            <w:r>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Rule="auto"/>
              <w:rPr>
                <w:sz w:val="18"/>
                <w:szCs w:val="18"/>
                <w:highlight w:val="yellow"/>
              </w:rPr>
            </w:pPr>
            <w:r>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Rule="auto"/>
              <w:rPr>
                <w:sz w:val="18"/>
                <w:szCs w:val="18"/>
                <w:highlight w:val="yellow"/>
              </w:rPr>
            </w:pPr>
            <w:r>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Rule="auto"/>
              <w:rPr>
                <w:sz w:val="18"/>
                <w:szCs w:val="18"/>
                <w:highlight w:val="yellow"/>
              </w:rPr>
            </w:pPr>
            <w:r>
              <w:rPr>
                <w:sz w:val="18"/>
                <w:szCs w:val="18"/>
                <w:highlight w:val="yellow"/>
                <w:rtl w:val="0"/>
              </w:rPr>
              <w:t xml:space="preserve">The mesh decides which board sits near the root, and a fixed assignment can give no shortcut. It worked on hardware in </w:t>
            </w:r>
            <w:r>
              <w:rPr>
                <w:sz w:val="18"/>
                <w:szCs w:val="18"/>
                <w:highlight w:val="green"/>
                <w:rtl w:val="0"/>
              </w:rPr>
              <w:t xml:space="preserve">all 9 wormhole runs processed so far: in each, one Node A and one Node B kept their roles and Node A sat shallower than Node B.</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Rule="auto"/>
              <w:rPr>
                <w:sz w:val="18"/>
                <w:szCs w:val="18"/>
                <w:highlight w:val="yellow"/>
              </w:rPr>
            </w:pPr>
            <w:r>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Rule="auto"/>
              <w:rPr>
                <w:sz w:val="18"/>
                <w:szCs w:val="18"/>
                <w:highlight w:val="yellow"/>
              </w:rPr>
            </w:pPr>
            <w:r>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Rule="auto"/>
              <w:rPr>
                <w:sz w:val="18"/>
                <w:szCs w:val="18"/>
                <w:highlight w:val="yellow"/>
              </w:rPr>
            </w:pPr>
            <w:r>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Rule="auto"/>
              <w:rPr>
                <w:sz w:val="18"/>
                <w:szCs w:val="18"/>
                <w:highlight w:val="yellow"/>
              </w:rPr>
            </w:pPr>
            <w:r>
              <w:rPr>
                <w:sz w:val="18"/>
                <w:szCs w:val="18"/>
                <w:highlight w:val="yellow"/>
                <w:rtl w:val="0"/>
              </w:rPr>
              <w:t xml:space="preserve">Every topology needs a stand-alone benign capture, and benign data should cover more than one condition.</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Rule="auto"/>
              <w:rPr>
                <w:sz w:val="18"/>
                <w:szCs w:val="18"/>
                <w:highlight w:val="yellow"/>
              </w:rPr>
            </w:pPr>
            <w:r>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Rule="auto"/>
              <w:rPr>
                <w:sz w:val="18"/>
                <w:szCs w:val="18"/>
                <w:highlight w:val="yellow"/>
              </w:rPr>
            </w:pPr>
            <w:r>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Rule="auto"/>
              <w:rPr>
                <w:b w:val="1"/>
                <w:bCs w:val="1"/>
                <w:sz w:val="18"/>
                <w:szCs w:val="18"/>
                <w:highlight w:val="cyan"/>
              </w:rPr>
            </w:pPr>
            <w:r>
              <w:rPr>
                <w:sz w:val="18"/>
                <w:szCs w:val="18"/>
                <w:highlight w:val="yellow"/>
                <w:rtl w:val="0"/>
              </w:rPr>
              <w:t xml:space="preserve">Runs are made at G402, the DLSU Library and the Yuchengco Building. </w:t>
            </w:r>
            <w:r>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Rule="auto"/>
              <w:rPr>
                <w:sz w:val="18"/>
                <w:szCs w:val="18"/>
                <w:highlight w:val="yellow"/>
              </w:rPr>
            </w:pPr>
            <w:r>
              <w:rPr>
                <w:sz w:val="18"/>
                <w:szCs w:val="18"/>
                <w:highlight w:val="yellow"/>
                <w:rtl w:val="0"/>
              </w:rPr>
              <w:t xml:space="preserve">The campaign was redesigned around these three sites, which differ in Wi-Fi interference.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yellow"/>
                <w:rtl w:val="0"/>
              </w:rPr>
              <w:t xml:space="preserve">ESP-WIFI-MESH documents no way to write a node’s routing table, so the dataset records the effect on traffic and not route attraction.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Wormhole verification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wormhole is verified by two independent primary checks: TunnelIntensity, counted by the attacking boards, and DuplicateRate, the share of Node B’s windows with a duplicate arrival, measured at the root [72]. TunnelLatency and LatencyHopRatio are reported and not scored. A window whose rows span two phases is marked as a transition window and gets no phase label.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 self-reported counter alone is weak evidence, and the root’s view is independent of the attacking boards. A test that can never pass is not evidence either way. The first tunnelled probe was being counted as baseline.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Pre-run gates and START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The wormhole roles lock at the first phase, and moving boards after it corrupts a tree run. Runs that would have been invalid can no longer start.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Parent changes in the attack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board that changes parent during the attack is tolerated when it keeps its class, victim or bystander; windows with no path to the root are left out of the test; a victim–bystander flip fails the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ESP-WIFI-MESH heals itself. What makes a run one experiment is who the attack reaches, not which parent a board has.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START lock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failed pre-run check locks START; an override needs a typed reason, is logged and is reported by the verifier.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START could be pressed before the requirements were met.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Tick alignment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Each sample takes the earliest free tick it could have been scheduled for, at most 300 ms late.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Nearest-tick placement left false gaps and discarded healthy windows.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Sticky tree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In tree runs the parent-switch and weak-link thresholds are 6 dB lower and the weak-link watch three times longer; parent selection is stock.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Children re-parented on weak but working links, which changed who was a victim mid-run.</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Topology gate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board passes when it is attached at the start of the baseline and does not re-route during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Since D-22 the setup lasts until START, so the time taken to form is not part of the data.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Star wormhole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Wormhole end A is the hub of the star and the root sits one hop behind it, giving a one-hop shortcut. Adviser to confirm.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In a flat star both ends are at hop 1 and the tunnel skips nothing.</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D-29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Partial mesh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partial mesh is defined by placement and a cap of two children per node; switching is allowed but was not observed during the labelled phases.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No processed partial-mesh run showed a node under a second parent.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Wormhole end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In tree and partial-mesh wormhole runs Node B never joins the root and sits deeper than Node A; the ends move only when a parent is lost or full.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Both ends kept landing at the same depth, so the tunnel gave no shortcut.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Attacker re-parenting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The attacker changing its own parent is tolerated only if no board changes class and its uplink was down for at most 10% of the attack.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An attacker outage drops its victims’ probes like the attack itself, so those seconds cannot count as evidence.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Pr>
                <w:sz w:val="18"/>
                <w:szCs w:val="18"/>
                <w:highlight w:val="green"/>
                <w:rtl w:val="0"/>
              </w:rPr>
              <w:t xml:space="preserve">D-32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Pr>
                <w:sz w:val="18"/>
                <w:szCs w:val="18"/>
                <w:highlight w:val="green"/>
                <w:rtl w:val="0"/>
              </w:rPr>
              <w:t xml:space="preserve">Missing boards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Pr>
                <w:sz w:val="18"/>
                <w:szCs w:val="18"/>
                <w:highlight w:val="green"/>
                <w:rtl w:val="0"/>
              </w:rPr>
              <w:t xml:space="preserve">A missing board is graded by its role, placed by structure only: attacker = recapture, victim or bystander = footnote while others remain, unplaceable = undetermined.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Pr>
                <w:sz w:val="18"/>
                <w:szCs w:val="18"/>
                <w:highlight w:val="green"/>
                <w:rtl w:val="0"/>
              </w:rPr>
              <w:t xml:space="preserve">A board count hid two missing boards and could not tell evidence from control.</w:t>
            </w:r>
          </w:p>
        </w:tc>
      </w:tr>
    </w:tbl>
    <w:p w:rsidR="00000000" w:rsidDel="00000000" w:rsidP="00000000" w:rsidRDefault="00000000" w:rsidRPr="00000000">
      <w:pPr>
        <w:spacing w:after="180" w:before="180" w:lineRule="auto"/>
        <w:rPr>
          <w:b w:val="1"/>
          <w:bCs w:val="1"/>
          <w:highlight w:val="yellow"/>
        </w:rPr>
      </w:pPr>
      <w:r>
        <w:rPr>
          <w:b w:val="1"/>
          <w:bCs w:val="1"/>
          <w:highlight w:val="green"/>
          <w:rtl w:val="0"/>
        </w:rPr>
        <w:t xml:space="preserve"> </w:t>
      </w:r>
    </w:p>
    <w:p w:rsidR="00000000" w:rsidDel="00000000" w:rsidP="00000000" w:rsidRDefault="00000000" w:rsidRPr="00000000">
      <w:pPr>
        <w:spacing w:after="180" w:before="180" w:lineRule="auto"/>
        <w:rPr>
          <w:b w:val="1"/>
          <w:bCs w:val="1"/>
          <w:highlight w:val="yellow"/>
        </w:rPr>
      </w:pPr>
      <w:r>
        <w:rPr>
          <w:b w:val="1"/>
          <w:bCs w:val="1"/>
          <w:highlight w:val="green"/>
          <w:rtl w:val="0"/>
        </w:rPr>
        <w:t xml:space="preserve">Table C.2 Notes on Individual Captures (provisional, 20 October 2026)</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4"/>
        <w:gridCol w:w="1243"/>
        <w:gridCol w:w="3374"/>
        <w:gridCol w:w="1598"/>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Capture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Status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Note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pPr>
              <w:spacing w:after="40" w:before="40" w:lineRule="auto"/>
              <w:rPr>
                <w:b w:val="1"/>
                <w:bCs w:val="1"/>
                <w:sz w:val="18"/>
                <w:szCs w:val="18"/>
                <w:highlight w:val="yellow"/>
              </w:rPr>
            </w:pPr>
            <w:r>
              <w:rPr>
                <w:b w:val="1"/>
                <w:bCs w:val="1"/>
                <w:sz w:val="18"/>
                <w:szCs w:val="18"/>
                <w:highlight w:val="green"/>
                <w:rtl w:val="0"/>
              </w:rPr>
              <w:t xml:space="preserve">Source</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tree, G402,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Victim B768 reset 28 s into the attack; the verdict without it is unchanged, so the gap is graded minor.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#47, #53</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tree,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Held out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B768 has no file; the root heard it and its log places it as a bystander, but the verifier rates the run inconclusive.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#67, #71</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Blackhole, partial mesh,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Victim ED80 has windows for 266 of its 300 baseline seconds; result not affected.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Redo list</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Every highload capture with card-only arrival logging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Method note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The root writes probe arrivals to the card only, in 4 KB batches, so no arrival rows are lost under 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Checklist C6</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linear, DLSU Library,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Processed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The site was recorded by the operator; the cards still named G402 and the files were filed by hand.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#42</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tree, DLSU Library,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Held out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Four boards logged under 95% of their samples; the tunnel itself worked. Recapture planned.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#34, #35</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partial mesh, G402, stationary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analysed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FE90’s file is from another run and must be re-imported before analysis.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#60</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partial mesh, G402,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analysed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Board 2805 recorded nothing on its card; it is a plain child and not part of the signature.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#63, #67</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Wormhole, star, G402 (hub-star)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usable yet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Stationary: three boards never attached to the root. Highload: the hub board browned out and reset in both attempts.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Verifications #69, #70</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Benign, linear, home, highload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Outside the design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Not a clean reference: cooldown delivery 0.72 and two relays forwarded 83–85% with no attacker.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pPr>
              <w:spacing w:after="40" w:before="40" w:lineRule="auto"/>
              <w:rPr>
                <w:sz w:val="18"/>
                <w:szCs w:val="18"/>
                <w:highlight w:val="yellow"/>
              </w:rPr>
            </w:pPr>
            <w:r>
              <w:rPr>
                <w:sz w:val="18"/>
                <w:szCs w:val="18"/>
                <w:highlight w:val="green"/>
                <w:rtl w:val="0"/>
              </w:rPr>
              <w:t xml:space="preserve">Verification #53</w:t>
            </w:r>
          </w:p>
        </w:tc>
      </w:tr>
    </w:tbl>
    <w:p w:rsidR="00000000" w:rsidDel="00000000" w:rsidP="00000000" w:rsidRDefault="00000000" w:rsidRPr="00000000" w14:paraId="00000E08">
      <w:pPr>
        <w:pStyle w:val="Heading1"/>
        <w:keepNext w:val="0"/>
        <w:keepLines w:val="0"/>
        <w:spacing w:after="120" w:before="480" w:lineRule="auto"/>
        <w:rPr>
          <w:highlight w:val="yellow"/>
        </w:rPr>
      </w:pPr>
      <w:bookmarkStart w:colFirst="0" w:colLast="0" w:name="_3j32do24my1n" w:id="311"/>
      <w:bookmarkEnd w:id="311"/>
      <w:r>
        <w:rPr>
          <w:highlight w:val="yellow"/>
          <w:rtl w:val="0"/>
        </w:rPr>
        <w:t xml:space="preserve">Appendix D. Placeholder Register</w:t>
      </w:r>
    </w:p>
    <w:p w:rsidR="00000000" w:rsidDel="00000000" w:rsidP="00000000" w:rsidRDefault="00000000" w:rsidRPr="00000000" w14:paraId="00000E09">
      <w:pPr>
        <w:spacing w:after="180" w:before="180" w:lineRule="auto"/>
        <w:rPr>
          <w:highlight w:val="yellow"/>
        </w:rPr>
      </w:pPr>
      <w:r>
        <w:rPr>
          <w:highlight w:val="yellow"/>
          <w:rtl w:val="0"/>
        </w:rPr>
        <w:t xml:space="preserve">This appendix is for the working copy only. </w:t>
      </w:r>
      <w:r>
        <w:rPr>
          <w:highlight w:val="green"/>
          <w:rtl w:val="0"/>
        </w:rPr>
        <w:t xml:space="preserve">The study has no jitter scenario (team decision),</w:t>
      </w:r>
      <w:r>
        <w:rPr>
          <w:highlight w:val="yellow"/>
          <w:rtl w:val="0"/>
        </w:rPr>
        <w:t xml:space="preserve"> so the design has three scenarios, 72 attack runs and 9 benign runs, 81 runs in all. Every placeholder in this working copy is marked [PENDING: …] in cyan and can be found by searching for “[PENDING”. Provisional values from the </w:t>
      </w:r>
      <w:r>
        <w:rPr>
          <w:highlight w:val="green"/>
          <w:rtl w:val="0"/>
        </w:rPr>
        <w:t xml:space="preserve">earlier 34-run analysis</w:t>
      </w:r>
      <w:r>
        <w:rPr>
          <w:highlight w:val="yellow"/>
          <w:rtl w:val="0"/>
        </w:rPr>
        <w:t xml:space="preserve">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0E0A">
      <w:pPr>
        <w:spacing w:after="180" w:before="180" w:lineRule="auto"/>
        <w:rPr>
          <w:b w:val="1"/>
          <w:bCs w:val="1"/>
          <w:highlight w:val="yellow"/>
        </w:rPr>
      </w:pPr>
      <w:r>
        <w:rPr>
          <w:b w:val="1"/>
          <w:bCs w:val="1"/>
          <w:highlight w:val="yellow"/>
          <w:rtl w:val="0"/>
        </w:rPr>
        <w:t xml:space="preserve">Table D.1 Placeholders to Fill When the 81 Runs Are Complete</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55"/>
        <w:gridCol w:w="2895"/>
        <w:tblGridChange w:id="0">
          <w:tblGrid>
            <w:gridCol w:w="2145"/>
            <w:gridCol w:w="3855"/>
            <w:gridCol w:w="289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B">
            <w:pPr>
              <w:spacing w:after="40" w:before="40" w:lineRule="auto"/>
              <w:rPr>
                <w:b w:val="1"/>
                <w:bCs w:val="1"/>
                <w:sz w:val="18"/>
                <w:szCs w:val="18"/>
                <w:highlight w:val="yellow"/>
              </w:rPr>
            </w:pPr>
            <w:r>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C">
            <w:pPr>
              <w:spacing w:after="40" w:before="40" w:lineRule="auto"/>
              <w:rPr>
                <w:b w:val="1"/>
                <w:bCs w:val="1"/>
                <w:sz w:val="18"/>
                <w:szCs w:val="18"/>
                <w:highlight w:val="yellow"/>
              </w:rPr>
            </w:pPr>
            <w:r>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D">
            <w:pPr>
              <w:spacing w:after="40" w:before="40" w:lineRule="auto"/>
              <w:rPr>
                <w:b w:val="1"/>
                <w:bCs w:val="1"/>
                <w:sz w:val="18"/>
                <w:szCs w:val="18"/>
                <w:highlight w:val="yellow"/>
              </w:rPr>
            </w:pPr>
            <w:r>
              <w:rPr>
                <w:b w:val="1"/>
                <w:bCs w:val="1"/>
                <w:sz w:val="18"/>
                <w:szCs w:val="18"/>
                <w:highlight w:val="yellow"/>
                <w:rtl w:val="0"/>
              </w:rPr>
              <w:t xml:space="preserve">Source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before="40" w:lineRule="auto"/>
              <w:rPr>
                <w:sz w:val="18"/>
                <w:szCs w:val="18"/>
                <w:highlight w:val="yellow"/>
              </w:rPr>
            </w:pPr>
            <w:r>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Rule="auto"/>
              <w:rPr>
                <w:sz w:val="18"/>
                <w:szCs w:val="18"/>
                <w:highlight w:val="yellow"/>
              </w:rPr>
            </w:pPr>
            <w:r>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Rule="auto"/>
              <w:rPr>
                <w:sz w:val="18"/>
                <w:szCs w:val="18"/>
                <w:highlight w:val="yellow"/>
              </w:rPr>
            </w:pPr>
            <w:r>
              <w:rPr>
                <w:sz w:val="18"/>
                <w:szCs w:val="18"/>
                <w:highlight w:val="yellow"/>
                <w:rtl w:val="0"/>
              </w:rPr>
              <w:t xml:space="preserve">verify_topology.py output. Hardware test of the fsync build.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before="40" w:lineRule="auto"/>
              <w:rPr>
                <w:sz w:val="18"/>
                <w:szCs w:val="18"/>
                <w:highlight w:val="yellow"/>
              </w:rPr>
            </w:pPr>
            <w:r>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before="40" w:lineRule="auto"/>
              <w:rPr>
                <w:sz w:val="18"/>
                <w:szCs w:val="18"/>
                <w:highlight w:val="yellow"/>
              </w:rPr>
            </w:pPr>
            <w:r>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40" w:before="40" w:lineRule="auto"/>
              <w:rPr>
                <w:sz w:val="18"/>
                <w:szCs w:val="18"/>
                <w:highlight w:val="yellow"/>
              </w:rPr>
            </w:pPr>
            <w:r>
              <w:rPr>
                <w:sz w:val="18"/>
                <w:szCs w:val="18"/>
                <w:highlight w:val="yellow"/>
                <w:rtl w:val="0"/>
              </w:rPr>
              <w:t xml:space="preserve">verify_attack.py --attack wormhole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Rule="auto"/>
              <w:rPr>
                <w:sz w:val="18"/>
                <w:szCs w:val="18"/>
                <w:highlight w:val="yellow"/>
              </w:rPr>
            </w:pPr>
            <w:r>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Rule="auto"/>
              <w:rPr>
                <w:sz w:val="18"/>
                <w:szCs w:val="18"/>
                <w:highlight w:val="yellow"/>
              </w:rPr>
            </w:pPr>
            <w:r>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40" w:before="40" w:lineRule="auto"/>
              <w:rPr>
                <w:sz w:val="18"/>
                <w:szCs w:val="18"/>
                <w:highlight w:val="yellow"/>
              </w:rPr>
            </w:pPr>
            <w:r>
              <w:rPr>
                <w:sz w:val="18"/>
                <w:szCs w:val="18"/>
                <w:highlight w:val="yellow"/>
                <w:rtl w:val="0"/>
              </w:rPr>
              <w:t xml:space="preserve">verify_attack.py, inventory script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before="40" w:lineRule="auto"/>
              <w:rPr>
                <w:sz w:val="18"/>
                <w:szCs w:val="18"/>
                <w:highlight w:val="yellow"/>
              </w:rPr>
            </w:pPr>
            <w:r>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Rule="auto"/>
              <w:rPr>
                <w:sz w:val="18"/>
                <w:szCs w:val="18"/>
                <w:highlight w:val="yellow"/>
              </w:rPr>
            </w:pPr>
            <w:r>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Rule="auto"/>
              <w:rPr>
                <w:sz w:val="18"/>
                <w:szCs w:val="18"/>
                <w:highlight w:val="yellow"/>
              </w:rPr>
            </w:pPr>
            <w:r>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before="40" w:lineRule="auto"/>
              <w:rPr>
                <w:sz w:val="18"/>
                <w:szCs w:val="18"/>
                <w:highlight w:val="yellow"/>
              </w:rPr>
            </w:pPr>
            <w:r>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40" w:before="40" w:lineRule="auto"/>
              <w:rPr>
                <w:sz w:val="18"/>
                <w:szCs w:val="18"/>
                <w:highlight w:val="yellow"/>
              </w:rPr>
            </w:pPr>
            <w:r>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40" w:before="40" w:lineRule="auto"/>
              <w:rPr>
                <w:sz w:val="18"/>
                <w:szCs w:val="18"/>
                <w:highlight w:val="yellow"/>
              </w:rPr>
            </w:pPr>
            <w:r>
              <w:rPr>
                <w:sz w:val="18"/>
                <w:szCs w:val="18"/>
                <w:highlight w:val="yellow"/>
                <w:rtl w:val="0"/>
              </w:rPr>
              <w:t xml:space="preserve">Inventory script, campaign plan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Rule="auto"/>
              <w:rPr>
                <w:sz w:val="18"/>
                <w:szCs w:val="18"/>
                <w:highlight w:val="yellow"/>
              </w:rPr>
            </w:pPr>
            <w:r>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Rule="auto"/>
              <w:rPr>
                <w:sz w:val="18"/>
                <w:szCs w:val="18"/>
                <w:highlight w:val="yellow"/>
              </w:rPr>
            </w:pPr>
            <w:r>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40" w:before="40" w:lineRule="auto"/>
              <w:rPr>
                <w:sz w:val="18"/>
                <w:szCs w:val="18"/>
                <w:highlight w:val="yellow"/>
              </w:rPr>
            </w:pPr>
            <w:r>
              <w:rPr>
                <w:sz w:val="18"/>
                <w:szCs w:val="18"/>
                <w:highlight w:val="yellow"/>
                <w:rtl w:val="0"/>
              </w:rPr>
              <w:t xml:space="preserve">Site notes of the team</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before="40" w:lineRule="auto"/>
              <w:rPr>
                <w:sz w:val="18"/>
                <w:szCs w:val="18"/>
                <w:highlight w:val="yellow"/>
              </w:rPr>
            </w:pPr>
            <w:r>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40" w:before="40" w:lineRule="auto"/>
              <w:rPr>
                <w:sz w:val="18"/>
                <w:szCs w:val="18"/>
                <w:highlight w:val="yellow"/>
              </w:rPr>
            </w:pPr>
            <w:r>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Rule="auto"/>
              <w:rPr>
                <w:sz w:val="18"/>
                <w:szCs w:val="18"/>
                <w:highlight w:val="yellow"/>
              </w:rPr>
            </w:pPr>
            <w:r>
              <w:rPr>
                <w:sz w:val="18"/>
                <w:szCs w:val="18"/>
                <w:highlight w:val="yellow"/>
                <w:rtl w:val="0"/>
              </w:rPr>
              <w:t xml:space="preserve">tools/campaign_plan.json against the crossed design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Rule="auto"/>
              <w:rPr>
                <w:sz w:val="18"/>
                <w:szCs w:val="18"/>
                <w:highlight w:val="yellow"/>
              </w:rPr>
            </w:pPr>
            <w:r>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Rule="auto"/>
              <w:rPr>
                <w:sz w:val="18"/>
                <w:szCs w:val="18"/>
                <w:highlight w:val="yellow"/>
              </w:rPr>
            </w:pPr>
            <w:r>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before="40" w:lineRule="auto"/>
              <w:rPr>
                <w:sz w:val="18"/>
                <w:szCs w:val="18"/>
                <w:highlight w:val="yellow"/>
              </w:rPr>
            </w:pPr>
            <w:r>
              <w:rPr>
                <w:sz w:val="18"/>
                <w:szCs w:val="18"/>
                <w:highlight w:val="yellow"/>
                <w:rtl w:val="0"/>
              </w:rPr>
              <w:t xml:space="preserve">One full run with the sniffer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40" w:before="40" w:lineRule="auto"/>
              <w:rPr>
                <w:sz w:val="18"/>
                <w:szCs w:val="18"/>
                <w:highlight w:val="yellow"/>
              </w:rPr>
            </w:pPr>
            <w:r>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Rule="auto"/>
              <w:rPr>
                <w:sz w:val="18"/>
                <w:szCs w:val="18"/>
                <w:highlight w:val="yellow"/>
              </w:rPr>
            </w:pPr>
            <w:r>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Rule="auto"/>
              <w:rPr>
                <w:sz w:val="18"/>
                <w:szCs w:val="18"/>
                <w:highlight w:val="yellow"/>
              </w:rPr>
            </w:pPr>
            <w:r>
              <w:rPr>
                <w:sz w:val="18"/>
                <w:szCs w:val="18"/>
                <w:highlight w:val="yellow"/>
                <w:rtl w:val="0"/>
              </w:rPr>
              <w:t xml:space="preserve">Inventory script, validate_integrity.py, verify_topology.py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Rule="auto"/>
              <w:rPr>
                <w:sz w:val="18"/>
                <w:szCs w:val="18"/>
                <w:highlight w:val="yellow"/>
              </w:rPr>
            </w:pPr>
            <w:r>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Rule="auto"/>
              <w:rPr>
                <w:sz w:val="18"/>
                <w:szCs w:val="18"/>
                <w:highlight w:val="yellow"/>
              </w:rPr>
            </w:pPr>
            <w:r>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Rule="auto"/>
              <w:rPr>
                <w:sz w:val="18"/>
                <w:szCs w:val="18"/>
                <w:highlight w:val="yellow"/>
              </w:rPr>
            </w:pPr>
            <w:r>
              <w:rPr>
                <w:sz w:val="18"/>
                <w:szCs w:val="18"/>
                <w:highlight w:val="yellow"/>
                <w:rtl w:val="0"/>
              </w:rPr>
              <w:t xml:space="preserve">Pooled feature table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Rule="auto"/>
              <w:rPr>
                <w:sz w:val="18"/>
                <w:szCs w:val="18"/>
                <w:highlight w:val="yellow"/>
              </w:rPr>
            </w:pPr>
            <w:r>
              <w:rPr>
                <w:sz w:val="18"/>
                <w:szCs w:val="18"/>
                <w:highlight w:val="yellow"/>
                <w:rtl w:val="0"/>
              </w:rPr>
              <w:t xml:space="preserve">Section </w:t>
            </w:r>
            <w:r>
              <w:rPr>
                <w:sz w:val="18"/>
                <w:szCs w:val="18"/>
                <w:highlight w:val="green"/>
                <w:rtl w:val="0"/>
              </w:rPr>
              <w:t xml:space="preserve">4.2.5,</w:t>
            </w:r>
            <w:r>
              <w:rPr>
                <w:sz w:val="18"/>
                <w:szCs w:val="18"/>
                <w:highlight w:val="yellow"/>
                <w:rtl w:val="0"/>
              </w:rPr>
              <w:t xml:space="preserve">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Rule="auto"/>
              <w:rPr>
                <w:sz w:val="18"/>
                <w:szCs w:val="18"/>
                <w:highlight w:val="yellow"/>
              </w:rPr>
            </w:pPr>
            <w:r>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Rule="auto"/>
              <w:rPr>
                <w:sz w:val="18"/>
                <w:szCs w:val="18"/>
                <w:highlight w:val="yellow"/>
              </w:rPr>
            </w:pPr>
            <w:r>
              <w:rPr>
                <w:sz w:val="18"/>
                <w:szCs w:val="18"/>
                <w:highlight w:val="yellow"/>
                <w:rtl w:val="0"/>
              </w:rPr>
              <w:t xml:space="preserve">Clustering script on the pooled table. Labels are used after clustering only.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40" w:before="40" w:lineRule="auto"/>
              <w:rPr>
                <w:sz w:val="18"/>
                <w:szCs w:val="18"/>
                <w:highlight w:val="yellow"/>
              </w:rPr>
            </w:pPr>
            <w:r>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Rule="auto"/>
              <w:rPr>
                <w:sz w:val="18"/>
                <w:szCs w:val="18"/>
                <w:highlight w:val="yellow"/>
              </w:rPr>
            </w:pPr>
            <w:r>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Rule="auto"/>
              <w:rPr>
                <w:sz w:val="18"/>
                <w:szCs w:val="18"/>
                <w:highlight w:val="yellow"/>
              </w:rPr>
            </w:pPr>
            <w:r>
              <w:rPr>
                <w:sz w:val="18"/>
                <w:szCs w:val="18"/>
                <w:highlight w:val="yellow"/>
                <w:rtl w:val="0"/>
              </w:rPr>
              <w:t xml:space="preserve">analysis/eda.py on the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Rule="auto"/>
              <w:rPr>
                <w:sz w:val="18"/>
                <w:szCs w:val="18"/>
                <w:highlight w:val="yellow"/>
              </w:rPr>
            </w:pPr>
            <w:r>
              <w:rPr>
                <w:sz w:val="18"/>
                <w:szCs w:val="18"/>
                <w:highlight w:val="yellow"/>
                <w:rtl w:val="0"/>
              </w:rPr>
              <w:t xml:space="preserve">Section </w:t>
            </w:r>
            <w:r>
              <w:rPr>
                <w:sz w:val="18"/>
                <w:szCs w:val="18"/>
                <w:highlight w:val="green"/>
                <w:rtl w:val="0"/>
              </w:rPr>
              <w:t xml:space="preserve">4.2.6,</w:t>
            </w:r>
            <w:r>
              <w:rPr>
                <w:sz w:val="18"/>
                <w:szCs w:val="18"/>
                <w:highlight w:val="yellow"/>
                <w:rtl w:val="0"/>
              </w:rPr>
              <w:t xml:space="preserve">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Rule="auto"/>
              <w:rPr>
                <w:sz w:val="18"/>
                <w:szCs w:val="18"/>
                <w:highlight w:val="yellow"/>
              </w:rPr>
            </w:pPr>
            <w:r>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Rule="auto"/>
              <w:rPr>
                <w:sz w:val="18"/>
                <w:szCs w:val="18"/>
                <w:highlight w:val="yellow"/>
              </w:rPr>
            </w:pPr>
            <w:r>
              <w:rPr>
                <w:sz w:val="18"/>
                <w:szCs w:val="18"/>
                <w:highlight w:val="yellow"/>
                <w:rtl w:val="0"/>
              </w:rPr>
              <w:t xml:space="preserve">Benign runs, when captured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Rule="auto"/>
              <w:rPr>
                <w:sz w:val="18"/>
                <w:szCs w:val="18"/>
                <w:highlight w:val="yellow"/>
              </w:rPr>
            </w:pPr>
            <w:r>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Rule="auto"/>
              <w:rPr>
                <w:sz w:val="18"/>
                <w:szCs w:val="18"/>
                <w:highlight w:val="yellow"/>
              </w:rPr>
            </w:pPr>
            <w:r>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40" w:before="40" w:lineRule="auto"/>
              <w:rPr>
                <w:sz w:val="18"/>
                <w:szCs w:val="18"/>
                <w:highlight w:val="yellow"/>
              </w:rPr>
            </w:pPr>
            <w:r>
              <w:rPr>
                <w:sz w:val="18"/>
                <w:szCs w:val="18"/>
                <w:highlight w:val="yellow"/>
                <w:rtl w:val="0"/>
              </w:rPr>
              <w:t xml:space="preserve">verify_attack.py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Rule="auto"/>
              <w:rPr>
                <w:sz w:val="18"/>
                <w:szCs w:val="18"/>
                <w:highlight w:val="yellow"/>
              </w:rPr>
            </w:pPr>
            <w:r>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Rule="auto"/>
              <w:rPr>
                <w:sz w:val="18"/>
                <w:szCs w:val="18"/>
                <w:highlight w:val="yellow"/>
              </w:rPr>
            </w:pPr>
            <w:r>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Rule="auto"/>
              <w:rPr>
                <w:sz w:val="18"/>
                <w:szCs w:val="18"/>
                <w:highlight w:val="yellow"/>
              </w:rPr>
            </w:pPr>
            <w:r>
              <w:rPr>
                <w:sz w:val="18"/>
                <w:szCs w:val="18"/>
                <w:highlight w:val="yellow"/>
                <w:rtl w:val="0"/>
              </w:rPr>
              <w:t xml:space="preserve">analysis/leakage.py</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40" w:before="40" w:lineRule="auto"/>
              <w:rPr>
                <w:sz w:val="18"/>
                <w:szCs w:val="18"/>
                <w:highlight w:val="yellow"/>
              </w:rPr>
            </w:pPr>
            <w:r>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Rule="auto"/>
              <w:rPr>
                <w:sz w:val="18"/>
                <w:szCs w:val="18"/>
                <w:highlight w:val="yellow"/>
              </w:rPr>
            </w:pPr>
            <w:r>
              <w:rPr>
                <w:sz w:val="18"/>
                <w:szCs w:val="18"/>
                <w:highlight w:val="green"/>
                <w:rtl w:val="0"/>
              </w:rPr>
              <w:t xml:space="preserve">Confirm, on all four topologies, that victim MacRetryRate shows no consistent rise in the sniffer runs and that no parent switch occurs in a wormhole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Rule="auto"/>
              <w:rPr>
                <w:sz w:val="18"/>
                <w:szCs w:val="18"/>
                <w:highlight w:val="yellow"/>
              </w:rPr>
            </w:pPr>
            <w:r>
              <w:rPr>
                <w:sz w:val="18"/>
                <w:szCs w:val="18"/>
                <w:highlight w:val="yellow"/>
                <w:rtl w:val="0"/>
              </w:rPr>
              <w:t xml:space="preserve">Verifier output and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Rule="auto"/>
              <w:rPr>
                <w:sz w:val="18"/>
                <w:szCs w:val="18"/>
                <w:highlight w:val="yellow"/>
              </w:rPr>
            </w:pPr>
            <w:r>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Rule="auto"/>
              <w:rPr>
                <w:sz w:val="18"/>
                <w:szCs w:val="18"/>
                <w:highlight w:val="yellow"/>
              </w:rPr>
            </w:pPr>
            <w:r>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Rule="auto"/>
              <w:rPr>
                <w:sz w:val="18"/>
                <w:szCs w:val="18"/>
                <w:highlight w:val="yellow"/>
              </w:rPr>
            </w:pPr>
            <w:r>
              <w:rPr>
                <w:sz w:val="18"/>
                <w:szCs w:val="18"/>
                <w:highlight w:val="yellow"/>
                <w:rtl w:val="0"/>
              </w:rPr>
              <w:t xml:space="preserve">verify_topology.py. Hardware test.</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Rule="auto"/>
              <w:rPr>
                <w:sz w:val="18"/>
                <w:szCs w:val="18"/>
                <w:highlight w:val="yellow"/>
              </w:rPr>
            </w:pPr>
            <w:r>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40" w:before="40" w:lineRule="auto"/>
              <w:rPr>
                <w:sz w:val="18"/>
                <w:szCs w:val="18"/>
                <w:highlight w:val="yellow"/>
              </w:rPr>
            </w:pPr>
            <w:r>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40" w:before="40" w:lineRule="auto"/>
              <w:rPr>
                <w:sz w:val="18"/>
                <w:szCs w:val="18"/>
                <w:highlight w:val="yellow"/>
              </w:rPr>
            </w:pPr>
            <w:r>
              <w:rPr>
                <w:sz w:val="18"/>
                <w:szCs w:val="18"/>
                <w:highlight w:val="yellow"/>
                <w:rtl w:val="0"/>
              </w:rPr>
              <w:t xml:space="preserve">Final clustering run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Rule="auto"/>
              <w:rPr>
                <w:sz w:val="18"/>
                <w:szCs w:val="18"/>
                <w:highlight w:val="yellow"/>
              </w:rPr>
            </w:pPr>
            <w:r>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Rule="auto"/>
              <w:rPr>
                <w:sz w:val="18"/>
                <w:szCs w:val="18"/>
                <w:highlight w:val="yellow"/>
              </w:rPr>
            </w:pPr>
            <w:r>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40" w:before="40" w:lineRule="auto"/>
              <w:rPr>
                <w:sz w:val="18"/>
                <w:szCs w:val="18"/>
                <w:highlight w:val="yellow"/>
              </w:rPr>
            </w:pPr>
            <w:r>
              <w:rPr>
                <w:sz w:val="18"/>
                <w:szCs w:val="18"/>
                <w:highlight w:val="yellow"/>
                <w:rtl w:val="0"/>
              </w:rPr>
              <w:t xml:space="preserve">Final tables of this paper</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Rule="auto"/>
              <w:rPr>
                <w:sz w:val="18"/>
                <w:szCs w:val="18"/>
                <w:highlight w:val="yellow"/>
              </w:rPr>
            </w:pPr>
            <w:r>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Rule="auto"/>
              <w:rPr>
                <w:sz w:val="18"/>
                <w:szCs w:val="18"/>
                <w:highlight w:val="yellow"/>
              </w:rPr>
            </w:pPr>
            <w:r>
              <w:rPr>
                <w:sz w:val="18"/>
                <w:szCs w:val="18"/>
                <w:highlight w:val="yellow"/>
                <w:rtl w:val="0"/>
              </w:rPr>
              <w:t xml:space="preserve">Final deviation list, with entries for any </w:t>
            </w:r>
            <w:r>
              <w:rPr>
                <w:sz w:val="18"/>
                <w:szCs w:val="18"/>
                <w:highlight w:val="green"/>
                <w:rtl w:val="0"/>
              </w:rPr>
              <w:t xml:space="preserve">later change</w:t>
            </w:r>
            <w:r>
              <w:rPr>
                <w:sz w:val="18"/>
                <w:szCs w:val="18"/>
                <w:highlight w:val="yellow"/>
                <w:rtl w:val="0"/>
              </w:rPr>
              <w:t xml:space="preserv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Rule="auto"/>
              <w:rPr>
                <w:sz w:val="18"/>
                <w:szCs w:val="18"/>
                <w:highlight w:val="yellow"/>
              </w:rPr>
            </w:pPr>
            <w:r>
              <w:rPr>
                <w:sz w:val="18"/>
                <w:szCs w:val="18"/>
                <w:highlight w:val="yellow"/>
                <w:rtl w:val="0"/>
              </w:rPr>
              <w:t xml:space="preserve">docs/deviations-limitations/thesis-deviate.md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40" w:before="40" w:lineRule="auto"/>
              <w:rPr>
                <w:sz w:val="18"/>
                <w:szCs w:val="18"/>
                <w:highlight w:val="yellow"/>
              </w:rPr>
            </w:pPr>
            <w:r>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Rule="auto"/>
              <w:rPr>
                <w:sz w:val="18"/>
                <w:szCs w:val="18"/>
                <w:highlight w:val="yellow"/>
              </w:rPr>
            </w:pPr>
            <w:r>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Rule="auto"/>
              <w:rPr>
                <w:sz w:val="18"/>
                <w:szCs w:val="18"/>
                <w:highlight w:val="yellow"/>
              </w:rPr>
            </w:pPr>
            <w:r>
              <w:rPr>
                <w:sz w:val="18"/>
                <w:szCs w:val="18"/>
                <w:highlight w:val="yellow"/>
                <w:rtl w:val="0"/>
              </w:rPr>
              <w:t xml:space="preserve">Word</w:t>
            </w:r>
          </w:p>
        </w:tc>
      </w:tr>
    </w:tbl>
    <w:p w:rsidR="00000000" w:rsidDel="00000000" w:rsidP="00000000" w:rsidRDefault="00000000" w:rsidRPr="00000000" w14:paraId="00000E4D">
      <w:pPr>
        <w:rPr/>
      </w:pPr>
      <w:r>
        <w:rPr>
          <w:rtl w:val="0"/>
        </w:rPr>
        <w:t xml:space="preserve"> </w:t>
      </w:r>
    </w:p>
    <w:p w:rsidR="00000000" w:rsidDel="00000000" w:rsidP="00000000" w:rsidRDefault="00000000" w:rsidRPr="00000000" w14:paraId="00000E4E">
      <w:pPr>
        <w:rPr/>
      </w:pPr>
      <w:r>
        <w:rPr>
          <w:rtl w:val="0"/>
        </w:rPr>
        <w:t xml:space="preserve">THINGS NEEDED TO BE DONE</w:t>
      </w:r>
    </w:p>
    <w:p w:rsidR="00000000" w:rsidDel="00000000" w:rsidP="00000000" w:rsidRDefault="00000000" w:rsidRPr="00000000" w14:paraId="00000E4F">
      <w:pPr>
        <w:jc w:val="left"/>
        <w:rPr>
          <w:b w:val="1"/>
          <w:bCs w:val="1"/>
          <w:sz w:val="24"/>
          <w:szCs w:val="24"/>
        </w:rPr>
      </w:pPr>
      <w:r>
        <w:rPr>
          <w:b w:val="1"/>
          <w:bCs w:val="1"/>
          <w:sz w:val="24"/>
          <w:szCs w:val="24"/>
          <w:rtl w:val="0"/>
        </w:rPr>
        <w:t xml:space="preserve">Data to capture (47 runs, about 15 h of bench time)</w:t>
      </w:r>
    </w:p>
    <w:p w:rsidR="00000000" w:rsidDel="00000000" w:rsidP="00000000" w:rsidRDefault="00000000" w:rsidRPr="00000000" w14:paraId="00000E50">
      <w:pPr>
        <w:numPr>
          <w:ilvl w:val="0"/>
          <w:numId w:val="19"/>
        </w:numPr>
        <w:spacing w:after="0" w:afterAutospacing="0" w:before="240" w:lineRule="auto"/>
        <w:ind w:left="720" w:hanging="360"/>
        <w:jc w:val="left"/>
      </w:pPr>
      <w:r>
        <w:rPr>
          <w:b w:val="1"/>
          <w:bCs w:val="1"/>
          <w:sz w:val="24"/>
          <w:szCs w:val="24"/>
          <w:rtl w:val="0"/>
        </w:rPr>
        <w:t xml:space="preserve">Wormhole:</w:t>
      </w:r>
      <w:r>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0E51">
      <w:pPr>
        <w:numPr>
          <w:ilvl w:val="0"/>
          <w:numId w:val="19"/>
        </w:numPr>
        <w:spacing w:after="0" w:afterAutospacing="0" w:before="0" w:beforeAutospacing="0" w:lineRule="auto"/>
        <w:ind w:left="720" w:hanging="360"/>
        <w:jc w:val="left"/>
      </w:pPr>
      <w:r>
        <w:rPr>
          <w:b w:val="1"/>
          <w:bCs w:val="1"/>
          <w:sz w:val="24"/>
          <w:szCs w:val="24"/>
          <w:rtl w:val="0"/>
        </w:rPr>
        <w:t xml:space="preserve">Blackhole:</w:t>
      </w:r>
      <w:r>
        <w:rPr>
          <w:sz w:val="24"/>
          <w:szCs w:val="24"/>
          <w:rtl w:val="0"/>
        </w:rPr>
        <w:t xml:space="preserve"> 4 of 36 runs: 2 highload, 1 burst and 1 stationary run.</w:t>
      </w:r>
    </w:p>
    <w:p w:rsidR="00000000" w:rsidDel="00000000" w:rsidP="00000000" w:rsidRDefault="00000000" w:rsidRPr="00000000" w14:paraId="00000E53">
      <w:pPr>
        <w:numPr>
          <w:ilvl w:val="0"/>
          <w:numId w:val="19"/>
        </w:numPr>
        <w:spacing w:after="0" w:afterAutospacing="0" w:before="0" w:beforeAutospacing="0" w:lineRule="auto"/>
        <w:ind w:left="720" w:hanging="360"/>
        <w:jc w:val="left"/>
      </w:pPr>
      <w:r>
        <w:rPr>
          <w:b w:val="1"/>
          <w:bCs w:val="1"/>
          <w:sz w:val="24"/>
          <w:szCs w:val="24"/>
          <w:rtl w:val="0"/>
        </w:rPr>
        <w:t xml:space="preserve">Benign:</w:t>
      </w:r>
      <w:r>
        <w:rPr>
          <w:sz w:val="24"/>
          <w:szCs w:val="24"/>
          <w:rtl w:val="0"/>
        </w:rPr>
        <w:t xml:space="preserve"> all 9 runs, 3 each of stationary, burst and highload, with one of each scenario at every site.</w:t>
      </w:r>
    </w:p>
    <w:p w:rsidR="00000000" w:rsidDel="00000000" w:rsidP="00000000" w:rsidRDefault="00000000" w:rsidRPr="00000000" w14:paraId="00000E54">
      <w:pPr>
        <w:numPr>
          <w:ilvl w:val="0"/>
          <w:numId w:val="19"/>
        </w:numPr>
        <w:spacing w:before="0" w:beforeAutospacing="0" w:lineRule="auto"/>
        <w:ind w:left="720" w:hanging="360"/>
        <w:jc w:val="left"/>
      </w:pPr>
      <w:r>
        <w:rPr>
          <w:b w:val="1"/>
          <w:bCs w:val="1"/>
          <w:sz w:val="24"/>
          <w:szCs w:val="24"/>
          <w:rtl w:val="0"/>
        </w:rPr>
        <w:t xml:space="preserve">Recaptures:</w:t>
      </w:r>
      <w:r>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0E55">
      <w:pPr>
        <w:jc w:val="left"/>
        <w:rPr>
          <w:b w:val="1"/>
          <w:bCs w:val="1"/>
          <w:sz w:val="24"/>
          <w:szCs w:val="24"/>
        </w:rPr>
      </w:pPr>
      <w:r>
        <w:rPr>
          <w:b w:val="1"/>
          <w:bCs w:val="1"/>
          <w:sz w:val="24"/>
          <w:szCs w:val="24"/>
          <w:rtl w:val="0"/>
        </w:rPr>
        <w:t xml:space="preserve">2. Checks to run on that data</w:t>
      </w:r>
    </w:p>
    <w:p w:rsidR="00000000" w:rsidDel="00000000" w:rsidP="00000000" w:rsidRDefault="00000000" w:rsidRPr="00000000" w14:paraId="00000E56">
      <w:pPr>
        <w:numPr>
          <w:ilvl w:val="0"/>
          <w:numId w:val="4"/>
        </w:numPr>
        <w:spacing w:after="0" w:afterAutospacing="0" w:before="240" w:lineRule="auto"/>
        <w:ind w:left="720" w:hanging="360"/>
        <w:jc w:val="left"/>
      </w:pPr>
      <w:r>
        <w:rPr>
          <w:sz w:val="24"/>
          <w:szCs w:val="24"/>
          <w:rtl w:val="0"/>
        </w:rPr>
        <w:t xml:space="preserve">Integrity and topology checks on every run, plus the run inventory against the final plan.</w:t>
      </w:r>
    </w:p>
    <w:p w:rsidR="00000000" w:rsidDel="00000000" w:rsidP="00000000" w:rsidRDefault="00000000" w:rsidRPr="00000000" w14:paraId="00000E57">
      <w:pPr>
        <w:numPr>
          <w:ilvl w:val="0"/>
          <w:numId w:val="4"/>
        </w:numPr>
        <w:spacing w:after="0" w:afterAutospacing="0" w:before="0" w:beforeAutospacing="0" w:lineRule="auto"/>
        <w:ind w:left="720" w:hanging="360"/>
        <w:jc w:val="left"/>
      </w:pPr>
      <w:r>
        <w:rPr>
          <w:sz w:val="24"/>
          <w:szCs w:val="24"/>
          <w:rtl w:val="0"/>
        </w:rPr>
        <w:t xml:space="preserve">Per-cell 3-sigma attack check for all 72 attack runs, with undefined cells marked.</w:t>
      </w:r>
    </w:p>
    <w:p w:rsidR="00000000" w:rsidDel="00000000" w:rsidP="00000000" w:rsidRDefault="00000000" w:rsidRPr="00000000" w14:paraId="00000E58">
      <w:pPr>
        <w:numPr>
          <w:ilvl w:val="0"/>
          <w:numId w:val="4"/>
        </w:numPr>
        <w:spacing w:after="0" w:afterAutospacing="0" w:before="0" w:beforeAutospacing="0" w:lineRule="auto"/>
        <w:ind w:left="720" w:hanging="360"/>
        <w:jc w:val="left"/>
      </w:pPr>
      <w:r>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0E59">
      <w:pPr>
        <w:numPr>
          <w:ilvl w:val="0"/>
          <w:numId w:val="4"/>
        </w:numPr>
        <w:spacing w:after="0" w:afterAutospacing="0" w:before="0" w:beforeAutospacing="0" w:lineRule="auto"/>
        <w:ind w:left="720" w:hanging="360"/>
        <w:jc w:val="left"/>
      </w:pPr>
      <w:r>
        <w:rPr>
          <w:sz w:val="24"/>
          <w:szCs w:val="24"/>
          <w:highlight w:val="green"/>
          <w:rtl w:val="0"/>
        </w:rPr>
        <w:t xml:space="preserve">Confirmation, on all four topologies, that victim MacRetryRate shows no consistent rise in the sniffer runs and that no parent switch occurs in a wormhole run.</w:t>
      </w:r>
    </w:p>
    <w:p w:rsidR="00000000" w:rsidDel="00000000" w:rsidP="00000000" w:rsidRDefault="00000000" w:rsidRPr="00000000" w14:paraId="00000E5A">
      <w:pPr>
        <w:numPr>
          <w:ilvl w:val="0"/>
          <w:numId w:val="4"/>
        </w:numPr>
        <w:spacing w:after="0" w:afterAutospacing="0" w:before="0" w:beforeAutospacing="0" w:lineRule="auto"/>
        <w:ind w:left="720" w:hanging="360"/>
        <w:jc w:val="left"/>
      </w:pPr>
      <w:r>
        <w:rPr>
          <w:sz w:val="24"/>
          <w:szCs w:val="24"/>
          <w:rtl w:val="0"/>
        </w:rPr>
        <w:t xml:space="preserve">The final partial-mesh second-parent count.</w:t>
      </w:r>
    </w:p>
    <w:p w:rsidR="00000000" w:rsidDel="00000000" w:rsidP="00000000" w:rsidRDefault="00000000" w:rsidRPr="00000000" w14:paraId="00000E5B">
      <w:pPr>
        <w:numPr>
          <w:ilvl w:val="0"/>
          <w:numId w:val="4"/>
        </w:numPr>
        <w:spacing w:before="0" w:beforeAutospacing="0" w:lineRule="auto"/>
        <w:ind w:left="720" w:hanging="360"/>
        <w:jc w:val="left"/>
      </w:pPr>
      <w:r>
        <w:rPr>
          <w:sz w:val="24"/>
          <w:szCs w:val="24"/>
          <w:rtl w:val="0"/>
        </w:rPr>
        <w:t xml:space="preserve">Discarded-window rate under the 8-of-10 rule, and card-file against manifest differences.</w:t>
      </w:r>
    </w:p>
    <w:p w:rsidR="00000000" w:rsidDel="00000000" w:rsidP="00000000" w:rsidRDefault="00000000" w:rsidRPr="00000000" w14:paraId="00000E5C">
      <w:pPr>
        <w:jc w:val="left"/>
        <w:rPr>
          <w:b w:val="1"/>
          <w:bCs w:val="1"/>
          <w:sz w:val="24"/>
          <w:szCs w:val="24"/>
        </w:rPr>
      </w:pPr>
      <w:r>
        <w:rPr>
          <w:b w:val="1"/>
          <w:bCs w:val="1"/>
          <w:sz w:val="24"/>
          <w:szCs w:val="24"/>
          <w:rtl w:val="0"/>
        </w:rPr>
        <w:t xml:space="preserve">3. Needs your team, not more runs</w:t>
      </w:r>
    </w:p>
    <w:p w:rsidR="00000000" w:rsidDel="00000000" w:rsidP="00000000" w:rsidRDefault="00000000" w:rsidRPr="00000000" w14:paraId="00000E5D">
      <w:pPr>
        <w:numPr>
          <w:ilvl w:val="0"/>
          <w:numId w:val="3"/>
        </w:numPr>
        <w:spacing w:after="0" w:afterAutospacing="0" w:before="240" w:lineRule="auto"/>
        <w:ind w:left="720" w:hanging="360"/>
        <w:jc w:val="left"/>
      </w:pPr>
      <w:r>
        <w:rPr>
          <w:sz w:val="24"/>
          <w:szCs w:val="24"/>
          <w:rtl w:val="0"/>
        </w:rPr>
        <w:t xml:space="preserve">Floor and room or corridor of the Yuchengco area (D-19).</w:t>
      </w:r>
    </w:p>
    <w:p w:rsidR="00000000" w:rsidDel="00000000" w:rsidP="00000000" w:rsidRDefault="00000000" w:rsidRPr="00000000" w14:paraId="00000E5E">
      <w:pPr>
        <w:numPr>
          <w:ilvl w:val="0"/>
          <w:numId w:val="3"/>
        </w:numPr>
        <w:spacing w:after="0" w:afterAutospacing="0" w:before="0" w:beforeAutospacing="0" w:lineRule="auto"/>
        <w:ind w:left="720" w:hanging="360"/>
        <w:jc w:val="left"/>
      </w:pPr>
      <w:r>
        <w:rPr>
          <w:sz w:val="24"/>
          <w:szCs w:val="24"/>
          <w:rtl w:val="0"/>
        </w:rPr>
        <w:t xml:space="preserve">Hardware validation of the microSD fsync fix (D-13).</w:t>
      </w:r>
    </w:p>
    <w:p w:rsidR="00000000" w:rsidDel="00000000" w:rsidP="00000000" w:rsidRDefault="00000000" w:rsidRPr="00000000" w14:paraId="00000E5F">
      <w:pPr>
        <w:numPr>
          <w:ilvl w:val="0"/>
          <w:numId w:val="3"/>
        </w:numPr>
        <w:spacing w:after="0" w:afterAutospacing="0" w:before="0" w:beforeAutospacing="0" w:lineRule="auto"/>
        <w:ind w:left="720" w:hanging="360"/>
        <w:jc w:val="left"/>
      </w:pPr>
      <w:r>
        <w:rPr>
          <w:sz w:val="24"/>
          <w:szCs w:val="24"/>
          <w:rtl w:val="0"/>
        </w:rPr>
        <w:t xml:space="preserve">A full-length 20 MHz run with a sniffer capture (D-14).</w:t>
      </w:r>
    </w:p>
    <w:p w:rsidR="00000000" w:rsidDel="00000000" w:rsidP="00000000" w:rsidRDefault="00000000" w:rsidRPr="00000000" w14:paraId="00000E60">
      <w:pPr>
        <w:numPr>
          <w:ilvl w:val="0"/>
          <w:numId w:val="3"/>
        </w:numPr>
        <w:spacing w:after="0" w:afterAutospacing="0" w:before="0" w:beforeAutospacing="0" w:lineRule="auto"/>
        <w:ind w:left="720" w:hanging="360"/>
        <w:jc w:val="left"/>
      </w:pPr>
      <w:r>
        <w:rPr>
          <w:sz w:val="24"/>
          <w:szCs w:val="24"/>
          <w:rtl w:val="0"/>
        </w:rPr>
        <w:t xml:space="preserve">Edit </w:t>
      </w:r>
      <w:r>
        <w:rPr>
          <w:rFonts w:ascii="Courier New" w:cs="Courier New" w:eastAsia="Courier New" w:hAnsi="Courier New"/>
          <w:sz w:val="20"/>
          <w:szCs w:val="20"/>
          <w:rtl w:val="0"/>
        </w:rPr>
        <w:t xml:space="preserve">tools/campaign_plan.json</w:t>
      </w:r>
      <w:r>
        <w:rPr>
          <w:sz w:val="24"/>
          <w:szCs w:val="24"/>
          <w:rtl w:val="0"/>
        </w:rPr>
        <w:t xml:space="preserve"> to the 72 + 9 design, including the scenario of each benign run. I haven’t read that file.</w:t>
      </w:r>
    </w:p>
    <w:p w:rsidR="00000000" w:rsidDel="00000000" w:rsidP="00000000" w:rsidRDefault="00000000" w:rsidRPr="00000000" w14:paraId="00000E61">
      <w:pPr>
        <w:numPr>
          <w:ilvl w:val="0"/>
          <w:numId w:val="3"/>
        </w:numPr>
        <w:spacing w:before="0" w:beforeAutospacing="0" w:lineRule="auto"/>
        <w:ind w:left="720" w:hanging="360"/>
        <w:jc w:val="left"/>
      </w:pPr>
      <w:r>
        <w:rPr>
          <w:sz w:val="24"/>
          <w:szCs w:val="24"/>
          <w:rtl w:val="0"/>
        </w:rPr>
        <w:t xml:space="preserve">Decide where reference [74] goes, if anywhere.</w:t>
      </w:r>
    </w:p>
    <w:p w:rsidR="00000000" w:rsidDel="00000000" w:rsidP="00000000" w:rsidRDefault="00000000" w:rsidRPr="00000000" w14:paraId="00000E62">
      <w:pPr>
        <w:jc w:val="left"/>
        <w:rPr>
          <w:b w:val="1"/>
          <w:bCs w:val="1"/>
          <w:sz w:val="24"/>
          <w:szCs w:val="24"/>
        </w:rPr>
      </w:pPr>
      <w:r>
        <w:rPr>
          <w:b w:val="1"/>
          <w:bCs w:val="1"/>
          <w:sz w:val="24"/>
          <w:szCs w:val="24"/>
          <w:rtl w:val="0"/>
        </w:rPr>
        <w:t xml:space="preserve">4. Analysis to redo on all 81 runs</w:t>
      </w:r>
    </w:p>
    <w:p w:rsidR="00000000" w:rsidDel="00000000" w:rsidP="00000000" w:rsidRDefault="00000000" w:rsidRPr="00000000" w14:paraId="00000E63">
      <w:pPr>
        <w:numPr>
          <w:ilvl w:val="0"/>
          <w:numId w:val="10"/>
        </w:numPr>
        <w:spacing w:after="0" w:afterAutospacing="0" w:before="240" w:lineRule="auto"/>
        <w:ind w:left="720" w:hanging="360"/>
        <w:jc w:val="left"/>
      </w:pPr>
      <w:r>
        <w:rPr>
          <w:sz w:val="24"/>
          <w:szCs w:val="24"/>
          <w:rtl w:val="0"/>
        </w:rPr>
        <w:t xml:space="preserve">Rebuild the pooled table, then the leakage audit, including run-clock position alone.</w:t>
      </w:r>
    </w:p>
    <w:p w:rsidR="00000000" w:rsidDel="00000000" w:rsidP="00000000" w:rsidRDefault="00000000" w:rsidRPr="00000000" w14:paraId="00000E64">
      <w:pPr>
        <w:numPr>
          <w:ilvl w:val="0"/>
          <w:numId w:val="10"/>
        </w:numPr>
        <w:spacing w:after="0" w:afterAutospacing="0" w:before="0" w:beforeAutospacing="0" w:lineRule="auto"/>
        <w:ind w:left="720" w:hanging="360"/>
        <w:jc w:val="left"/>
      </w:pPr>
      <w:r>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0E65">
      <w:pPr>
        <w:numPr>
          <w:ilvl w:val="0"/>
          <w:numId w:val="10"/>
        </w:numPr>
        <w:spacing w:after="0" w:afterAutospacing="0" w:before="0" w:beforeAutospacing="0" w:lineRule="auto"/>
        <w:ind w:left="720" w:hanging="360"/>
        <w:jc w:val="left"/>
      </w:pPr>
      <w:r>
        <w:rPr>
          <w:sz w:val="24"/>
          <w:szCs w:val="24"/>
          <w:rtl w:val="0"/>
        </w:rPr>
        <w:t xml:space="preserve">Final EDA figures 4.50–4.53, plus baseline-only and attack-only correlation views.</w:t>
      </w:r>
    </w:p>
    <w:p w:rsidR="00000000" w:rsidDel="00000000" w:rsidP="00000000" w:rsidRDefault="00000000" w:rsidRPr="00000000" w14:paraId="00000E66">
      <w:pPr>
        <w:numPr>
          <w:ilvl w:val="0"/>
          <w:numId w:val="10"/>
        </w:numPr>
        <w:spacing w:after="0" w:afterAutospacing="0" w:before="0" w:beforeAutospacing="0" w:lineRule="auto"/>
        <w:ind w:left="720" w:hanging="360"/>
        <w:jc w:val="left"/>
      </w:pPr>
      <w:r>
        <w:rPr>
          <w:sz w:val="24"/>
          <w:szCs w:val="24"/>
          <w:rtl w:val="0"/>
        </w:rPr>
        <w:t xml:space="preserve">The §4.4 cluster visualisations.</w:t>
      </w:r>
    </w:p>
    <w:p w:rsidR="00000000" w:rsidDel="00000000" w:rsidP="00000000" w:rsidRDefault="00000000" w:rsidRPr="00000000" w14:paraId="00000E67">
      <w:pPr>
        <w:numPr>
          <w:ilvl w:val="0"/>
          <w:numId w:val="10"/>
        </w:numPr>
        <w:spacing w:after="0" w:afterAutospacing="0" w:before="0" w:beforeAutospacing="0" w:lineRule="auto"/>
        <w:ind w:left="720" w:hanging="360"/>
        <w:jc w:val="left"/>
      </w:pPr>
      <w:r>
        <w:rPr>
          <w:sz w:val="24"/>
          <w:szCs w:val="24"/>
          <w:rtl w:val="0"/>
        </w:rPr>
        <w:t xml:space="preserve">The 9 benign runs against the attack-run baselines (Table 4.22).</w:t>
      </w:r>
    </w:p>
    <w:p w:rsidR="00000000" w:rsidDel="00000000" w:rsidP="00000000" w:rsidRDefault="00000000" w:rsidRPr="00000000" w14:paraId="00000E68">
      <w:pPr>
        <w:numPr>
          <w:ilvl w:val="0"/>
          <w:numId w:val="10"/>
        </w:numPr>
        <w:spacing w:before="0" w:beforeAutospacing="0" w:lineRule="auto"/>
        <w:ind w:left="720" w:hanging="360"/>
        <w:jc w:val="left"/>
      </w:pPr>
      <w:r>
        <w:rPr>
          <w:sz w:val="24"/>
          <w:szCs w:val="24"/>
          <w:rtl w:val="0"/>
        </w:rPr>
        <w:t xml:space="preserve">Final list of features with no usable data, and tunnel-feature coverage.</w:t>
      </w:r>
    </w:p>
    <w:p w:rsidR="00000000" w:rsidDel="00000000" w:rsidP="00000000" w:rsidRDefault="00000000" w:rsidRPr="00000000" w14:paraId="00000E69">
      <w:pPr>
        <w:jc w:val="left"/>
        <w:rPr>
          <w:b w:val="1"/>
          <w:bCs w:val="1"/>
          <w:sz w:val="24"/>
          <w:szCs w:val="24"/>
        </w:rPr>
      </w:pPr>
      <w:r>
        <w:rPr>
          <w:b w:val="1"/>
          <w:bCs w:val="1"/>
          <w:sz w:val="24"/>
          <w:szCs w:val="24"/>
          <w:rtl w:val="0"/>
        </w:rPr>
        <w:t xml:space="preserve">5. Paper text to fill (72 </w:t>
      </w:r>
      <w:r>
        <w:rPr>
          <w:rFonts w:ascii="Courier New" w:cs="Courier New" w:eastAsia="Courier New" w:hAnsi="Courier New"/>
          <w:b w:val="1"/>
          <w:bCs w:val="1"/>
          <w:sz w:val="20"/>
          <w:szCs w:val="20"/>
          <w:rtl w:val="0"/>
        </w:rPr>
        <w:t xml:space="preserve">[PENDING</w:t>
      </w:r>
      <w:r>
        <w:rPr>
          <w:b w:val="1"/>
          <w:bCs w:val="1"/>
          <w:sz w:val="24"/>
          <w:szCs w:val="24"/>
          <w:rtl w:val="0"/>
        </w:rPr>
        <w:t xml:space="preserve"> markers)</w:t>
      </w:r>
    </w:p>
    <w:p w:rsidR="00000000" w:rsidDel="00000000" w:rsidP="00000000" w:rsidRDefault="00000000" w:rsidRPr="00000000" w14:paraId="00000E6A">
      <w:pPr>
        <w:numPr>
          <w:ilvl w:val="0"/>
          <w:numId w:val="1"/>
        </w:numPr>
        <w:spacing w:after="0" w:afterAutospacing="0" w:before="240" w:lineRule="auto"/>
        <w:ind w:left="720" w:hanging="360"/>
        <w:jc w:val="left"/>
      </w:pPr>
      <w:r>
        <w:rPr>
          <w:sz w:val="24"/>
          <w:szCs w:val="24"/>
          <w:rtl w:val="0"/>
        </w:rPr>
        <w:t xml:space="preserve">Final counts in Tables 4.6 and 4.7 and in the Status paragraph, plus the coverage paragraph.</w:t>
      </w:r>
    </w:p>
    <w:p w:rsidR="00000000" w:rsidDel="00000000" w:rsidP="00000000" w:rsidRDefault="00000000" w:rsidRPr="00000000" w14:paraId="00000E6B">
      <w:pPr>
        <w:numPr>
          <w:ilvl w:val="0"/>
          <w:numId w:val="1"/>
        </w:numPr>
        <w:spacing w:after="0" w:afterAutospacing="0" w:before="0" w:beforeAutospacing="0" w:lineRule="auto"/>
        <w:ind w:left="720" w:hanging="360"/>
        <w:jc w:val="left"/>
      </w:pPr>
      <w:r>
        <w:rPr>
          <w:sz w:val="24"/>
          <w:szCs w:val="24"/>
          <w:rtl w:val="0"/>
        </w:rPr>
        <w:t xml:space="preserve">Final columns of Tables 4.21, 4.22, 4.24 and 4.25.</w:t>
      </w:r>
    </w:p>
    <w:p w:rsidR="00000000" w:rsidDel="00000000" w:rsidP="00000000" w:rsidRDefault="00000000" w:rsidRPr="00000000" w14:paraId="00000E6C">
      <w:pPr>
        <w:numPr>
          <w:ilvl w:val="0"/>
          <w:numId w:val="1"/>
        </w:numPr>
        <w:spacing w:after="0" w:afterAutospacing="0" w:before="0" w:beforeAutospacing="0" w:lineRule="auto"/>
        <w:ind w:left="720" w:hanging="360"/>
        <w:jc w:val="left"/>
      </w:pPr>
      <w:r>
        <w:rPr>
          <w:sz w:val="24"/>
          <w:szCs w:val="24"/>
          <w:rtl w:val="0"/>
        </w:rPr>
        <w:t xml:space="preserve">Wormhole evidence in §4.2.1.4 and §4.2.2.</w:t>
      </w:r>
    </w:p>
    <w:p w:rsidR="00000000" w:rsidDel="00000000" w:rsidP="00000000" w:rsidRDefault="00000000" w:rsidRPr="00000000" w14:paraId="00000E6D">
      <w:pPr>
        <w:numPr>
          <w:ilvl w:val="0"/>
          <w:numId w:val="1"/>
        </w:numPr>
        <w:spacing w:after="0" w:afterAutospacing="0" w:before="0" w:beforeAutospacing="0" w:lineRule="auto"/>
        <w:ind w:left="720" w:hanging="360"/>
        <w:jc w:val="left"/>
      </w:pPr>
      <w:r>
        <w:rPr>
          <w:sz w:val="24"/>
          <w:szCs w:val="24"/>
          <w:rtl w:val="0"/>
        </w:rPr>
        <w:t xml:space="preserve">§4.2.3.3, §4.2.3.7, §4.2.4.2 G, §4.2.7.1, §4.2.7.3, §4.2.7.4, §4.2.7.5 and §1.4.1.</w:t>
      </w:r>
    </w:p>
    <w:p w:rsidR="00000000" w:rsidDel="00000000" w:rsidP="00000000" w:rsidRDefault="00000000" w:rsidRPr="00000000" w14:paraId="00000E6E">
      <w:pPr>
        <w:numPr>
          <w:ilvl w:val="0"/>
          <w:numId w:val="1"/>
        </w:numPr>
        <w:spacing w:before="0" w:beforeAutospacing="0" w:lineRule="auto"/>
        <w:ind w:left="720" w:hanging="360"/>
        <w:jc w:val="left"/>
      </w:pPr>
      <w:r>
        <w:rPr>
          <w:sz w:val="24"/>
          <w:szCs w:val="24"/>
          <w:rtl w:val="0"/>
        </w:rPr>
        <w:t xml:space="preserve">Appendix C’s final deviation list.</w:t>
      </w:r>
    </w:p>
    <w:p w:rsidR="00000000" w:rsidDel="00000000" w:rsidP="00000000" w:rsidRDefault="00000000" w:rsidRPr="00000000" w14:paraId="00000E6F">
      <w:pPr>
        <w:jc w:val="left"/>
        <w:rPr>
          <w:b w:val="1"/>
          <w:bCs w:val="1"/>
          <w:sz w:val="24"/>
          <w:szCs w:val="24"/>
        </w:rPr>
      </w:pPr>
      <w:r>
        <w:rPr>
          <w:b w:val="1"/>
          <w:bCs w:val="1"/>
          <w:sz w:val="24"/>
          <w:szCs w:val="24"/>
          <w:rtl w:val="0"/>
        </w:rPr>
        <w:t xml:space="preserve">6. Chapter 5 (written only from the final tables)</w:t>
      </w:r>
    </w:p>
    <w:p w:rsidR="00000000" w:rsidDel="00000000" w:rsidP="00000000" w:rsidRDefault="00000000" w:rsidRPr="00000000" w14:paraId="00000E70">
      <w:pPr>
        <w:numPr>
          <w:ilvl w:val="0"/>
          <w:numId w:val="9"/>
        </w:numPr>
        <w:spacing w:after="0" w:afterAutospacing="0" w:before="240" w:lineRule="auto"/>
        <w:ind w:left="720" w:hanging="360"/>
        <w:jc w:val="left"/>
      </w:pPr>
      <w:r>
        <w:rPr>
          <w:sz w:val="24"/>
          <w:szCs w:val="24"/>
          <w:rtl w:val="0"/>
        </w:rPr>
        <w:t xml:space="preserve">5.1 Dataset Collected</w:t>
      </w:r>
    </w:p>
    <w:p w:rsidR="00000000" w:rsidDel="00000000" w:rsidP="00000000" w:rsidRDefault="00000000" w:rsidRPr="00000000" w14:paraId="00000E71">
      <w:pPr>
        <w:numPr>
          <w:ilvl w:val="0"/>
          <w:numId w:val="9"/>
        </w:numPr>
        <w:spacing w:after="0" w:afterAutospacing="0" w:before="0" w:beforeAutospacing="0" w:lineRule="auto"/>
        <w:ind w:left="720" w:hanging="360"/>
        <w:jc w:val="left"/>
      </w:pPr>
      <w:r>
        <w:rPr>
          <w:sz w:val="24"/>
          <w:szCs w:val="24"/>
          <w:rtl w:val="0"/>
        </w:rPr>
        <w:t xml:space="preserve">5.2 Attack Validation Results</w:t>
      </w:r>
    </w:p>
    <w:p w:rsidR="00000000" w:rsidDel="00000000" w:rsidP="00000000" w:rsidRDefault="00000000" w:rsidRPr="00000000" w14:paraId="00000E72">
      <w:pPr>
        <w:numPr>
          <w:ilvl w:val="0"/>
          <w:numId w:val="9"/>
        </w:numPr>
        <w:spacing w:after="0" w:afterAutospacing="0" w:before="0" w:beforeAutospacing="0" w:lineRule="auto"/>
        <w:ind w:left="720" w:hanging="360"/>
        <w:jc w:val="left"/>
      </w:pPr>
      <w:r>
        <w:rPr>
          <w:sz w:val="24"/>
          <w:szCs w:val="24"/>
          <w:rtl w:val="0"/>
        </w:rPr>
        <w:t xml:space="preserve">5.3 EDA Results</w:t>
      </w:r>
    </w:p>
    <w:p w:rsidR="00000000" w:rsidDel="00000000" w:rsidP="00000000" w:rsidRDefault="00000000" w:rsidRPr="00000000" w14:paraId="00000E73">
      <w:pPr>
        <w:numPr>
          <w:ilvl w:val="0"/>
          <w:numId w:val="9"/>
        </w:numPr>
        <w:spacing w:after="0" w:afterAutospacing="0" w:before="0" w:beforeAutospacing="0" w:lineRule="auto"/>
        <w:ind w:left="720" w:hanging="360"/>
        <w:jc w:val="left"/>
      </w:pPr>
      <w:r>
        <w:rPr>
          <w:sz w:val="24"/>
          <w:szCs w:val="24"/>
          <w:rtl w:val="0"/>
        </w:rPr>
        <w:t xml:space="preserve">5.4 Clustering Results</w:t>
      </w:r>
    </w:p>
    <w:p w:rsidR="00000000" w:rsidDel="00000000" w:rsidP="00000000" w:rsidRDefault="00000000" w:rsidRPr="00000000" w14:paraId="00000E74">
      <w:pPr>
        <w:numPr>
          <w:ilvl w:val="0"/>
          <w:numId w:val="9"/>
        </w:numPr>
        <w:spacing w:after="0" w:afterAutospacing="0" w:before="0" w:beforeAutospacing="0" w:lineRule="auto"/>
        <w:ind w:left="720" w:hanging="360"/>
        <w:jc w:val="left"/>
      </w:pPr>
      <w:r>
        <w:rPr>
          <w:sz w:val="24"/>
          <w:szCs w:val="24"/>
          <w:rtl w:val="0"/>
        </w:rPr>
        <w:t xml:space="preserve">5.5 Discussion</w:t>
      </w:r>
    </w:p>
    <w:p w:rsidR="00000000" w:rsidDel="00000000" w:rsidP="00000000" w:rsidRDefault="00000000" w:rsidRPr="00000000" w14:paraId="00000E75">
      <w:pPr>
        <w:numPr>
          <w:ilvl w:val="0"/>
          <w:numId w:val="9"/>
        </w:numPr>
        <w:spacing w:before="0" w:beforeAutospacing="0" w:lineRule="auto"/>
        <w:ind w:left="720" w:hanging="360"/>
        <w:jc w:val="left"/>
      </w:pPr>
      <w:r>
        <w:rPr>
          <w:sz w:val="24"/>
          <w:szCs w:val="24"/>
          <w:rtl w:val="0"/>
        </w:rPr>
        <w:t xml:space="preserve">5.7 Conclusion. 5.6 Future Work already has its text.</w:t>
      </w:r>
    </w:p>
    <w:p w:rsidR="00000000" w:rsidDel="00000000" w:rsidP="00000000" w:rsidRDefault="00000000" w:rsidRPr="00000000" w14:paraId="00000E76">
      <w:pPr>
        <w:jc w:val="left"/>
        <w:rPr>
          <w:b w:val="1"/>
          <w:bCs w:val="1"/>
          <w:sz w:val="24"/>
          <w:szCs w:val="24"/>
        </w:rPr>
      </w:pPr>
      <w:r>
        <w:rPr>
          <w:b w:val="1"/>
          <w:bCs w:val="1"/>
          <w:sz w:val="24"/>
          <w:szCs w:val="24"/>
          <w:rtl w:val="0"/>
        </w:rPr>
        <w:t xml:space="preserve">7. Before submission</w:t>
      </w:r>
    </w:p>
    <w:p w:rsidR="00000000" w:rsidDel="00000000" w:rsidP="00000000" w:rsidRDefault="00000000" w:rsidRPr="00000000" w14:paraId="00000E77">
      <w:pPr>
        <w:numPr>
          <w:ilvl w:val="0"/>
          <w:numId w:val="13"/>
        </w:numPr>
        <w:spacing w:after="0" w:afterAutospacing="0" w:before="240" w:lineRule="auto"/>
        <w:ind w:left="720" w:hanging="360"/>
        <w:jc w:val="left"/>
      </w:pPr>
      <w:r>
        <w:rPr>
          <w:sz w:val="24"/>
          <w:szCs w:val="24"/>
          <w:rtl w:val="0"/>
        </w:rPr>
        <w:t xml:space="preserve">Replace every “(provisional, 34 runs)” label and the “15 October” status wording with final results.</w:t>
      </w:r>
    </w:p>
    <w:p w:rsidR="00000000" w:rsidDel="00000000" w:rsidP="00000000" w:rsidRDefault="00000000" w:rsidRPr="00000000" w14:paraId="00000E78">
      <w:pPr>
        <w:numPr>
          <w:ilvl w:val="0"/>
          <w:numId w:val="13"/>
        </w:numPr>
        <w:spacing w:after="0" w:afterAutospacing="0" w:before="0" w:beforeAutospacing="0" w:lineRule="auto"/>
        <w:ind w:left="720" w:hanging="360"/>
        <w:jc w:val="left"/>
      </w:pPr>
      <w:r>
        <w:rPr>
          <w:sz w:val="24"/>
          <w:szCs w:val="24"/>
          <w:rtl w:val="0"/>
        </w:rPr>
        <w:t xml:space="preserve">Delete Appendix D.</w:t>
      </w:r>
    </w:p>
    <w:p w:rsidR="00000000" w:rsidDel="00000000" w:rsidP="00000000" w:rsidRDefault="00000000" w:rsidRPr="00000000" w14:paraId="00000E79">
      <w:pPr>
        <w:numPr>
          <w:ilvl w:val="0"/>
          <w:numId w:val="13"/>
        </w:numPr>
        <w:spacing w:before="0" w:beforeAutospacing="0" w:lineRule="auto"/>
        <w:ind w:left="720" w:hanging="360"/>
        <w:jc w:val="left"/>
      </w:pPr>
      <w:r>
        <w:rPr>
          <w:sz w:val="24"/>
          <w:szCs w:val="24"/>
          <w:rtl w:val="0"/>
        </w:rPr>
        <w:t xml:space="preserve">Clear all yellow and cyan highlights.</w:t>
      </w:r>
    </w:p>
    <w:p w:rsidR="00000000" w:rsidDel="00000000" w:rsidP="00000000" w:rsidRDefault="00000000" w:rsidRPr="00000000" w14:paraId="00000E7A">
      <w:pPr>
        <w:rPr/>
      </w:pPr>
      <w:r>
        <w:rPr>
          <w:rtl w:val="0"/>
        </w:rPr>
        <w:t xml:space="preserve"> </w:t>
      </w:r>
    </w:p>
    <w:p w:rsidR="00000000" w:rsidDel="00000000" w:rsidP="00000000" w:rsidRDefault="00000000" w:rsidRPr="00000000" w14:paraId="00000E7B">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gif"/><Relationship Id="rId42" Type="http://schemas.openxmlformats.org/officeDocument/2006/relationships/image" Target="media/image29.gif"/><Relationship Id="rId41" Type="http://schemas.openxmlformats.org/officeDocument/2006/relationships/image" Target="media/image45.gif"/><Relationship Id="rId44" Type="http://schemas.openxmlformats.org/officeDocument/2006/relationships/image" Target="media/image57.jpg"/><Relationship Id="rId43" Type="http://schemas.openxmlformats.org/officeDocument/2006/relationships/image" Target="media/image39.gif"/><Relationship Id="rId46" Type="http://schemas.openxmlformats.org/officeDocument/2006/relationships/image" Target="media/image7.gif"/><Relationship Id="rId45" Type="http://schemas.openxmlformats.org/officeDocument/2006/relationships/image" Target="media/image8.gif"/><Relationship Id="rId105" Type="http://schemas.openxmlformats.org/officeDocument/2006/relationships/hyperlink" Target="https://www.stratascratch.com/blog/unsupervised-clustering" TargetMode="External"/><Relationship Id="rId104" Type="http://schemas.openxmlformats.org/officeDocument/2006/relationships/hyperlink" Target="https://www.researchgate.net/figure/The-spectral-clustering-algorithm-for-the-graph-structured-data-a-A-simple-undirected_fig1_360129519" TargetMode="External"/><Relationship Id="rId48" Type="http://schemas.openxmlformats.org/officeDocument/2006/relationships/image" Target="media/image44.jpg"/><Relationship Id="rId47" Type="http://schemas.openxmlformats.org/officeDocument/2006/relationships/image" Target="media/image2.gif"/><Relationship Id="rId49" Type="http://schemas.openxmlformats.org/officeDocument/2006/relationships/image" Target="media/image28.jpg"/><Relationship Id="rId103" Type="http://schemas.openxmlformats.org/officeDocument/2006/relationships/hyperlink" Target="https://www.researchgate.net/figure/Cluster-fitting-with-a-Gaussian-mixture-model-GMM-The-scatter-plot-from-Figure-1d-is_fig3_350132034" TargetMode="External"/><Relationship Id="rId102" Type="http://schemas.openxmlformats.org/officeDocument/2006/relationships/hyperlink" Target="https://www.mathworks.com/help/stats/cluster-data-from-mixture-of-gaussian-distributions.html" TargetMode="External"/><Relationship Id="rId101" Type="http://schemas.openxmlformats.org/officeDocument/2006/relationships/hyperlink" Target="https://jakevdp.github.io/PythonDataScienceHandbook/05.12-gaussian-mixtures.html" TargetMode="External"/><Relationship Id="rId100" Type="http://schemas.openxmlformats.org/officeDocument/2006/relationships/hyperlink" Target="https://medium.com/@abhaysingh71711/hierarchical-clustering-a-tree-based-approach-to-data-grouping-241131b1c4c5" TargetMode="External"/><Relationship Id="rId31" Type="http://schemas.openxmlformats.org/officeDocument/2006/relationships/image" Target="media/image59.gif"/><Relationship Id="rId30" Type="http://schemas.openxmlformats.org/officeDocument/2006/relationships/image" Target="media/image16.gif"/><Relationship Id="rId33" Type="http://schemas.openxmlformats.org/officeDocument/2006/relationships/image" Target="media/image24.gif"/><Relationship Id="rId32" Type="http://schemas.openxmlformats.org/officeDocument/2006/relationships/image" Target="media/image25.gif"/><Relationship Id="rId35" Type="http://schemas.openxmlformats.org/officeDocument/2006/relationships/image" Target="media/image53.gif"/><Relationship Id="rId34" Type="http://schemas.openxmlformats.org/officeDocument/2006/relationships/image" Target="media/image63.gif"/><Relationship Id="rId37" Type="http://schemas.openxmlformats.org/officeDocument/2006/relationships/image" Target="media/image60.gif"/><Relationship Id="rId36" Type="http://schemas.openxmlformats.org/officeDocument/2006/relationships/image" Target="media/image47.gif"/><Relationship Id="rId39" Type="http://schemas.openxmlformats.org/officeDocument/2006/relationships/image" Target="media/image5.gif"/><Relationship Id="rId38" Type="http://schemas.openxmlformats.org/officeDocument/2006/relationships/image" Target="media/image51.gif"/><Relationship Id="rId20" Type="http://schemas.openxmlformats.org/officeDocument/2006/relationships/image" Target="media/topology_tree_wormhole.png"/><Relationship Id="rId22" Type="http://schemas.openxmlformats.org/officeDocument/2006/relationships/image" Target="media/topology_linear_wormhole.png"/><Relationship Id="rId21" Type="http://schemas.openxmlformats.org/officeDocument/2006/relationships/image" Target="media/topology_tree_blackhole.png"/><Relationship Id="rId24" Type="http://schemas.openxmlformats.org/officeDocument/2006/relationships/image" Target="media/topology_partial_wormhole.png"/><Relationship Id="rId23" Type="http://schemas.openxmlformats.org/officeDocument/2006/relationships/image" Target="media/topology_linear_blackhole.png"/><Relationship Id="rId26" Type="http://schemas.openxmlformats.org/officeDocument/2006/relationships/image" Target="media/image22.jpg"/><Relationship Id="rId25" Type="http://schemas.openxmlformats.org/officeDocument/2006/relationships/image" Target="media/topology_partial_blackhole.png"/><Relationship Id="rId28" Type="http://schemas.openxmlformats.org/officeDocument/2006/relationships/image" Target="media/image48.gif"/><Relationship Id="rId27" Type="http://schemas.openxmlformats.org/officeDocument/2006/relationships/image" Target="media/image15.gif"/><Relationship Id="rId29" Type="http://schemas.openxmlformats.org/officeDocument/2006/relationships/image" Target="media/image26.gif"/><Relationship Id="rId95" Type="http://schemas.openxmlformats.org/officeDocument/2006/relationships/hyperlink" Target="https://doi.org/10.1109/INFCOM.2003.1209219" TargetMode="External"/><Relationship Id="rId94" Type="http://schemas.openxmlformats.org/officeDocument/2006/relationships/hyperlink" Target="https://doi.org/10.1109/INFCOM.2003.1209219" TargetMode="External"/><Relationship Id="rId97" Type="http://schemas.openxmlformats.org/officeDocument/2006/relationships/hyperlink" Target="https://www.researchgate.net/figure/An-example-dendrogram-for-the-hierarchical-clustering-shown-in-Table-1-The-original-data_fig9_278706094" TargetMode="External"/><Relationship Id="rId96" Type="http://schemas.openxmlformats.org/officeDocument/2006/relationships/hyperlink" Target="https://www.sthda.com/english/wiki/wiki.php?id_contents=7940" TargetMode="External"/><Relationship Id="rId11" Type="http://schemas.openxmlformats.org/officeDocument/2006/relationships/image" Target="media/image9.gif"/><Relationship Id="rId99" Type="http://schemas.openxmlformats.org/officeDocument/2006/relationships/hyperlink" Target="https://mtab.com/blog/what-is-hierarchical-clustering" TargetMode="External"/><Relationship Id="rId10" Type="http://schemas.openxmlformats.org/officeDocument/2006/relationships/image" Target="media/image61.gif"/><Relationship Id="rId98" Type="http://schemas.openxmlformats.org/officeDocument/2006/relationships/hyperlink" Target="https://uc-r.github.io/hc_clustering" TargetMode="External"/><Relationship Id="rId13" Type="http://schemas.openxmlformats.org/officeDocument/2006/relationships/image" Target="media/image20.gif"/><Relationship Id="rId12" Type="http://schemas.openxmlformats.org/officeDocument/2006/relationships/image" Target="media/image4.gif"/><Relationship Id="rId91" Type="http://schemas.openxmlformats.org/officeDocument/2006/relationships/hyperlink" Target="https://dl.acm.org/doi/10.1145/3731596" TargetMode="External"/><Relationship Id="rId90" Type="http://schemas.openxmlformats.org/officeDocument/2006/relationships/hyperlink" Target="https://link.springer.com/article/10.1007/s10207-024-00891-3" TargetMode="External"/><Relationship Id="rId93" Type="http://schemas.openxmlformats.org/officeDocument/2006/relationships/hyperlink" Target="https://journalofbigdata.springeropen.com/articles/10.1186/s40537-024-00892-y" TargetMode="External"/><Relationship Id="rId92" Type="http://schemas.openxmlformats.org/officeDocument/2006/relationships/hyperlink" Target="https://www.mdpi.com/2624-831X/5/4/39" TargetMode="External"/><Relationship Id="rId15" Type="http://schemas.openxmlformats.org/officeDocument/2006/relationships/image" Target="media/image40.gif"/><Relationship Id="rId14" Type="http://schemas.openxmlformats.org/officeDocument/2006/relationships/image" Target="media/image37.gif"/><Relationship Id="rId17" Type="http://schemas.openxmlformats.org/officeDocument/2006/relationships/image" Target="media/image42.gif"/><Relationship Id="rId16" Type="http://schemas.openxmlformats.org/officeDocument/2006/relationships/image" Target="media/image50.gif"/><Relationship Id="rId19" Type="http://schemas.openxmlformats.org/officeDocument/2006/relationships/image" Target="media/topology_star_blackhole.png"/><Relationship Id="rId18" Type="http://schemas.openxmlformats.org/officeDocument/2006/relationships/image" Target="media/topology_star_wormhole.png"/><Relationship Id="rId84" Type="http://schemas.openxmlformats.org/officeDocument/2006/relationships/hyperlink" Target="https://www.mdpi.com/1424-8220/22/18/6954" TargetMode="External"/><Relationship Id="rId83" Type="http://schemas.openxmlformats.org/officeDocument/2006/relationships/hyperlink" Target="https://www.mdpi.com/1424-8220/22/18/6954" TargetMode="External"/><Relationship Id="rId86" Type="http://schemas.openxmlformats.org/officeDocument/2006/relationships/hyperlink" Target="https://peerj.com/articles/cs-2257/" TargetMode="External"/><Relationship Id="rId85" Type="http://schemas.openxmlformats.org/officeDocument/2006/relationships/hyperlink" Target="https://www.mdpi.com/2079-9292/9/4/629" TargetMode="External"/><Relationship Id="rId88" Type="http://schemas.openxmlformats.org/officeDocument/2006/relationships/hyperlink" Target="https://www.mdpi.com/1424-8220/21/2/446" TargetMode="External"/><Relationship Id="rId87" Type="http://schemas.openxmlformats.org/officeDocument/2006/relationships/hyperlink" Target="https://peerj.com/articles/cs-2257/" TargetMode="External"/><Relationship Id="rId89" Type="http://schemas.openxmlformats.org/officeDocument/2006/relationships/hyperlink" Target="https://link.springer.com/article/10.1007/s40747-022-00809-3?utm_source=chatgpt.com" TargetMode="External"/><Relationship Id="rId80" Type="http://schemas.openxmlformats.org/officeDocument/2006/relationships/hyperlink" Target="https://journals.sagepub.com/doi/abs/10.3233/JIFS-210700" TargetMode="External"/><Relationship Id="rId82" Type="http://schemas.openxmlformats.org/officeDocument/2006/relationships/hyperlink" Target="https://link.springer.com/article/10.1007/s11227-024-06409-x" TargetMode="External"/><Relationship Id="rId81" Type="http://schemas.openxmlformats.org/officeDocument/2006/relationships/hyperlink" Target="https://link.springer.com/article/10.1007/s11227-024-064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gif"/><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34.jpg"/><Relationship Id="rId8" Type="http://schemas.openxmlformats.org/officeDocument/2006/relationships/image" Target="media/image33.jpg"/><Relationship Id="rId73" Type="http://schemas.openxmlformats.org/officeDocument/2006/relationships/hyperlink" Target="https://www.nature.com/articles/s41598-024-53938-9" TargetMode="External"/><Relationship Id="rId72" Type="http://schemas.openxmlformats.org/officeDocument/2006/relationships/hyperlink" Target="https://www.nature.com/articles/s41598-024-53938-9" TargetMode="External"/><Relationship Id="rId75" Type="http://schemas.openxmlformats.org/officeDocument/2006/relationships/hyperlink" Target="https://www.sciencedirect.com/science/article/pii/S2352864822001043" TargetMode="External"/><Relationship Id="rId74" Type="http://schemas.openxmlformats.org/officeDocument/2006/relationships/hyperlink" Target="https://www.sciencedirect.com/science/article/pii/S2352864822001043" TargetMode="External"/><Relationship Id="rId77" Type="http://schemas.openxmlformats.org/officeDocument/2006/relationships/hyperlink" Target="https://www.mdpi.com/2624-800X/2/1/9" TargetMode="External"/><Relationship Id="rId76" Type="http://schemas.openxmlformats.org/officeDocument/2006/relationships/hyperlink" Target="https://www.mdpi.com/2624-800X/2/1/9" TargetMode="External"/><Relationship Id="rId79" Type="http://schemas.openxmlformats.org/officeDocument/2006/relationships/hyperlink" Target="https://www.mdpi.com/1424-8220/18/2/651" TargetMode="External"/><Relationship Id="rId78" Type="http://schemas.openxmlformats.org/officeDocument/2006/relationships/hyperlink" Target="https://sciresol.s3.us-east-2.amazonaws.com/IJST/Articles/2019/Issue-3/Article8.pdf" TargetMode="External"/><Relationship Id="rId71" Type="http://schemas.openxmlformats.org/officeDocument/2006/relationships/hyperlink" Target="https://www.mdpi.com/1999-5903/11/4/99" TargetMode="External"/><Relationship Id="rId70" Type="http://schemas.openxmlformats.org/officeDocument/2006/relationships/hyperlink" Target="https://www.sciencedirect.com/science/article/abs/pii/S1389128604003457" TargetMode="External"/><Relationship Id="rId62" Type="http://schemas.openxmlformats.org/officeDocument/2006/relationships/image" Target="media/image41.jpg"/><Relationship Id="rId61" Type="http://schemas.openxmlformats.org/officeDocument/2006/relationships/image" Target="media/image11.jpg"/><Relationship Id="rId64" Type="http://schemas.openxmlformats.org/officeDocument/2006/relationships/image" Target="media/image32.gif"/><Relationship Id="rId63" Type="http://schemas.openxmlformats.org/officeDocument/2006/relationships/image" Target="media/image55.jpg"/><Relationship Id="rId66" Type="http://schemas.openxmlformats.org/officeDocument/2006/relationships/image" Target="media/image54.gif"/><Relationship Id="rId65" Type="http://schemas.openxmlformats.org/officeDocument/2006/relationships/image" Target="media/image38.gif"/><Relationship Id="rId68" Type="http://schemas.openxmlformats.org/officeDocument/2006/relationships/image" Target="media/image49.jpg"/><Relationship Id="rId67" Type="http://schemas.openxmlformats.org/officeDocument/2006/relationships/image" Target="media/image3.gif"/><Relationship Id="rId60" Type="http://schemas.openxmlformats.org/officeDocument/2006/relationships/image" Target="media/image23.gif"/><Relationship Id="rId69" Type="http://schemas.openxmlformats.org/officeDocument/2006/relationships/hyperlink" Target="https://www.sciencedirect.com/science/article/abs/pii/S1389128604003457" TargetMode="External"/><Relationship Id="rId51" Type="http://schemas.openxmlformats.org/officeDocument/2006/relationships/image" Target="media/image62.jpg"/><Relationship Id="rId50" Type="http://schemas.openxmlformats.org/officeDocument/2006/relationships/image" Target="media/image46.gif"/><Relationship Id="rId53" Type="http://schemas.openxmlformats.org/officeDocument/2006/relationships/image" Target="media/image31.gif"/><Relationship Id="rId52" Type="http://schemas.openxmlformats.org/officeDocument/2006/relationships/image" Target="media/image19.jpg"/><Relationship Id="rId55" Type="http://schemas.openxmlformats.org/officeDocument/2006/relationships/image" Target="media/image12.gif"/><Relationship Id="rId54" Type="http://schemas.openxmlformats.org/officeDocument/2006/relationships/image" Target="media/image30.gif"/><Relationship Id="rId57" Type="http://schemas.openxmlformats.org/officeDocument/2006/relationships/image" Target="media/image43.jpg"/><Relationship Id="rId56" Type="http://schemas.openxmlformats.org/officeDocument/2006/relationships/image" Target="media/image6.gif"/><Relationship Id="rId59" Type="http://schemas.openxmlformats.org/officeDocument/2006/relationships/image" Target="media/image21.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